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A0438" w14:textId="556B0B93" w:rsidR="65312C24" w:rsidRDefault="65312C24" w:rsidP="003C1C42">
      <w:pPr>
        <w:pStyle w:val="ListParagraph"/>
        <w:numPr>
          <w:ilvl w:val="0"/>
          <w:numId w:val="1"/>
        </w:numPr>
        <w:spacing w:line="360" w:lineRule="auto"/>
        <w:rPr>
          <w:rFonts w:asciiTheme="majorBidi" w:hAnsiTheme="majorBidi" w:cstheme="majorBidi"/>
          <w:b/>
          <w:bCs/>
          <w:sz w:val="32"/>
          <w:szCs w:val="32"/>
        </w:rPr>
      </w:pPr>
      <w:r w:rsidRPr="0389F25C">
        <w:rPr>
          <w:rFonts w:asciiTheme="majorBidi" w:hAnsiTheme="majorBidi" w:cstheme="majorBidi"/>
          <w:b/>
          <w:bCs/>
          <w:sz w:val="32"/>
          <w:szCs w:val="32"/>
        </w:rPr>
        <w:t>UVOD</w:t>
      </w:r>
    </w:p>
    <w:p w14:paraId="7E7A35F6" w14:textId="19E8F5E2" w:rsidR="0389F25C" w:rsidRDefault="0389F25C" w:rsidP="003C1C42">
      <w:pPr>
        <w:spacing w:line="360" w:lineRule="auto"/>
        <w:rPr>
          <w:rFonts w:asciiTheme="majorBidi" w:hAnsiTheme="majorBidi" w:cstheme="majorBidi"/>
          <w:b/>
          <w:bCs/>
          <w:sz w:val="32"/>
          <w:szCs w:val="32"/>
        </w:rPr>
      </w:pPr>
    </w:p>
    <w:p w14:paraId="21D91EDA" w14:textId="1414CDA9" w:rsidR="65312C24" w:rsidRDefault="414B7809" w:rsidP="003C1C42">
      <w:pPr>
        <w:spacing w:line="360" w:lineRule="auto"/>
        <w:ind w:firstLine="720"/>
        <w:rPr>
          <w:rFonts w:asciiTheme="majorBidi" w:hAnsiTheme="majorBidi" w:cstheme="majorBidi"/>
        </w:rPr>
      </w:pPr>
      <w:r w:rsidRPr="34AC8EE1">
        <w:rPr>
          <w:rFonts w:asciiTheme="majorBidi" w:hAnsiTheme="majorBidi" w:cstheme="majorBidi"/>
        </w:rPr>
        <w:t xml:space="preserve">Obrada događaja u stvarnom vremenu sveprisutan je problem današnjeg računarstva i programskog inženjerstva. </w:t>
      </w:r>
      <w:r w:rsidR="1584C65B" w:rsidRPr="34AC8EE1">
        <w:rPr>
          <w:rFonts w:asciiTheme="majorBidi" w:hAnsiTheme="majorBidi" w:cstheme="majorBidi"/>
        </w:rPr>
        <w:t>S porastom složenosti modernih računalnih sustava, rast</w:t>
      </w:r>
      <w:r w:rsidR="1329FAB7" w:rsidRPr="34AC8EE1">
        <w:rPr>
          <w:rFonts w:asciiTheme="majorBidi" w:hAnsiTheme="majorBidi" w:cstheme="majorBidi"/>
        </w:rPr>
        <w:t xml:space="preserve">e i potrošnja računalnih resursa, a time i </w:t>
      </w:r>
      <w:r w:rsidR="1584C65B" w:rsidRPr="34AC8EE1">
        <w:rPr>
          <w:rFonts w:asciiTheme="majorBidi" w:hAnsiTheme="majorBidi" w:cstheme="majorBidi"/>
        </w:rPr>
        <w:t>potreba za razvojem adekvatnih programskih rj</w:t>
      </w:r>
      <w:r w:rsidR="66DCE5C9" w:rsidRPr="34AC8EE1">
        <w:rPr>
          <w:rFonts w:asciiTheme="majorBidi" w:hAnsiTheme="majorBidi" w:cstheme="majorBidi"/>
        </w:rPr>
        <w:t>ešenja</w:t>
      </w:r>
      <w:r w:rsidR="3F7F73E4" w:rsidRPr="34AC8EE1">
        <w:rPr>
          <w:rFonts w:asciiTheme="majorBidi" w:hAnsiTheme="majorBidi" w:cstheme="majorBidi"/>
        </w:rPr>
        <w:t xml:space="preserve"> koje će pružiti</w:t>
      </w:r>
      <w:r w:rsidR="7E49166D" w:rsidRPr="34AC8EE1">
        <w:rPr>
          <w:rFonts w:asciiTheme="majorBidi" w:hAnsiTheme="majorBidi" w:cstheme="majorBidi"/>
        </w:rPr>
        <w:t xml:space="preserve"> potrebne karakteristike i mogućnosti korisniku. Obrada događaja u stvarnom ili blizu-st</w:t>
      </w:r>
      <w:r w:rsidR="438392B5" w:rsidRPr="34AC8EE1">
        <w:rPr>
          <w:rFonts w:asciiTheme="majorBidi" w:hAnsiTheme="majorBidi" w:cstheme="majorBidi"/>
        </w:rPr>
        <w:t>varnom vremenu često podrazumijeva pristizanje velikog volumena podataka u kratkom vremenu, što</w:t>
      </w:r>
      <w:r w:rsidR="1CEB240D" w:rsidRPr="34AC8EE1">
        <w:rPr>
          <w:rFonts w:asciiTheme="majorBidi" w:hAnsiTheme="majorBidi" w:cstheme="majorBidi"/>
        </w:rPr>
        <w:t xml:space="preserve"> čini njihovo učinkovito primanje i obradu posebno važnom. Razvijene su različite metode komunikaci</w:t>
      </w:r>
      <w:r w:rsidR="0C36D9F8" w:rsidRPr="34AC8EE1">
        <w:rPr>
          <w:rFonts w:asciiTheme="majorBidi" w:hAnsiTheme="majorBidi" w:cstheme="majorBidi"/>
        </w:rPr>
        <w:t xml:space="preserve">je specijalizirane upravo ovakvom pristupu, u kojem niska latencija, visoka propusnost i skalabilnost igraju najvažniju ulogu. </w:t>
      </w:r>
      <w:r w:rsidR="0E3977E4" w:rsidRPr="34AC8EE1">
        <w:rPr>
          <w:rFonts w:asciiTheme="majorBidi" w:hAnsiTheme="majorBidi" w:cstheme="majorBidi"/>
        </w:rPr>
        <w:t>Osiguravanje pouzdanosti sustava i u slučaju gubitka veze te sprječavanje gubitka podataka također su izazov u rješavanju navedenih problema.</w:t>
      </w:r>
    </w:p>
    <w:p w14:paraId="37CF7BD9" w14:textId="270BDF5D" w:rsidR="006486CC" w:rsidRPr="00552201" w:rsidRDefault="0026428D" w:rsidP="003C1C42">
      <w:pPr>
        <w:spacing w:line="360" w:lineRule="auto"/>
        <w:ind w:firstLine="720"/>
        <w:rPr>
          <w:rFonts w:asciiTheme="majorBidi" w:hAnsiTheme="majorBidi" w:cstheme="majorBidi"/>
        </w:rPr>
      </w:pPr>
      <w:r>
        <w:rPr>
          <w:rFonts w:asciiTheme="majorBidi" w:hAnsiTheme="majorBidi" w:cstheme="majorBidi"/>
        </w:rPr>
        <w:t xml:space="preserve">Postojeća rješenja navedenih problema često nisu fleksibilna niti prilagodljiva različitim vrstama korisnika ili radnih tokova. </w:t>
      </w:r>
      <w:r w:rsidR="00552201">
        <w:rPr>
          <w:rFonts w:asciiTheme="majorBidi" w:hAnsiTheme="majorBidi" w:cstheme="majorBidi"/>
        </w:rPr>
        <w:t xml:space="preserve">Interakcija s korisnicima, kao i proširivost te mogućnost jednostavne integracije navedenih sustava u već postojeće okruženje, nerijetko su ograničeni i na njih nije stavljen dovoljan fokus. </w:t>
      </w:r>
      <w:r w:rsidR="006486CC" w:rsidRPr="34AC8EE1">
        <w:rPr>
          <w:rFonts w:asciiTheme="majorBidi" w:hAnsiTheme="majorBidi" w:cstheme="majorBidi"/>
        </w:rPr>
        <w:t>Cilj rada je izraditi prototip koji</w:t>
      </w:r>
      <w:r w:rsidR="00552201">
        <w:rPr>
          <w:rFonts w:asciiTheme="majorBidi" w:hAnsiTheme="majorBidi" w:cstheme="majorBidi"/>
        </w:rPr>
        <w:t xml:space="preserve"> eliminira spomenute nedostatke, </w:t>
      </w:r>
      <w:r w:rsidR="006486CC" w:rsidRPr="34AC8EE1">
        <w:rPr>
          <w:rFonts w:asciiTheme="majorBidi" w:hAnsiTheme="majorBidi" w:cstheme="majorBidi"/>
        </w:rPr>
        <w:t>osigurava navedene komunikacijske zahtjeve te implementira rješenje za navedene probleme komuni</w:t>
      </w:r>
      <w:r w:rsidR="22759DDB" w:rsidRPr="34AC8EE1">
        <w:rPr>
          <w:rFonts w:asciiTheme="majorBidi" w:hAnsiTheme="majorBidi" w:cstheme="majorBidi"/>
        </w:rPr>
        <w:t>kacije i primanja podataka u stvarnom vremenu. Navedeni prototip mora sadržavati poslužitelj</w:t>
      </w:r>
      <w:r w:rsidR="3AAFC05C" w:rsidRPr="34AC8EE1">
        <w:rPr>
          <w:rFonts w:asciiTheme="majorBidi" w:hAnsiTheme="majorBidi" w:cstheme="majorBidi"/>
        </w:rPr>
        <w:t xml:space="preserve"> koji obrađuje podatke pristigle s većeg broja uređaja te korisničku aplikaciju koja omogućuje praćenje stanja uređaja te</w:t>
      </w:r>
      <w:r w:rsidR="64B87A4A" w:rsidRPr="34AC8EE1">
        <w:rPr>
          <w:rFonts w:asciiTheme="majorBidi" w:hAnsiTheme="majorBidi" w:cstheme="majorBidi"/>
        </w:rPr>
        <w:t xml:space="preserve"> prikaz</w:t>
      </w:r>
      <w:r w:rsidR="3AAFC05C" w:rsidRPr="34AC8EE1">
        <w:rPr>
          <w:rFonts w:asciiTheme="majorBidi" w:hAnsiTheme="majorBidi" w:cstheme="majorBidi"/>
        </w:rPr>
        <w:t xml:space="preserve"> primljen</w:t>
      </w:r>
      <w:r w:rsidR="08A5855E" w:rsidRPr="34AC8EE1">
        <w:rPr>
          <w:rFonts w:asciiTheme="majorBidi" w:hAnsiTheme="majorBidi" w:cstheme="majorBidi"/>
        </w:rPr>
        <w:t>ih</w:t>
      </w:r>
      <w:r w:rsidR="3AAFC05C" w:rsidRPr="34AC8EE1">
        <w:rPr>
          <w:rFonts w:asciiTheme="majorBidi" w:hAnsiTheme="majorBidi" w:cstheme="majorBidi"/>
        </w:rPr>
        <w:t xml:space="preserve"> podat</w:t>
      </w:r>
      <w:r w:rsidR="41F3B733" w:rsidRPr="34AC8EE1">
        <w:rPr>
          <w:rFonts w:asciiTheme="majorBidi" w:hAnsiTheme="majorBidi" w:cstheme="majorBidi"/>
        </w:rPr>
        <w:t xml:space="preserve">aka. Također, funkcionalnost prototipa ispituje se programskim simulatorima uređaja, pokrenutima u većem broju instanci, koji, za potrebe testiranja i provjere ispunjenosti zahtjeva, generiraju </w:t>
      </w:r>
      <w:r w:rsidR="1CD8F015" w:rsidRPr="34AC8EE1">
        <w:rPr>
          <w:rFonts w:asciiTheme="majorBidi" w:hAnsiTheme="majorBidi" w:cstheme="majorBidi"/>
        </w:rPr>
        <w:t>podatke i šalju ih poslužitelju na obradu. Potrebno je ispitati ponašanje poslužitelja pri različitim opterećenjima i rubnim slučajevima te provjeriti njegovu pouzdanost u svakom od navedenih scenarija.</w:t>
      </w:r>
      <w:r w:rsidR="00552201">
        <w:rPr>
          <w:rFonts w:asciiTheme="majorBidi" w:hAnsiTheme="majorBidi" w:cstheme="majorBidi"/>
        </w:rPr>
        <w:t xml:space="preserve"> Od sustava se očekuje robusnost i primjereno ponašanje i u slučaju mrežnih oštećenja, kao što je slučaj privremenog gubitka veze te u slučajevima kratkotrajnih skokova mrežnog prometa i volumena pristiglih podataka (engl. </w:t>
      </w:r>
      <w:r w:rsidR="00552201">
        <w:rPr>
          <w:rFonts w:asciiTheme="majorBidi" w:hAnsiTheme="majorBidi" w:cstheme="majorBidi"/>
          <w:i/>
          <w:iCs/>
        </w:rPr>
        <w:t>burst loads</w:t>
      </w:r>
      <w:r w:rsidR="00552201">
        <w:rPr>
          <w:rFonts w:asciiTheme="majorBidi" w:hAnsiTheme="majorBidi" w:cstheme="majorBidi"/>
        </w:rPr>
        <w:t>). Uspješnost izrade sustava bit će provjerena upravo analizom pouzdanosti, latencije i robusnosti u svim navedenim slučajevima i uvjetima.</w:t>
      </w:r>
    </w:p>
    <w:p w14:paraId="478094DD" w14:textId="77C29983" w:rsidR="34AC8EE1" w:rsidRDefault="34AC8EE1" w:rsidP="003C1C42">
      <w:pPr>
        <w:spacing w:line="360" w:lineRule="auto"/>
        <w:ind w:firstLine="720"/>
        <w:rPr>
          <w:rFonts w:asciiTheme="majorBidi" w:hAnsiTheme="majorBidi" w:cstheme="majorBidi"/>
        </w:rPr>
      </w:pPr>
    </w:p>
    <w:p w14:paraId="77F37ABD" w14:textId="297B7164" w:rsidR="00F00AD7" w:rsidRPr="00781743" w:rsidRDefault="404FBA0E" w:rsidP="003C1C42">
      <w:pPr>
        <w:pStyle w:val="ListParagraph"/>
        <w:numPr>
          <w:ilvl w:val="0"/>
          <w:numId w:val="1"/>
        </w:numPr>
        <w:spacing w:line="360" w:lineRule="auto"/>
        <w:rPr>
          <w:rFonts w:asciiTheme="majorBidi" w:hAnsiTheme="majorBidi" w:cstheme="majorBidi"/>
          <w:b/>
          <w:bCs/>
          <w:sz w:val="32"/>
          <w:szCs w:val="32"/>
        </w:rPr>
      </w:pPr>
      <w:r w:rsidRPr="00781743">
        <w:rPr>
          <w:rFonts w:asciiTheme="majorBidi" w:hAnsiTheme="majorBidi" w:cstheme="majorBidi"/>
          <w:b/>
          <w:bCs/>
          <w:sz w:val="32"/>
          <w:szCs w:val="32"/>
        </w:rPr>
        <w:lastRenderedPageBreak/>
        <w:t>PREGLED TEHNOLOGIJA I PRISTUPA ZA OBRADU DOGAĐAJA U STVARNOM VREMENU</w:t>
      </w:r>
    </w:p>
    <w:p w14:paraId="1CD222CE" w14:textId="77777777" w:rsidR="00781743" w:rsidRDefault="00781743" w:rsidP="003C1C42">
      <w:pPr>
        <w:spacing w:line="360" w:lineRule="auto"/>
        <w:rPr>
          <w:rFonts w:asciiTheme="majorBidi" w:hAnsiTheme="majorBidi" w:cstheme="majorBidi"/>
        </w:rPr>
      </w:pPr>
    </w:p>
    <w:p w14:paraId="66956623" w14:textId="61F6D3E1" w:rsidR="00781743" w:rsidRDefault="00384037" w:rsidP="003C1C42">
      <w:pPr>
        <w:spacing w:line="360" w:lineRule="auto"/>
        <w:ind w:firstLine="720"/>
        <w:rPr>
          <w:rFonts w:asciiTheme="majorBidi" w:hAnsiTheme="majorBidi" w:cstheme="majorBidi"/>
        </w:rPr>
      </w:pPr>
      <w:r w:rsidRPr="00384037">
        <w:rPr>
          <w:rFonts w:asciiTheme="majorBidi" w:hAnsiTheme="majorBidi" w:cstheme="majorBidi"/>
        </w:rPr>
        <w:t>Obrada događaja u stvarnom vremenu područje je koje podrazum</w:t>
      </w:r>
      <w:r>
        <w:rPr>
          <w:rFonts w:asciiTheme="majorBidi" w:hAnsiTheme="majorBidi" w:cstheme="majorBidi"/>
        </w:rPr>
        <w:t xml:space="preserve">ijeva specifične zahtjeve koji se razlikuju od zahtjeva uobičajenih informacijskih sustava. Naime, u ovakvim sustavima prvenstveno postoji potreba za mogućnošću obrade velikog broja događaja koji pristižu velikom brzinom, često i istovremeno, s velikog broja različitih lokacija. Potrebno je smanjiti mogućnost preopterećenja poslužitelja te gubitka događaja. Osim toga, u ovakvim slučajevima, osiguravanje niske latencije često je izazov, a nužno je za postizanje željenog korisničkog iskustva. Kao rješenje navedenih problema, često se koristi distribuirana arhitektura koja uključuje više odvojenih čvorova (engl. </w:t>
      </w:r>
      <w:r>
        <w:rPr>
          <w:rFonts w:asciiTheme="majorBidi" w:hAnsiTheme="majorBidi" w:cstheme="majorBidi"/>
          <w:i/>
          <w:iCs/>
        </w:rPr>
        <w:t>nodes</w:t>
      </w:r>
      <w:r>
        <w:rPr>
          <w:rFonts w:asciiTheme="majorBidi" w:hAnsiTheme="majorBidi" w:cstheme="majorBidi"/>
        </w:rPr>
        <w:t xml:space="preserve">), koji međusobno dijele posao. </w:t>
      </w:r>
      <w:r w:rsidRPr="00384037">
        <w:rPr>
          <w:rFonts w:asciiTheme="majorBidi" w:hAnsiTheme="majorBidi" w:cstheme="majorBidi"/>
        </w:rPr>
        <w:t>Ovime se smanjuje opterećenje svakog pojedinog čvora te je manja vjerojatnost pojave zagušenja ili</w:t>
      </w:r>
      <w:r>
        <w:rPr>
          <w:rFonts w:asciiTheme="majorBidi" w:hAnsiTheme="majorBidi" w:cstheme="majorBidi"/>
        </w:rPr>
        <w:t xml:space="preserve"> preopterećenja jednog čvora (engl. </w:t>
      </w:r>
      <w:r>
        <w:rPr>
          <w:rFonts w:asciiTheme="majorBidi" w:hAnsiTheme="majorBidi" w:cstheme="majorBidi"/>
          <w:i/>
          <w:iCs/>
        </w:rPr>
        <w:t>bottleneck</w:t>
      </w:r>
      <w:r>
        <w:rPr>
          <w:rFonts w:asciiTheme="majorBidi" w:hAnsiTheme="majorBidi" w:cstheme="majorBidi"/>
        </w:rPr>
        <w:t>), koje bi dovelo do prestanka ili narušavanja kvalitete rada sustava.</w:t>
      </w:r>
      <w:r w:rsidR="00B67A0F">
        <w:rPr>
          <w:rFonts w:asciiTheme="majorBidi" w:hAnsiTheme="majorBidi" w:cstheme="majorBidi"/>
        </w:rPr>
        <w:t xml:space="preserve"> Ovakav pristup omogućuje i nadogradnju sustava po potrebi horizontalnim skaliranjem, dodavanjem većeg broja čvorova, bez potrebe za promjenom arhitekture</w:t>
      </w:r>
      <w:r>
        <w:rPr>
          <w:rFonts w:asciiTheme="majorBidi" w:hAnsiTheme="majorBidi" w:cstheme="majorBidi"/>
        </w:rPr>
        <w:t>. Distribuirani sustavi imaju i svoje nedostatke, posebno glede povećanja složenosti i troškova održavanja. Međutim, prednosti ovakvih sustava, u kontekstu sustava za obradu događaja u stvarnom vremenu, uglavnom opravdavaju nedostatke.</w:t>
      </w:r>
    </w:p>
    <w:p w14:paraId="0BAB8AF4" w14:textId="77777777" w:rsidR="00F1313D" w:rsidRDefault="00213BA0" w:rsidP="003C1C42">
      <w:pPr>
        <w:spacing w:line="360" w:lineRule="auto"/>
        <w:rPr>
          <w:rFonts w:asciiTheme="majorBidi" w:hAnsiTheme="majorBidi" w:cstheme="majorBidi"/>
        </w:rPr>
      </w:pPr>
      <w:r>
        <w:rPr>
          <w:rFonts w:asciiTheme="majorBidi" w:hAnsiTheme="majorBidi" w:cstheme="majorBidi"/>
        </w:rPr>
        <w:tab/>
      </w:r>
      <w:r w:rsidRPr="00213BA0">
        <w:rPr>
          <w:rFonts w:asciiTheme="majorBidi" w:hAnsiTheme="majorBidi" w:cstheme="majorBidi"/>
        </w:rPr>
        <w:t>Kako bi distribuirani sustav radio na željeni način, čv</w:t>
      </w:r>
      <w:r>
        <w:rPr>
          <w:rFonts w:asciiTheme="majorBidi" w:hAnsiTheme="majorBidi" w:cstheme="majorBidi"/>
        </w:rPr>
        <w:t xml:space="preserve">orovi moraju imati mogućnost komunikacije i uspostave pouzdane veze, kako međusobno, tako i s klijentima, fizičkim uređajima i ostalim odvojenim komponentama sustava. Također, važno je i postojanje mehanizama oporavka i redundancije, kojima se omogućava nastavak rada i u slučaju kvara određenog dijela sustava ili prekida veze između određenih komponenti. </w:t>
      </w:r>
      <w:r w:rsidRPr="00213BA0">
        <w:rPr>
          <w:rFonts w:asciiTheme="majorBidi" w:hAnsiTheme="majorBidi" w:cstheme="majorBidi"/>
        </w:rPr>
        <w:t>Postoje različiti pristupi izradi distribuiranih sustava, od kojih svaki ima pre</w:t>
      </w:r>
      <w:r>
        <w:rPr>
          <w:rFonts w:asciiTheme="majorBidi" w:hAnsiTheme="majorBidi" w:cstheme="majorBidi"/>
        </w:rPr>
        <w:t>dnosti i mane. Ne postoji univerzalno dobro ili superiorno rješenje. Odabir arhitekture i načina implementacije ovisi o konkretnom slučaju i prirodi problema</w:t>
      </w:r>
      <w:r w:rsidR="001C3031" w:rsidRPr="001C3031">
        <w:rPr>
          <w:rFonts w:asciiTheme="majorBidi" w:hAnsiTheme="majorBidi" w:cstheme="majorBidi"/>
        </w:rPr>
        <w:t>, a u svakom slučaju potrebno je napraviti određene kompromise. Jedan od modela koji opisuju navedeno je tzv. CAP teorem (</w:t>
      </w:r>
      <w:r w:rsidR="001C3031" w:rsidRPr="001C3031">
        <w:rPr>
          <w:rFonts w:asciiTheme="majorBidi" w:hAnsiTheme="majorBidi" w:cstheme="majorBidi"/>
          <w:i/>
          <w:iCs/>
        </w:rPr>
        <w:t>Consistency, Availability, Partition tolerance</w:t>
      </w:r>
      <w:r w:rsidR="001C3031" w:rsidRPr="001C3031">
        <w:rPr>
          <w:rFonts w:asciiTheme="majorBidi" w:hAnsiTheme="majorBidi" w:cstheme="majorBidi"/>
        </w:rPr>
        <w:t>), koji kaže da nije moguće osigurati visoku konzistentnost, dostupnost i toleranciju na particioniranje istovremeno niti u jednom distribuiranom sustavu. Moguće je odabrati dvije od navedene tri karakteristike, dok će treća biti kompromitirana.</w:t>
      </w:r>
    </w:p>
    <w:p w14:paraId="6D75F6E8" w14:textId="26184213" w:rsidR="00213BA0" w:rsidRPr="00213BA0" w:rsidRDefault="00213BA0" w:rsidP="003C1C42">
      <w:pPr>
        <w:spacing w:line="360" w:lineRule="auto"/>
        <w:ind w:firstLine="720"/>
        <w:rPr>
          <w:rFonts w:asciiTheme="majorBidi" w:hAnsiTheme="majorBidi" w:cstheme="majorBidi"/>
        </w:rPr>
      </w:pPr>
      <w:r>
        <w:rPr>
          <w:rFonts w:asciiTheme="majorBidi" w:hAnsiTheme="majorBidi" w:cstheme="majorBidi"/>
        </w:rPr>
        <w:lastRenderedPageBreak/>
        <w:t>Ovo poglavlje opisuje neke pristupe rješavanju navedenih problema, koncepte korištene u stvarnovremenskoj obradi događaja, kao i konkretne alate i posrednike poruka korištene u ostvarivanju kvalitetnog distribuiranog sustava.</w:t>
      </w:r>
    </w:p>
    <w:p w14:paraId="4B7C5B64" w14:textId="27D1DAF4" w:rsidR="0389F25C" w:rsidRPr="00213BA0" w:rsidRDefault="0389F25C" w:rsidP="003C1C42">
      <w:pPr>
        <w:spacing w:line="360" w:lineRule="auto"/>
        <w:rPr>
          <w:rFonts w:asciiTheme="majorBidi" w:hAnsiTheme="majorBidi" w:cstheme="majorBidi"/>
          <w:b/>
          <w:bCs/>
          <w:sz w:val="28"/>
          <w:szCs w:val="28"/>
        </w:rPr>
      </w:pPr>
    </w:p>
    <w:p w14:paraId="02985132" w14:textId="14D0CA7D" w:rsidR="70E4B2F7" w:rsidRPr="00384037" w:rsidRDefault="70E4B2F7" w:rsidP="003C1C42">
      <w:pPr>
        <w:pStyle w:val="Heading2"/>
        <w:spacing w:line="360" w:lineRule="auto"/>
        <w:jc w:val="left"/>
        <w:rPr>
          <w:rFonts w:ascii="Times New Roman" w:eastAsia="Times New Roman" w:hAnsi="Times New Roman" w:cs="Times New Roman"/>
          <w:b/>
          <w:bCs/>
          <w:color w:val="auto"/>
          <w:sz w:val="28"/>
          <w:szCs w:val="28"/>
          <w:lang w:val="fr-FR"/>
        </w:rPr>
      </w:pPr>
      <w:r w:rsidRPr="00384037">
        <w:rPr>
          <w:rFonts w:ascii="Times New Roman" w:eastAsia="Times New Roman" w:hAnsi="Times New Roman" w:cs="Times New Roman"/>
          <w:b/>
          <w:bCs/>
          <w:color w:val="auto"/>
          <w:sz w:val="28"/>
          <w:szCs w:val="28"/>
          <w:lang w:val="fr-FR"/>
        </w:rPr>
        <w:t xml:space="preserve">2.1. OBRADA DOGAĐAJA U DISTRIBUIRANIM SUSTAVIMA </w:t>
      </w:r>
    </w:p>
    <w:p w14:paraId="435BB41E" w14:textId="77777777" w:rsidR="00337EAF" w:rsidRPr="00384037" w:rsidRDefault="00337EAF" w:rsidP="003C1C42">
      <w:pPr>
        <w:spacing w:line="360" w:lineRule="auto"/>
        <w:rPr>
          <w:lang w:val="fr-FR"/>
        </w:rPr>
      </w:pPr>
    </w:p>
    <w:p w14:paraId="68A67698" w14:textId="160785E0" w:rsidR="00337EAF" w:rsidRPr="009E0EE8" w:rsidRDefault="00337EAF" w:rsidP="003C1C42">
      <w:pPr>
        <w:spacing w:line="360" w:lineRule="auto"/>
        <w:rPr>
          <w:rFonts w:asciiTheme="majorBidi" w:hAnsiTheme="majorBidi" w:cstheme="majorBidi"/>
          <w:lang w:val="fr-FR"/>
        </w:rPr>
      </w:pPr>
      <w:r w:rsidRPr="00384037">
        <w:rPr>
          <w:rFonts w:asciiTheme="majorBidi" w:hAnsiTheme="majorBidi" w:cstheme="majorBidi"/>
          <w:lang w:val="fr-FR"/>
        </w:rPr>
        <w:tab/>
      </w:r>
      <w:r w:rsidR="0047740A">
        <w:rPr>
          <w:rFonts w:asciiTheme="majorBidi" w:hAnsiTheme="majorBidi" w:cstheme="majorBidi"/>
          <w:lang w:val="fr-FR"/>
        </w:rPr>
        <w:t xml:space="preserve">Distribuirani sustavi često su izgrađeni na način da koriste arhitekturu temeljenu na događajima (engl. </w:t>
      </w:r>
      <w:r w:rsidR="0047740A">
        <w:rPr>
          <w:rFonts w:asciiTheme="majorBidi" w:hAnsiTheme="majorBidi" w:cstheme="majorBidi"/>
          <w:i/>
          <w:iCs/>
          <w:lang w:val="fr-FR"/>
        </w:rPr>
        <w:t>event driven</w:t>
      </w:r>
      <w:r w:rsidR="0047740A">
        <w:rPr>
          <w:rFonts w:asciiTheme="majorBidi" w:hAnsiTheme="majorBidi" w:cstheme="majorBidi"/>
          <w:lang w:val="fr-FR"/>
        </w:rPr>
        <w:t xml:space="preserve">). Ovo je arhitekturalni odabir koji se razlikuje od uobičajenog komunikacijskog obrasca zahtjeva i odgovora, utoliko što se omogućuje pasivno primanje podataka u bilo kojem trenutku, bez potrebe za slanjem zahtjeva. </w:t>
      </w:r>
      <w:r w:rsidR="0047740A" w:rsidRPr="0047740A">
        <w:rPr>
          <w:rFonts w:asciiTheme="majorBidi" w:hAnsiTheme="majorBidi" w:cstheme="majorBidi"/>
          <w:lang w:val="fr-FR"/>
        </w:rPr>
        <w:t xml:space="preserve">Sam događaj (engl. </w:t>
      </w:r>
      <w:r w:rsidR="0047740A" w:rsidRPr="0047740A">
        <w:rPr>
          <w:rFonts w:asciiTheme="majorBidi" w:hAnsiTheme="majorBidi" w:cstheme="majorBidi"/>
          <w:i/>
          <w:iCs/>
          <w:lang w:val="fr-FR"/>
        </w:rPr>
        <w:t>event</w:t>
      </w:r>
      <w:r w:rsidR="0047740A" w:rsidRPr="0047740A">
        <w:rPr>
          <w:rFonts w:asciiTheme="majorBidi" w:hAnsiTheme="majorBidi" w:cstheme="majorBidi"/>
          <w:lang w:val="fr-FR"/>
        </w:rPr>
        <w:t>) predstavlja određeni podatak ili skup podataka koji komponenta iz</w:t>
      </w:r>
      <w:r w:rsidR="0047740A">
        <w:rPr>
          <w:rFonts w:asciiTheme="majorBidi" w:hAnsiTheme="majorBidi" w:cstheme="majorBidi"/>
          <w:lang w:val="fr-FR"/>
        </w:rPr>
        <w:t>aziva i o čemu, po potrebi, obavještava ostale komponente. Događaj može predstavljati različita zbivanja i promjene stanja u sustavu. Npr. pristizanje određenih podataka, dovršenost obrade, povezivanje novog uređaja, korisnički zahtjev, itd. Svaki događaj je, po definiciji, nepromjenjiv</w:t>
      </w:r>
      <w:r w:rsidR="00FD7E6C">
        <w:rPr>
          <w:rFonts w:asciiTheme="majorBidi" w:hAnsiTheme="majorBidi" w:cstheme="majorBidi"/>
          <w:lang w:val="fr-FR"/>
        </w:rPr>
        <w:t xml:space="preserve"> i neopoziv</w:t>
      </w:r>
      <w:r w:rsidR="0047740A">
        <w:rPr>
          <w:rFonts w:asciiTheme="majorBidi" w:hAnsiTheme="majorBidi" w:cstheme="majorBidi"/>
          <w:lang w:val="fr-FR"/>
        </w:rPr>
        <w:t xml:space="preserve">. Nije moguće poništiti već izazvani događaj u sustavu pa se pogreške ispravljaju novim događajem, a ne modifikacijom postojećeg. Osim toga, svaki događaj ima svoju vremensku oznaku (engl. </w:t>
      </w:r>
      <w:r w:rsidR="0047740A">
        <w:rPr>
          <w:rFonts w:asciiTheme="majorBidi" w:hAnsiTheme="majorBidi" w:cstheme="majorBidi"/>
          <w:i/>
          <w:iCs/>
          <w:lang w:val="fr-FR"/>
        </w:rPr>
        <w:t>timestamp</w:t>
      </w:r>
      <w:r w:rsidR="0047740A">
        <w:rPr>
          <w:rFonts w:asciiTheme="majorBidi" w:hAnsiTheme="majorBidi" w:cstheme="majorBidi"/>
          <w:lang w:val="fr-FR"/>
        </w:rPr>
        <w:t xml:space="preserve">), koja predstavlja trenutak u kojem se događaj zbio, što je ključno za sinkronizaciju i pravovremeni rad svih dijelova sustava. Međutim, unatoč postojanju vremenskih oznaka, određivanje redoslijeda događaja nije uvijek trivijalno. Naime, </w:t>
      </w:r>
      <w:r w:rsidR="009037BB">
        <w:rPr>
          <w:rFonts w:asciiTheme="majorBidi" w:hAnsiTheme="majorBidi" w:cstheme="majorBidi"/>
          <w:lang w:val="fr-FR"/>
        </w:rPr>
        <w:t xml:space="preserve">u sustavu često ne postoji univerzalni sat, već svaki čvor samostalno mjeri vrijeme i pripisuje vremenske oznake svojim događajima. Nadalje, razlikuje se vrijeme samog zbivanja događaja (engl. </w:t>
      </w:r>
      <w:r w:rsidR="009037BB">
        <w:rPr>
          <w:rFonts w:asciiTheme="majorBidi" w:hAnsiTheme="majorBidi" w:cstheme="majorBidi"/>
          <w:i/>
          <w:iCs/>
          <w:lang w:val="fr-FR"/>
        </w:rPr>
        <w:t>event time</w:t>
      </w:r>
      <w:r w:rsidR="009037BB">
        <w:rPr>
          <w:rFonts w:asciiTheme="majorBidi" w:hAnsiTheme="majorBidi" w:cstheme="majorBidi"/>
          <w:lang w:val="fr-FR"/>
        </w:rPr>
        <w:t>) te vr</w:t>
      </w:r>
      <w:r w:rsidR="00312BDF">
        <w:rPr>
          <w:rFonts w:asciiTheme="majorBidi" w:hAnsiTheme="majorBidi" w:cstheme="majorBidi"/>
          <w:lang w:val="fr-FR"/>
        </w:rPr>
        <w:t xml:space="preserve">emenska oznaka trenutka u kojem je sustav obradio događaj (engl. </w:t>
      </w:r>
      <w:r w:rsidR="00312BDF">
        <w:rPr>
          <w:rFonts w:asciiTheme="majorBidi" w:hAnsiTheme="majorBidi" w:cstheme="majorBidi"/>
          <w:i/>
          <w:iCs/>
          <w:lang w:val="fr-FR"/>
        </w:rPr>
        <w:t>processing time</w:t>
      </w:r>
      <w:r w:rsidR="00312BDF">
        <w:rPr>
          <w:rFonts w:asciiTheme="majorBidi" w:hAnsiTheme="majorBidi" w:cstheme="majorBidi"/>
          <w:lang w:val="fr-FR"/>
        </w:rPr>
        <w:t xml:space="preserve">). </w:t>
      </w:r>
      <w:r w:rsidR="009013B0">
        <w:rPr>
          <w:rFonts w:asciiTheme="majorBidi" w:hAnsiTheme="majorBidi" w:cstheme="majorBidi"/>
          <w:lang w:val="fr-FR"/>
        </w:rPr>
        <w:t xml:space="preserve">Razlikovanje ovih koncepata je važno u sustavima koji su dizajnirani za obradu događaja redom kojim su se događaji zbivali, a ne nužno redom pristizanja. Naime, u uvjetima u kojima je komunikacijska veza spora, može doći do kašnjenja i uzrokovati redoslijed pristizanja događaja koji ne odgovara stvarnom redoslijedu zbivanja događaja. </w:t>
      </w:r>
      <w:r w:rsidR="009013B0" w:rsidRPr="009E0EE8">
        <w:rPr>
          <w:rFonts w:asciiTheme="majorBidi" w:hAnsiTheme="majorBidi" w:cstheme="majorBidi"/>
          <w:lang w:val="fr-FR"/>
        </w:rPr>
        <w:t xml:space="preserve">U ovakvim slučajevima, sustav mora, ako je to potrebno, </w:t>
      </w:r>
      <w:r w:rsidR="009E0EE8" w:rsidRPr="009E0EE8">
        <w:rPr>
          <w:rFonts w:asciiTheme="majorBidi" w:hAnsiTheme="majorBidi" w:cstheme="majorBidi"/>
          <w:lang w:val="fr-FR"/>
        </w:rPr>
        <w:t>uzeti u obzir stva</w:t>
      </w:r>
      <w:r w:rsidR="009E0EE8">
        <w:rPr>
          <w:rFonts w:asciiTheme="majorBidi" w:hAnsiTheme="majorBidi" w:cstheme="majorBidi"/>
          <w:lang w:val="fr-FR"/>
        </w:rPr>
        <w:t>rni redoslijed</w:t>
      </w:r>
      <w:r w:rsidR="009013B0" w:rsidRPr="009E0EE8">
        <w:rPr>
          <w:rFonts w:asciiTheme="majorBidi" w:hAnsiTheme="majorBidi" w:cstheme="majorBidi"/>
          <w:lang w:val="fr-FR"/>
        </w:rPr>
        <w:t>.</w:t>
      </w:r>
    </w:p>
    <w:p w14:paraId="54C56DB5" w14:textId="1071C10C" w:rsidR="009013B0" w:rsidRDefault="009013B0" w:rsidP="003C1C42">
      <w:pPr>
        <w:spacing w:line="360" w:lineRule="auto"/>
        <w:rPr>
          <w:rFonts w:asciiTheme="majorBidi" w:hAnsiTheme="majorBidi" w:cstheme="majorBidi"/>
          <w:lang w:val="fr-FR"/>
        </w:rPr>
      </w:pPr>
      <w:r w:rsidRPr="009E0EE8">
        <w:rPr>
          <w:rFonts w:asciiTheme="majorBidi" w:hAnsiTheme="majorBidi" w:cstheme="majorBidi"/>
          <w:lang w:val="fr-FR"/>
        </w:rPr>
        <w:tab/>
      </w:r>
      <w:r w:rsidRPr="009013B0">
        <w:rPr>
          <w:rFonts w:asciiTheme="majorBidi" w:hAnsiTheme="majorBidi" w:cstheme="majorBidi"/>
          <w:lang w:val="fr-FR"/>
        </w:rPr>
        <w:t>S obzirom da univerzalni sat u sustavu ne postoji, pojavljuj</w:t>
      </w:r>
      <w:r>
        <w:rPr>
          <w:rFonts w:asciiTheme="majorBidi" w:hAnsiTheme="majorBidi" w:cstheme="majorBidi"/>
          <w:lang w:val="fr-FR"/>
        </w:rPr>
        <w:t xml:space="preserve">e se izazov određivanja točnog redoslijeda događaja. Za mnoge aktivnosti u distribuiranom sustavu potrebno je sa sigurnošću </w:t>
      </w:r>
      <w:r>
        <w:rPr>
          <w:rFonts w:asciiTheme="majorBidi" w:hAnsiTheme="majorBidi" w:cstheme="majorBidi"/>
          <w:lang w:val="fr-FR"/>
        </w:rPr>
        <w:lastRenderedPageBreak/>
        <w:t>utvrditi koji događaj se zbio prije. Jedan od čestih načina rješavanja navedenog problema je korištenje logičkih satova, kao u npr. Lamportovom</w:t>
      </w:r>
      <w:r w:rsidR="00CB3C52">
        <w:rPr>
          <w:rFonts w:asciiTheme="majorBidi" w:hAnsiTheme="majorBidi" w:cstheme="majorBidi"/>
          <w:lang w:val="fr-FR"/>
        </w:rPr>
        <w:t xml:space="preserve"> algoritmu</w:t>
      </w:r>
      <w:r>
        <w:rPr>
          <w:rFonts w:asciiTheme="majorBidi" w:hAnsiTheme="majorBidi" w:cstheme="majorBidi"/>
          <w:lang w:val="fr-FR"/>
        </w:rPr>
        <w:t>, koji efektivno podrazumijevaju brojač događaja na nekom čvoru distribuiranog sustava. Logički sat podrazumijeva vrijeme predstavljeno cijelim brojem, koji se inkrementira pri svakom novom događaju te se šalje ostalim čvorovima zajedno s ostalim podacima u svrhu sinkronizacije.</w:t>
      </w:r>
      <w:r w:rsidR="002A3ED0">
        <w:rPr>
          <w:rFonts w:asciiTheme="majorBidi" w:hAnsiTheme="majorBidi" w:cstheme="majorBidi"/>
          <w:lang w:val="fr-FR"/>
        </w:rPr>
        <w:t xml:space="preserve"> Nakon primanja podatka o logičkom satu čvora pošiljatelja, primatelj ažurira svoj logički sat postavljanjem njegove vrijednosti na vrijednost za jedan veću od vrijednosti </w:t>
      </w:r>
      <w:r w:rsidR="002A3ED0">
        <w:rPr>
          <w:rFonts w:asciiTheme="majorBidi" w:hAnsiTheme="majorBidi" w:cstheme="majorBidi"/>
          <w:i/>
          <w:iCs/>
          <w:lang w:val="fr-FR"/>
        </w:rPr>
        <w:t>max(logički_sat_primatelja, logički_sat_pošiljatelja)</w:t>
      </w:r>
      <w:r w:rsidR="002A3ED0">
        <w:rPr>
          <w:rFonts w:asciiTheme="majorBidi" w:hAnsiTheme="majorBidi" w:cstheme="majorBidi"/>
          <w:lang w:val="fr-FR"/>
        </w:rPr>
        <w:t>, kako bi se sa sigurnošću uspostavio kronološki redoslijed.</w:t>
      </w:r>
      <w:r>
        <w:rPr>
          <w:rFonts w:asciiTheme="majorBidi" w:hAnsiTheme="majorBidi" w:cstheme="majorBidi"/>
          <w:lang w:val="fr-FR"/>
        </w:rPr>
        <w:t xml:space="preserve"> Iako logički satovi ne pružaju informaciju o apsolutnom vremenu događaja, oni uspostavljaju relaciju koja </w:t>
      </w:r>
      <w:r w:rsidR="00273956">
        <w:rPr>
          <w:rFonts w:asciiTheme="majorBidi" w:hAnsiTheme="majorBidi" w:cstheme="majorBidi"/>
          <w:lang w:val="fr-FR"/>
        </w:rPr>
        <w:t>sa sigurnošću utvrđuje da određeni događaj prethodi nekom drugom događaju, što je za mnoge primjene dovoljno.</w:t>
      </w:r>
    </w:p>
    <w:p w14:paraId="235722B3" w14:textId="0993E48F" w:rsidR="00F1313D" w:rsidRDefault="0051703E" w:rsidP="003C1C42">
      <w:pPr>
        <w:spacing w:line="360" w:lineRule="auto"/>
        <w:rPr>
          <w:rFonts w:asciiTheme="majorBidi" w:hAnsiTheme="majorBidi" w:cstheme="majorBidi"/>
        </w:rPr>
      </w:pPr>
      <w:r>
        <w:rPr>
          <w:rFonts w:asciiTheme="majorBidi" w:hAnsiTheme="majorBidi" w:cstheme="majorBidi"/>
          <w:lang w:val="fr-FR"/>
        </w:rPr>
        <w:tab/>
      </w:r>
      <w:r w:rsidR="00DD7E03">
        <w:rPr>
          <w:rFonts w:asciiTheme="majorBidi" w:hAnsiTheme="majorBidi" w:cstheme="majorBidi"/>
          <w:lang w:val="fr-FR"/>
        </w:rPr>
        <w:t>U distribuiranim sustavima važno je smanjiti mogućnost gubitka poruka, a ovisno o konkretnom rješavanom problemu, rizik gubitka poruka može biti više ili manje prihvatljiv. U skladu s tim, postoje različite razine osiguravanja primanja poruke, koje se imple</w:t>
      </w:r>
      <w:r w:rsidR="007232EC">
        <w:rPr>
          <w:rFonts w:asciiTheme="majorBidi" w:hAnsiTheme="majorBidi" w:cstheme="majorBidi"/>
          <w:lang w:val="fr-FR"/>
        </w:rPr>
        <w:t>m</w:t>
      </w:r>
      <w:r w:rsidR="00DD7E03">
        <w:rPr>
          <w:rFonts w:asciiTheme="majorBidi" w:hAnsiTheme="majorBidi" w:cstheme="majorBidi"/>
          <w:lang w:val="fr-FR"/>
        </w:rPr>
        <w:t xml:space="preserve">entiraju sukladno potrebama i dostupnim resursima. </w:t>
      </w:r>
      <w:r w:rsidR="00DD7E03" w:rsidRPr="00DD7E03">
        <w:rPr>
          <w:rFonts w:asciiTheme="majorBidi" w:hAnsiTheme="majorBidi" w:cstheme="majorBidi"/>
        </w:rPr>
        <w:t xml:space="preserve">Te razine su : najviše jednom (engl. </w:t>
      </w:r>
      <w:r w:rsidR="00DD7E03" w:rsidRPr="00DD7E03">
        <w:rPr>
          <w:rFonts w:asciiTheme="majorBidi" w:hAnsiTheme="majorBidi" w:cstheme="majorBidi"/>
          <w:i/>
          <w:iCs/>
        </w:rPr>
        <w:t>at-most-once</w:t>
      </w:r>
      <w:r w:rsidR="00DD7E03" w:rsidRPr="00DD7E03">
        <w:rPr>
          <w:rFonts w:asciiTheme="majorBidi" w:hAnsiTheme="majorBidi" w:cstheme="majorBidi"/>
        </w:rPr>
        <w:t xml:space="preserve">), barem jednom (engl. </w:t>
      </w:r>
      <w:r w:rsidR="00DD7E03" w:rsidRPr="00DD7E03">
        <w:rPr>
          <w:rFonts w:asciiTheme="majorBidi" w:hAnsiTheme="majorBidi" w:cstheme="majorBidi"/>
          <w:i/>
          <w:iCs/>
        </w:rPr>
        <w:t>at</w:t>
      </w:r>
      <w:r w:rsidR="00DD7E03">
        <w:rPr>
          <w:rFonts w:asciiTheme="majorBidi" w:hAnsiTheme="majorBidi" w:cstheme="majorBidi"/>
          <w:i/>
          <w:iCs/>
        </w:rPr>
        <w:t>-least-once</w:t>
      </w:r>
      <w:r w:rsidR="00DD7E03">
        <w:rPr>
          <w:rFonts w:asciiTheme="majorBidi" w:hAnsiTheme="majorBidi" w:cstheme="majorBidi"/>
        </w:rPr>
        <w:t xml:space="preserve">) te točno jednom (engl. </w:t>
      </w:r>
      <w:r w:rsidR="00DD7E03">
        <w:rPr>
          <w:rFonts w:asciiTheme="majorBidi" w:hAnsiTheme="majorBidi" w:cstheme="majorBidi"/>
          <w:i/>
          <w:iCs/>
        </w:rPr>
        <w:t>exactly-once</w:t>
      </w:r>
      <w:r w:rsidR="00DD7E03">
        <w:rPr>
          <w:rFonts w:asciiTheme="majorBidi" w:hAnsiTheme="majorBidi" w:cstheme="majorBidi"/>
        </w:rPr>
        <w:t>). Pristup najviše jednom podrazumijeva slanje poruke</w:t>
      </w:r>
      <w:r w:rsidR="004375B4">
        <w:rPr>
          <w:rFonts w:asciiTheme="majorBidi" w:hAnsiTheme="majorBidi" w:cstheme="majorBidi"/>
        </w:rPr>
        <w:t xml:space="preserve"> bez ikakvih naknadnih radnji, kojima bi se osiguralo primanje poruke. Ovakav pristup je jednostavan i jeftin, no riskira gubitak poruke u slučaju prekida veze ili kvara na uređaju primatelju. </w:t>
      </w:r>
      <w:r w:rsidR="004375B4" w:rsidRPr="004375B4">
        <w:rPr>
          <w:rFonts w:asciiTheme="majorBidi" w:hAnsiTheme="majorBidi" w:cstheme="majorBidi"/>
        </w:rPr>
        <w:t>Pristup barem jednom radi na principu ponovljenog slanja poruke sve d</w:t>
      </w:r>
      <w:r w:rsidR="004375B4">
        <w:rPr>
          <w:rFonts w:asciiTheme="majorBidi" w:hAnsiTheme="majorBidi" w:cstheme="majorBidi"/>
        </w:rPr>
        <w:t xml:space="preserve">o pristizanja potvrde o primanju. </w:t>
      </w:r>
      <w:r w:rsidR="004375B4" w:rsidRPr="004375B4">
        <w:rPr>
          <w:rFonts w:asciiTheme="majorBidi" w:hAnsiTheme="majorBidi" w:cstheme="majorBidi"/>
        </w:rPr>
        <w:t>Dok potvrda ne stigne, pošiljatelj ponavlja slanje iste poruke u određ</w:t>
      </w:r>
      <w:r w:rsidR="004375B4">
        <w:rPr>
          <w:rFonts w:asciiTheme="majorBidi" w:hAnsiTheme="majorBidi" w:cstheme="majorBidi"/>
        </w:rPr>
        <w:t xml:space="preserve">enim intervalima. </w:t>
      </w:r>
      <w:r w:rsidR="004375B4" w:rsidRPr="004375B4">
        <w:rPr>
          <w:rFonts w:asciiTheme="majorBidi" w:hAnsiTheme="majorBidi" w:cstheme="majorBidi"/>
        </w:rPr>
        <w:t xml:space="preserve">Ovime se znatno smanjuje mogućnost gubitka poruke, no povećava se mogućnost </w:t>
      </w:r>
      <w:r w:rsidR="004375B4">
        <w:rPr>
          <w:rFonts w:asciiTheme="majorBidi" w:hAnsiTheme="majorBidi" w:cstheme="majorBidi"/>
        </w:rPr>
        <w:t xml:space="preserve">pojave dvostrukih poruka na primatelju. </w:t>
      </w:r>
      <w:r w:rsidR="004375B4" w:rsidRPr="004375B4">
        <w:rPr>
          <w:rFonts w:asciiTheme="majorBidi" w:hAnsiTheme="majorBidi" w:cstheme="majorBidi"/>
        </w:rPr>
        <w:t>Naime, zbog mrežne latencije, moguće je da primatelj dobije poruku i pošalje potvrdu, no z</w:t>
      </w:r>
      <w:r w:rsidR="004375B4">
        <w:rPr>
          <w:rFonts w:asciiTheme="majorBidi" w:hAnsiTheme="majorBidi" w:cstheme="majorBidi"/>
        </w:rPr>
        <w:t>a vrijeme putovanja potvrde mrežom, pošiljatelj već pošalje novu kopiju poruke. Za mnoge namjene, pristizanje dvostrukih poruka nije velik nedostatak pa ovaj pristup nudi povoljne karakteristike.</w:t>
      </w:r>
      <w:r w:rsidR="009A3DF1" w:rsidRPr="009A3DF1">
        <w:rPr>
          <w:rFonts w:asciiTheme="majorBidi" w:hAnsiTheme="majorBidi" w:cstheme="majorBidi"/>
        </w:rPr>
        <w:t xml:space="preserve"> </w:t>
      </w:r>
      <w:r w:rsidR="009A3DF1">
        <w:rPr>
          <w:rFonts w:asciiTheme="majorBidi" w:hAnsiTheme="majorBidi" w:cstheme="majorBidi"/>
        </w:rPr>
        <w:t>Najsofisticiraniji pristup, točno jednom, ujedno vodi i ka najvećem usložnjavanju arhitekture, no osigurava zaštitu od dvostrukih poruka i gubitka poruke istovremeno.</w:t>
      </w:r>
      <w:r w:rsidR="002A38CD">
        <w:rPr>
          <w:rFonts w:asciiTheme="majorBidi" w:hAnsiTheme="majorBidi" w:cstheme="majorBidi"/>
        </w:rPr>
        <w:t xml:space="preserve"> </w:t>
      </w:r>
      <w:r w:rsidR="002A38CD" w:rsidRPr="002A38CD">
        <w:rPr>
          <w:rFonts w:asciiTheme="majorBidi" w:hAnsiTheme="majorBidi" w:cstheme="majorBidi"/>
        </w:rPr>
        <w:t>Ovo je</w:t>
      </w:r>
      <w:r w:rsidR="002A38CD">
        <w:rPr>
          <w:rFonts w:asciiTheme="majorBidi" w:hAnsiTheme="majorBidi" w:cstheme="majorBidi"/>
        </w:rPr>
        <w:t>, u praksi, teško postići, no efektivno je</w:t>
      </w:r>
      <w:r w:rsidR="002A38CD" w:rsidRPr="002A38CD">
        <w:rPr>
          <w:rFonts w:asciiTheme="majorBidi" w:hAnsiTheme="majorBidi" w:cstheme="majorBidi"/>
        </w:rPr>
        <w:t xml:space="preserve"> moguće </w:t>
      </w:r>
      <w:r w:rsidR="002A38CD">
        <w:rPr>
          <w:rFonts w:asciiTheme="majorBidi" w:hAnsiTheme="majorBidi" w:cstheme="majorBidi"/>
        </w:rPr>
        <w:t>dobiti takav rezultat</w:t>
      </w:r>
      <w:r w:rsidR="002A38CD" w:rsidRPr="002A38CD">
        <w:rPr>
          <w:rFonts w:asciiTheme="majorBidi" w:hAnsiTheme="majorBidi" w:cstheme="majorBidi"/>
        </w:rPr>
        <w:t xml:space="preserve"> implementacijom deduplikacijske logike na čvorovima primateljima, uz i</w:t>
      </w:r>
      <w:r w:rsidR="002A38CD">
        <w:rPr>
          <w:rFonts w:asciiTheme="majorBidi" w:hAnsiTheme="majorBidi" w:cstheme="majorBidi"/>
        </w:rPr>
        <w:t xml:space="preserve">stodobnu primjenu pristupa barem jednom. Deduplikacijska logika filtrira duplicirane poruke te time sprječava ponavljanje već obavljenih radnji. </w:t>
      </w:r>
      <w:r w:rsidR="002A38CD" w:rsidRPr="002A38CD">
        <w:rPr>
          <w:rFonts w:asciiTheme="majorBidi" w:hAnsiTheme="majorBidi" w:cstheme="majorBidi"/>
          <w:lang w:val="fr-FR"/>
        </w:rPr>
        <w:t xml:space="preserve">Drugi uobičajeni pristup je primjena idempotentnih </w:t>
      </w:r>
      <w:r w:rsidR="002A38CD" w:rsidRPr="002A38CD">
        <w:rPr>
          <w:rFonts w:asciiTheme="majorBidi" w:hAnsiTheme="majorBidi" w:cstheme="majorBidi"/>
          <w:lang w:val="fr-FR"/>
        </w:rPr>
        <w:lastRenderedPageBreak/>
        <w:t>operacija na čvoru p</w:t>
      </w:r>
      <w:r w:rsidR="002A38CD">
        <w:rPr>
          <w:rFonts w:asciiTheme="majorBidi" w:hAnsiTheme="majorBidi" w:cstheme="majorBidi"/>
          <w:lang w:val="fr-FR"/>
        </w:rPr>
        <w:t xml:space="preserve">rimatelju. To su operacije koje, unatoč izvršavanju više puta, samo jednom mijenjaju stanje sustava. </w:t>
      </w:r>
      <w:r w:rsidR="002A38CD" w:rsidRPr="002A38CD">
        <w:rPr>
          <w:rFonts w:asciiTheme="majorBidi" w:hAnsiTheme="majorBidi" w:cstheme="majorBidi"/>
        </w:rPr>
        <w:t>U tom slučaju, obrada iste poruke više puta neće imati nega</w:t>
      </w:r>
      <w:r w:rsidR="002A38CD">
        <w:rPr>
          <w:rFonts w:asciiTheme="majorBidi" w:hAnsiTheme="majorBidi" w:cstheme="majorBidi"/>
        </w:rPr>
        <w:t>tivan utjecaj.</w:t>
      </w:r>
    </w:p>
    <w:p w14:paraId="18D9883E" w14:textId="1FA7FBB4" w:rsidR="001C3031" w:rsidRDefault="00F1313D" w:rsidP="003C1C42">
      <w:pPr>
        <w:spacing w:line="360" w:lineRule="auto"/>
        <w:rPr>
          <w:rFonts w:asciiTheme="majorBidi" w:hAnsiTheme="majorBidi" w:cstheme="majorBidi"/>
        </w:rPr>
      </w:pPr>
      <w:r>
        <w:rPr>
          <w:rFonts w:asciiTheme="majorBidi" w:hAnsiTheme="majorBidi" w:cstheme="majorBidi"/>
        </w:rPr>
        <w:tab/>
      </w:r>
      <w:r w:rsidRPr="00D71B99">
        <w:rPr>
          <w:rFonts w:asciiTheme="majorBidi" w:hAnsiTheme="majorBidi" w:cstheme="majorBidi"/>
        </w:rPr>
        <w:t>Jedna od glavnih svrha distribuiranih sustava</w:t>
      </w:r>
      <w:r w:rsidR="00D71B99" w:rsidRPr="00D71B99">
        <w:rPr>
          <w:rFonts w:asciiTheme="majorBidi" w:hAnsiTheme="majorBidi" w:cstheme="majorBidi"/>
        </w:rPr>
        <w:t xml:space="preserve"> je smanjenje optereć</w:t>
      </w:r>
      <w:r w:rsidR="00D71B99">
        <w:rPr>
          <w:rFonts w:asciiTheme="majorBidi" w:hAnsiTheme="majorBidi" w:cstheme="majorBidi"/>
        </w:rPr>
        <w:t xml:space="preserve">enja na svakom pojedinom čvoru, kako bi ukupni rezultat bio brža izvedba s manjom mogućnošću preopterećenja bilo kojeg konkretnog čvora. Važnu ulogu u ovome igra koncept particioniranja (engl. </w:t>
      </w:r>
      <w:r w:rsidR="00D71B99">
        <w:rPr>
          <w:rFonts w:asciiTheme="majorBidi" w:hAnsiTheme="majorBidi" w:cstheme="majorBidi"/>
          <w:i/>
          <w:iCs/>
        </w:rPr>
        <w:t>sharding</w:t>
      </w:r>
      <w:r w:rsidR="00D71B99">
        <w:rPr>
          <w:rFonts w:asciiTheme="majorBidi" w:hAnsiTheme="majorBidi" w:cstheme="majorBidi"/>
        </w:rPr>
        <w:t xml:space="preserve">), što podrazumijeva raspodjelu većeg zadatka na više manjih te njihovu raspodjelu po čvorovima sustava. </w:t>
      </w:r>
      <w:r w:rsidR="00D71B99" w:rsidRPr="00D71B99">
        <w:rPr>
          <w:rFonts w:asciiTheme="majorBidi" w:hAnsiTheme="majorBidi" w:cstheme="majorBidi"/>
        </w:rPr>
        <w:t>Ovime se paralelizira izvođenje zadatka, čiji su dijelovi dovoljno neovisni da se nes</w:t>
      </w:r>
      <w:r w:rsidR="00D71B99">
        <w:rPr>
          <w:rFonts w:asciiTheme="majorBidi" w:hAnsiTheme="majorBidi" w:cstheme="majorBidi"/>
        </w:rPr>
        <w:t xml:space="preserve">metano mogu izvoditi na različitim lokacijama. </w:t>
      </w:r>
      <w:r w:rsidR="00D71B99" w:rsidRPr="00D71B99">
        <w:rPr>
          <w:rFonts w:asciiTheme="majorBidi" w:hAnsiTheme="majorBidi" w:cstheme="majorBidi"/>
        </w:rPr>
        <w:t>Ovakav pristup neizostavan je dio rješavanja brojnih vrsta problema, posebn</w:t>
      </w:r>
      <w:r w:rsidR="00D71B99">
        <w:rPr>
          <w:rFonts w:asciiTheme="majorBidi" w:hAnsiTheme="majorBidi" w:cstheme="majorBidi"/>
        </w:rPr>
        <w:t xml:space="preserve">o onih u kojima se rezultati različitih čvorova po završetku prikupljaju, agregiraju te obrađuju u završnoj fazi. Još jedna karakteristika distribuiranih sustava je redundancija. Ona se može odnositi na redundanciju podataka, ali i na arhitekturalnu redundanciju računalnih resursa. Naime, ako sustav raspolaže određenim podacima potrebnim za rad, uglavnom nije prihvatljivo da se ti podaci nalaze isključivo na jednom čvoru, jer u slučaju kvara na čvoru ili gubitka veze s njim, sustav nema pristup podacima te prestaje s radom. Redundancija podataka podrazumijeva raspodjelu podataka na više čvorova, tako da se kopije istog podatka nalaze na više različitih čvorova. Postoje različiti stupnjevi redundancije. Nije uvijek nužno imati kopije svih postojećih podataka, a također, nije potrebno da se svi podaci nalaze na svim čvorovima sustava. Ovakav pristup bi, dakako, bio najsigurniji i najpouzdaniji, no zbog resursnih ograničenja u vidu kapaciteta pohrane, rijetko se koristi. Obično se </w:t>
      </w:r>
      <w:r w:rsidR="006339DA">
        <w:rPr>
          <w:rFonts w:asciiTheme="majorBidi" w:hAnsiTheme="majorBidi" w:cstheme="majorBidi"/>
        </w:rPr>
        <w:t xml:space="preserve">koristi određena sredina, koja pruža zadovoljavajuću pouzdanost, bez nepotrebnih troškova. Redundancija arhitekture podrazumijeva sposobnost sustava da nastavi s radom i održi funkcionalnost u slučaju kvara dijela sustava. Ovo se postiže izbjegavanjem uvođenja točke pada (engl. </w:t>
      </w:r>
      <w:r w:rsidR="006339DA">
        <w:rPr>
          <w:rFonts w:asciiTheme="majorBidi" w:hAnsiTheme="majorBidi" w:cstheme="majorBidi"/>
          <w:i/>
          <w:iCs/>
        </w:rPr>
        <w:t>single point of failure</w:t>
      </w:r>
      <w:r w:rsidR="006339DA">
        <w:rPr>
          <w:rFonts w:asciiTheme="majorBidi" w:hAnsiTheme="majorBidi" w:cstheme="majorBidi"/>
        </w:rPr>
        <w:t xml:space="preserve">). </w:t>
      </w:r>
      <w:r w:rsidR="006339DA" w:rsidRPr="006339DA">
        <w:rPr>
          <w:rFonts w:asciiTheme="majorBidi" w:hAnsiTheme="majorBidi" w:cstheme="majorBidi"/>
        </w:rPr>
        <w:t>U praksi, to je obično središnji čvor na koji su ostali č</w:t>
      </w:r>
      <w:r w:rsidR="006339DA">
        <w:rPr>
          <w:rFonts w:asciiTheme="majorBidi" w:hAnsiTheme="majorBidi" w:cstheme="majorBidi"/>
        </w:rPr>
        <w:t>vorovi povezani i s kojim svi komuniciraju. U slučaju takve arhitekture, nužni su mehanizmi oporavka pa čak i kopija središnjeg čvora, pomoću koje rad sustava može nastaviti.</w:t>
      </w:r>
    </w:p>
    <w:p w14:paraId="33AAC279" w14:textId="568D9395" w:rsidR="00CB53E6" w:rsidRPr="00CB53E6" w:rsidRDefault="00CB53E6" w:rsidP="003C1C42">
      <w:pPr>
        <w:spacing w:line="360" w:lineRule="auto"/>
        <w:rPr>
          <w:rFonts w:asciiTheme="majorBidi" w:hAnsiTheme="majorBidi" w:cstheme="majorBidi"/>
        </w:rPr>
      </w:pPr>
      <w:r>
        <w:rPr>
          <w:rFonts w:asciiTheme="majorBidi" w:hAnsiTheme="majorBidi" w:cstheme="majorBidi"/>
        </w:rPr>
        <w:tab/>
      </w:r>
      <w:r w:rsidRPr="00CB53E6">
        <w:rPr>
          <w:rFonts w:asciiTheme="majorBidi" w:hAnsiTheme="majorBidi" w:cstheme="majorBidi"/>
        </w:rPr>
        <w:t>Prilikom dizajniranja distribuiranih sustava, potrebno je uzeti u obzir i heterogenost sustava, tj</w:t>
      </w:r>
      <w:r>
        <w:rPr>
          <w:rFonts w:asciiTheme="majorBidi" w:hAnsiTheme="majorBidi" w:cstheme="majorBidi"/>
        </w:rPr>
        <w:t xml:space="preserve">. različitost čvorova u sustavu. Konkretno, česta je pojava da različiti čvorovi sustava imaju različite mogućnosti, različitu količinu računalnih resursa pa čak i različit operacijski sustav. Ovo direktno utječe na njihovu mogućnost obrade događaja i primanja podataka te brzinu obavljanja radnji. Čest problem je neusklađenost brzine pristizanja podataka koje pošiljatelj šalje </w:t>
      </w:r>
      <w:r>
        <w:rPr>
          <w:rFonts w:asciiTheme="majorBidi" w:hAnsiTheme="majorBidi" w:cstheme="majorBidi"/>
        </w:rPr>
        <w:lastRenderedPageBreak/>
        <w:t>sa brzinom obrade istih na čvoru primatelju. Npr. moguće je da, kad bi pošiljatelj slao događaje određenom brzinom, primatelj ne bi bio u stanju pratiti taj tempo zbog svojih ograničenih mogućnosti. Načini rješavanja ovakvog problema su, već spomenuta raspodjela zadataka na više čvorova, ali i implementiranje specifičnih komunikacijskih obrazaca karakterističnih za distribuirane sustave, koji često pruža</w:t>
      </w:r>
      <w:r w:rsidR="003C1C42">
        <w:rPr>
          <w:rFonts w:asciiTheme="majorBidi" w:hAnsiTheme="majorBidi" w:cstheme="majorBidi"/>
        </w:rPr>
        <w:t>j</w:t>
      </w:r>
      <w:r>
        <w:rPr>
          <w:rFonts w:asciiTheme="majorBidi" w:hAnsiTheme="majorBidi" w:cstheme="majorBidi"/>
        </w:rPr>
        <w:t>u veću kontrolu nad tempom primanja i obrade podataka.</w:t>
      </w:r>
    </w:p>
    <w:p w14:paraId="2AD3FC33" w14:textId="3E0F5C2D" w:rsidR="0389F25C" w:rsidRPr="00CB53E6" w:rsidRDefault="0389F25C" w:rsidP="003C1C42">
      <w:pPr>
        <w:spacing w:line="360" w:lineRule="auto"/>
      </w:pPr>
    </w:p>
    <w:p w14:paraId="6B64B264" w14:textId="34999437" w:rsidR="70E4B2F7" w:rsidRPr="00CB53E6" w:rsidRDefault="70E4B2F7" w:rsidP="003C1C42">
      <w:pPr>
        <w:pStyle w:val="Heading2"/>
        <w:spacing w:line="360" w:lineRule="auto"/>
        <w:jc w:val="left"/>
        <w:rPr>
          <w:rFonts w:ascii="Times New Roman" w:eastAsia="Times New Roman" w:hAnsi="Times New Roman" w:cs="Times New Roman"/>
          <w:b/>
          <w:bCs/>
          <w:color w:val="auto"/>
          <w:sz w:val="28"/>
          <w:szCs w:val="28"/>
          <w:lang w:val="fr-FR"/>
        </w:rPr>
      </w:pPr>
      <w:r w:rsidRPr="00CB53E6">
        <w:rPr>
          <w:rFonts w:ascii="Times New Roman" w:eastAsia="Times New Roman" w:hAnsi="Times New Roman" w:cs="Times New Roman"/>
          <w:b/>
          <w:bCs/>
          <w:color w:val="auto"/>
          <w:sz w:val="28"/>
          <w:szCs w:val="28"/>
          <w:lang w:val="fr-FR"/>
        </w:rPr>
        <w:t>2.2 KOMUNIKACIJSKI OBRASCI ZA PRIJENOS DOGAĐAJA</w:t>
      </w:r>
    </w:p>
    <w:p w14:paraId="49D8CAB7" w14:textId="77777777" w:rsidR="00CB53E6" w:rsidRPr="00CB53E6" w:rsidRDefault="00CB53E6" w:rsidP="003C1C42">
      <w:pPr>
        <w:spacing w:line="360" w:lineRule="auto"/>
        <w:rPr>
          <w:lang w:val="fr-FR"/>
        </w:rPr>
      </w:pPr>
    </w:p>
    <w:p w14:paraId="44462454" w14:textId="2681CBDA" w:rsidR="0389F25C" w:rsidRPr="007B45DC" w:rsidRDefault="00CB53E6" w:rsidP="003C1C42">
      <w:pPr>
        <w:spacing w:line="360" w:lineRule="auto"/>
        <w:rPr>
          <w:rFonts w:asciiTheme="majorBidi" w:hAnsiTheme="majorBidi" w:cstheme="majorBidi"/>
          <w:lang w:val="fr-FR"/>
        </w:rPr>
      </w:pPr>
      <w:r w:rsidRPr="00CB53E6">
        <w:rPr>
          <w:rFonts w:asciiTheme="majorBidi" w:hAnsiTheme="majorBidi" w:cstheme="majorBidi"/>
          <w:lang w:val="fr-FR"/>
        </w:rPr>
        <w:tab/>
        <w:t>Zbog navedenih karakteristika distribuiranih sustava, uvode se komunikac</w:t>
      </w:r>
      <w:r>
        <w:rPr>
          <w:rFonts w:asciiTheme="majorBidi" w:hAnsiTheme="majorBidi" w:cstheme="majorBidi"/>
          <w:lang w:val="fr-FR"/>
        </w:rPr>
        <w:t xml:space="preserve">ijski obrasci prilagođeni uporabi u takvom okruženju. Iako distribuirani sustavi koriste i uobičajene oblike komunikacije, takav pristup ne osigurava uvijek dovoljnu efikasnost i sinkroniziranost rada sustava. </w:t>
      </w:r>
      <w:r w:rsidRPr="00CB53E6">
        <w:rPr>
          <w:rFonts w:asciiTheme="majorBidi" w:hAnsiTheme="majorBidi" w:cstheme="majorBidi"/>
          <w:lang w:val="fr-FR"/>
        </w:rPr>
        <w:t>Nadalje, ovakav pristup odstupa od arhitekture temeljene na događajima, kakva se</w:t>
      </w:r>
      <w:r>
        <w:rPr>
          <w:rFonts w:asciiTheme="majorBidi" w:hAnsiTheme="majorBidi" w:cstheme="majorBidi"/>
          <w:lang w:val="fr-FR"/>
        </w:rPr>
        <w:t xml:space="preserve"> pokazuje boljom za upotrebu u distribuiranim sustavima. Neki od tipičnih korištenih obrazaca, podržanih u mnogim alatima i bibliotekama namijenjenim ostvarivanju komunikacije između komponenti su </w:t>
      </w:r>
      <w:r w:rsidR="007B45DC">
        <w:rPr>
          <w:rFonts w:asciiTheme="majorBidi" w:hAnsiTheme="majorBidi" w:cstheme="majorBidi"/>
          <w:lang w:val="fr-FR"/>
        </w:rPr>
        <w:t xml:space="preserve">objava-pretplata (engl. </w:t>
      </w:r>
      <w:r w:rsidR="007B45DC">
        <w:rPr>
          <w:rFonts w:asciiTheme="majorBidi" w:hAnsiTheme="majorBidi" w:cstheme="majorBidi"/>
          <w:i/>
          <w:iCs/>
          <w:lang w:val="fr-FR"/>
        </w:rPr>
        <w:t>publish-subscribe</w:t>
      </w:r>
      <w:r w:rsidR="007B45DC">
        <w:rPr>
          <w:rFonts w:asciiTheme="majorBidi" w:hAnsiTheme="majorBidi" w:cstheme="majorBidi"/>
          <w:lang w:val="fr-FR"/>
        </w:rPr>
        <w:t xml:space="preserve">), zahtjev-odgovor (engl. </w:t>
      </w:r>
      <w:r w:rsidR="007B45DC">
        <w:rPr>
          <w:rFonts w:asciiTheme="majorBidi" w:hAnsiTheme="majorBidi" w:cstheme="majorBidi"/>
          <w:i/>
          <w:iCs/>
          <w:lang w:val="fr-FR"/>
        </w:rPr>
        <w:t>request-response</w:t>
      </w:r>
      <w:r w:rsidR="007B45DC">
        <w:rPr>
          <w:rFonts w:asciiTheme="majorBidi" w:hAnsiTheme="majorBidi" w:cstheme="majorBidi"/>
          <w:lang w:val="fr-FR"/>
        </w:rPr>
        <w:t xml:space="preserve">) te komunikacija redovima poruke (engl. </w:t>
      </w:r>
      <w:r w:rsidR="007B45DC">
        <w:rPr>
          <w:rFonts w:asciiTheme="majorBidi" w:hAnsiTheme="majorBidi" w:cstheme="majorBidi"/>
          <w:i/>
          <w:iCs/>
          <w:lang w:val="fr-FR"/>
        </w:rPr>
        <w:t>message queues</w:t>
      </w:r>
      <w:r w:rsidR="007B45DC">
        <w:rPr>
          <w:rFonts w:asciiTheme="majorBidi" w:hAnsiTheme="majorBidi" w:cstheme="majorBidi"/>
          <w:lang w:val="fr-FR"/>
        </w:rPr>
        <w:t>).</w:t>
      </w:r>
    </w:p>
    <w:p w14:paraId="4DB4AB9B" w14:textId="35A346FC" w:rsidR="0389F25C" w:rsidRPr="00CB53E6" w:rsidRDefault="0389F25C" w:rsidP="003C1C42">
      <w:pPr>
        <w:spacing w:line="360" w:lineRule="auto"/>
        <w:rPr>
          <w:lang w:val="fr-FR"/>
        </w:rPr>
      </w:pPr>
    </w:p>
    <w:p w14:paraId="418F3D96" w14:textId="3D1C84DF" w:rsidR="0389F25C" w:rsidRPr="00CB53E6" w:rsidRDefault="0389F25C" w:rsidP="003C1C42">
      <w:pPr>
        <w:spacing w:line="360" w:lineRule="auto"/>
        <w:rPr>
          <w:lang w:val="fr-FR"/>
        </w:rPr>
      </w:pPr>
    </w:p>
    <w:p w14:paraId="6145A917" w14:textId="4133E5C1" w:rsidR="70E4B2F7" w:rsidRDefault="70E4B2F7" w:rsidP="003C1C42">
      <w:pPr>
        <w:pStyle w:val="Heading2"/>
        <w:spacing w:line="360" w:lineRule="auto"/>
        <w:jc w:val="left"/>
        <w:rPr>
          <w:rFonts w:ascii="Times New Roman" w:eastAsia="Times New Roman" w:hAnsi="Times New Roman" w:cs="Times New Roman"/>
          <w:b/>
          <w:bCs/>
          <w:color w:val="auto"/>
          <w:sz w:val="24"/>
          <w:szCs w:val="24"/>
        </w:rPr>
      </w:pPr>
      <w:r w:rsidRPr="0389F25C">
        <w:rPr>
          <w:rFonts w:ascii="Times New Roman" w:eastAsia="Times New Roman" w:hAnsi="Times New Roman" w:cs="Times New Roman"/>
          <w:b/>
          <w:bCs/>
          <w:color w:val="auto"/>
          <w:sz w:val="24"/>
          <w:szCs w:val="24"/>
        </w:rPr>
        <w:t>2.2.1. OBJAVLJIVANJE I PRETPLATA</w:t>
      </w:r>
    </w:p>
    <w:p w14:paraId="3AF57A4D" w14:textId="77777777" w:rsidR="007B45DC" w:rsidRDefault="007B45DC" w:rsidP="003C1C42">
      <w:pPr>
        <w:spacing w:line="360" w:lineRule="auto"/>
      </w:pPr>
    </w:p>
    <w:p w14:paraId="1F3ACAB5" w14:textId="3494E94E" w:rsidR="007B45DC" w:rsidRPr="007B45DC" w:rsidRDefault="007B45DC" w:rsidP="003C1C42">
      <w:pPr>
        <w:spacing w:line="360" w:lineRule="auto"/>
        <w:rPr>
          <w:rFonts w:asciiTheme="majorBidi" w:hAnsiTheme="majorBidi" w:cstheme="majorBidi"/>
        </w:rPr>
      </w:pPr>
      <w:r>
        <w:tab/>
      </w:r>
      <w:r w:rsidRPr="007B45DC">
        <w:rPr>
          <w:rFonts w:asciiTheme="majorBidi" w:hAnsiTheme="majorBidi" w:cstheme="majorBidi"/>
        </w:rPr>
        <w:t>Komunikacija objavljivanjem i pretplatama obrazac je koji se temelji na def</w:t>
      </w:r>
      <w:r>
        <w:rPr>
          <w:rFonts w:asciiTheme="majorBidi" w:hAnsiTheme="majorBidi" w:cstheme="majorBidi"/>
        </w:rPr>
        <w:t xml:space="preserve">iniranju određenih predmeta (engl. </w:t>
      </w:r>
      <w:r>
        <w:rPr>
          <w:rFonts w:asciiTheme="majorBidi" w:hAnsiTheme="majorBidi" w:cstheme="majorBidi"/>
          <w:i/>
          <w:iCs/>
        </w:rPr>
        <w:t>subject</w:t>
      </w:r>
      <w:r>
        <w:rPr>
          <w:rFonts w:asciiTheme="majorBidi" w:hAnsiTheme="majorBidi" w:cstheme="majorBidi"/>
        </w:rPr>
        <w:t xml:space="preserve">) na koje svaka komponenta može poslati podatak ili poruku. Prilikom slanja poruke, komponenta pošiljatelj bira predmet na koji poruku šalje, uglavnom na temelju vrste, značenja i uloge navedene poruke u sustavu. </w:t>
      </w:r>
      <w:r w:rsidRPr="007B45DC">
        <w:rPr>
          <w:rFonts w:asciiTheme="majorBidi" w:hAnsiTheme="majorBidi" w:cstheme="majorBidi"/>
        </w:rPr>
        <w:t>Ostale komponente kojima su navedene poruke namijenjene, pretplaćuju se na predmete na kojima o</w:t>
      </w:r>
      <w:r>
        <w:rPr>
          <w:rFonts w:asciiTheme="majorBidi" w:hAnsiTheme="majorBidi" w:cstheme="majorBidi"/>
        </w:rPr>
        <w:t xml:space="preserve">čekuju da će poruke biti objavljene. Ovime se ostvaruje arhitektura konceptualno slična forumu, gdje svaka komponenta, pretplatom na odgovarajući predmet, prima njoj potrebne poruke, bez opterećenja porukama irelevantnim za njezin rad. Ovakav sustav također omogućava pošiljatelju da poruku pošalje samo jednom, činom </w:t>
      </w:r>
      <w:r>
        <w:rPr>
          <w:rFonts w:asciiTheme="majorBidi" w:hAnsiTheme="majorBidi" w:cstheme="majorBidi"/>
        </w:rPr>
        <w:lastRenderedPageBreak/>
        <w:t xml:space="preserve">objavljivanja na temu, a poruka automatski pristiže svim pretplaćenim komponentama. </w:t>
      </w:r>
      <w:r w:rsidRPr="007B45DC">
        <w:rPr>
          <w:rFonts w:asciiTheme="majorBidi" w:hAnsiTheme="majorBidi" w:cstheme="majorBidi"/>
        </w:rPr>
        <w:t>Ovime se izbjegava opetovano slanje iste poruke više različitih primatelja te se štede vrij</w:t>
      </w:r>
      <w:r>
        <w:rPr>
          <w:rFonts w:asciiTheme="majorBidi" w:hAnsiTheme="majorBidi" w:cstheme="majorBidi"/>
        </w:rPr>
        <w:t xml:space="preserve">eme i mrežni resursi. Predmeti se često definiraju hijerarhijski, pri čemu se slojevi hijerarhije odvajaju znakom točke. Ovakav logičan sustav nazivlja predmeta omogućava, uz jednostavnije održavanje i programiranje, i pretplatu na više tema istovremeno uporabom specijalnih znakova koji zamjenjuju jedan ili više dijelova nomenklaturne hijerarhije (engl. </w:t>
      </w:r>
      <w:r>
        <w:rPr>
          <w:rFonts w:asciiTheme="majorBidi" w:hAnsiTheme="majorBidi" w:cstheme="majorBidi"/>
          <w:i/>
          <w:iCs/>
        </w:rPr>
        <w:t>wildcard</w:t>
      </w:r>
      <w:r>
        <w:rPr>
          <w:rFonts w:asciiTheme="majorBidi" w:hAnsiTheme="majorBidi" w:cstheme="majorBidi"/>
        </w:rPr>
        <w:t>). To omogućuje primanje poruka s cijelog skupa povezanih predmeta.</w:t>
      </w:r>
    </w:p>
    <w:p w14:paraId="2D0C9C0A" w14:textId="5F085B62" w:rsidR="70E4B2F7" w:rsidRDefault="70E4B2F7" w:rsidP="003C1C42">
      <w:pPr>
        <w:pStyle w:val="Heading2"/>
        <w:spacing w:line="360" w:lineRule="auto"/>
        <w:jc w:val="left"/>
        <w:rPr>
          <w:rFonts w:ascii="Times New Roman" w:eastAsia="Times New Roman" w:hAnsi="Times New Roman" w:cs="Times New Roman"/>
          <w:b/>
          <w:bCs/>
          <w:color w:val="auto"/>
          <w:sz w:val="24"/>
          <w:szCs w:val="24"/>
        </w:rPr>
      </w:pPr>
      <w:r w:rsidRPr="007B45DC">
        <w:br/>
      </w:r>
      <w:r w:rsidRPr="0389F25C">
        <w:rPr>
          <w:rFonts w:ascii="Times New Roman" w:eastAsia="Times New Roman" w:hAnsi="Times New Roman" w:cs="Times New Roman"/>
          <w:b/>
          <w:bCs/>
          <w:color w:val="auto"/>
          <w:sz w:val="24"/>
          <w:szCs w:val="24"/>
        </w:rPr>
        <w:t>2.2.2. ZAHTJEV I ODGOVOR</w:t>
      </w:r>
    </w:p>
    <w:p w14:paraId="23FCEA77" w14:textId="77777777" w:rsidR="007B45DC" w:rsidRDefault="007B45DC" w:rsidP="003C1C42">
      <w:pPr>
        <w:spacing w:line="360" w:lineRule="auto"/>
      </w:pPr>
    </w:p>
    <w:p w14:paraId="1217C1A3" w14:textId="14B39770" w:rsidR="007B45DC" w:rsidRPr="006A0722" w:rsidRDefault="007B45DC" w:rsidP="003C1C42">
      <w:pPr>
        <w:spacing w:line="360" w:lineRule="auto"/>
        <w:rPr>
          <w:rFonts w:asciiTheme="majorBidi" w:hAnsiTheme="majorBidi" w:cstheme="majorBidi"/>
          <w:lang w:val="fr-FR"/>
        </w:rPr>
      </w:pPr>
      <w:r>
        <w:rPr>
          <w:rFonts w:asciiTheme="majorBidi" w:hAnsiTheme="majorBidi" w:cstheme="majorBidi"/>
        </w:rPr>
        <w:tab/>
        <w:t xml:space="preserve">Komunikacija principom zahtjev-odgovor, klasičniji je oblik komunikacije koji se viđa u gotovo svim računalnim sustavima. Temelji se na </w:t>
      </w:r>
      <w:r w:rsidR="006A0722">
        <w:rPr>
          <w:rFonts w:asciiTheme="majorBidi" w:hAnsiTheme="majorBidi" w:cstheme="majorBidi"/>
        </w:rPr>
        <w:t xml:space="preserve">slanju zahtjeva određenoj komponenti, nakon čega se očekuje odgovor u kojem se nalaze tražene informacije. </w:t>
      </w:r>
      <w:r w:rsidR="006A0722" w:rsidRPr="006A0722">
        <w:rPr>
          <w:rFonts w:asciiTheme="majorBidi" w:hAnsiTheme="majorBidi" w:cstheme="majorBidi"/>
        </w:rPr>
        <w:t>Ovaj pristup vidljiv je u HTTP protokolu, gdje se koristi za pozivanje API</w:t>
      </w:r>
      <w:r w:rsidR="006A0722">
        <w:rPr>
          <w:rFonts w:asciiTheme="majorBidi" w:hAnsiTheme="majorBidi" w:cstheme="majorBidi"/>
        </w:rPr>
        <w:t xml:space="preserve"> funkcija s poslužitelja, no sam po sebi, nije naročito prikladan za distribuirane sustave. Ipak, unutar alata i okruženja za rad s distribuiranim sustavima, ovaj se pristup često kombinira s već spomenutim sustavom objava i pretplata. Naime, zahtjev je moguće također objaviti na željeni predmet, baš kao i svaku drugu poruku. </w:t>
      </w:r>
      <w:r w:rsidR="006A0722" w:rsidRPr="006A0722">
        <w:rPr>
          <w:rFonts w:asciiTheme="majorBidi" w:hAnsiTheme="majorBidi" w:cstheme="majorBidi"/>
        </w:rPr>
        <w:t>Kod objave tipične poruke, nema provjere uspješnosti obrade niti potvrde pri</w:t>
      </w:r>
      <w:r w:rsidR="006A0722">
        <w:rPr>
          <w:rFonts w:asciiTheme="majorBidi" w:hAnsiTheme="majorBidi" w:cstheme="majorBidi"/>
        </w:rPr>
        <w:t xml:space="preserve">mitka. Međutim, objava zahtjeva podrazumijeva da se odgovor očekuje. Implementacija navedenoga varira u ovisnosti o radnom okviru i programskom jeziku, no čest pristup je korištenje obećanja (engl. </w:t>
      </w:r>
      <w:r w:rsidR="006A0722" w:rsidRPr="006A0722">
        <w:rPr>
          <w:rFonts w:asciiTheme="majorBidi" w:hAnsiTheme="majorBidi" w:cstheme="majorBidi"/>
          <w:i/>
          <w:iCs/>
          <w:lang w:val="fr-FR"/>
        </w:rPr>
        <w:t>Promise</w:t>
      </w:r>
      <w:r w:rsidR="006A0722" w:rsidRPr="006A0722">
        <w:rPr>
          <w:rFonts w:asciiTheme="majorBidi" w:hAnsiTheme="majorBidi" w:cstheme="majorBidi"/>
          <w:lang w:val="fr-FR"/>
        </w:rPr>
        <w:t>) te postavljanja vremenskog intervala nakon kojeg se javlja po</w:t>
      </w:r>
      <w:r w:rsidR="006A0722">
        <w:rPr>
          <w:rFonts w:asciiTheme="majorBidi" w:hAnsiTheme="majorBidi" w:cstheme="majorBidi"/>
          <w:lang w:val="fr-FR"/>
        </w:rPr>
        <w:t xml:space="preserve">greška (engl. </w:t>
      </w:r>
      <w:r w:rsidR="006A0722">
        <w:rPr>
          <w:rFonts w:asciiTheme="majorBidi" w:hAnsiTheme="majorBidi" w:cstheme="majorBidi"/>
          <w:i/>
          <w:iCs/>
          <w:lang w:val="fr-FR"/>
        </w:rPr>
        <w:t>timeout</w:t>
      </w:r>
      <w:r w:rsidR="006A0722">
        <w:rPr>
          <w:rFonts w:asciiTheme="majorBidi" w:hAnsiTheme="majorBidi" w:cstheme="majorBidi"/>
          <w:lang w:val="fr-FR"/>
        </w:rPr>
        <w:t xml:space="preserve">). </w:t>
      </w:r>
    </w:p>
    <w:p w14:paraId="4FD3B851" w14:textId="7EFDE7E4" w:rsidR="70E4B2F7" w:rsidRDefault="70E4B2F7" w:rsidP="003C1C42">
      <w:pPr>
        <w:pStyle w:val="Heading2"/>
        <w:spacing w:line="360" w:lineRule="auto"/>
        <w:jc w:val="left"/>
        <w:rPr>
          <w:rFonts w:ascii="Times New Roman" w:eastAsia="Times New Roman" w:hAnsi="Times New Roman" w:cs="Times New Roman"/>
          <w:b/>
          <w:bCs/>
          <w:color w:val="auto"/>
          <w:sz w:val="28"/>
          <w:szCs w:val="28"/>
        </w:rPr>
      </w:pPr>
      <w:r w:rsidRPr="006A0722">
        <w:rPr>
          <w:lang w:val="fr-FR"/>
        </w:rPr>
        <w:br/>
      </w:r>
      <w:r w:rsidRPr="0389F25C">
        <w:rPr>
          <w:rFonts w:ascii="Times New Roman" w:eastAsia="Times New Roman" w:hAnsi="Times New Roman" w:cs="Times New Roman"/>
          <w:b/>
          <w:bCs/>
          <w:color w:val="auto"/>
          <w:sz w:val="24"/>
          <w:szCs w:val="24"/>
        </w:rPr>
        <w:t>2.2.3. REDOVI PORUKA I URAVNOTEŽAVANJE OPTEREĆENJA</w:t>
      </w:r>
    </w:p>
    <w:p w14:paraId="3285C5D8" w14:textId="0CFA8169" w:rsidR="0389F25C" w:rsidRDefault="0389F25C" w:rsidP="003C1C42">
      <w:pPr>
        <w:spacing w:line="360" w:lineRule="auto"/>
      </w:pPr>
    </w:p>
    <w:p w14:paraId="580C3CA4" w14:textId="57316172" w:rsidR="006A0722" w:rsidRDefault="006A0722" w:rsidP="003C1C42">
      <w:pPr>
        <w:spacing w:line="360" w:lineRule="auto"/>
        <w:rPr>
          <w:rFonts w:asciiTheme="majorBidi" w:hAnsiTheme="majorBidi" w:cstheme="majorBidi"/>
        </w:rPr>
      </w:pPr>
      <w:r>
        <w:rPr>
          <w:rFonts w:asciiTheme="majorBidi" w:hAnsiTheme="majorBidi" w:cstheme="majorBidi"/>
        </w:rPr>
        <w:tab/>
      </w:r>
      <w:r w:rsidRPr="00453330">
        <w:rPr>
          <w:rFonts w:asciiTheme="majorBidi" w:hAnsiTheme="majorBidi" w:cstheme="majorBidi"/>
        </w:rPr>
        <w:t xml:space="preserve">Redovi poruka (engl. </w:t>
      </w:r>
      <w:r w:rsidRPr="00453330">
        <w:rPr>
          <w:rFonts w:asciiTheme="majorBidi" w:hAnsiTheme="majorBidi" w:cstheme="majorBidi"/>
          <w:i/>
          <w:iCs/>
        </w:rPr>
        <w:t>message queues)</w:t>
      </w:r>
      <w:r w:rsidRPr="00453330">
        <w:rPr>
          <w:rFonts w:asciiTheme="majorBidi" w:hAnsiTheme="majorBidi" w:cstheme="majorBidi"/>
        </w:rPr>
        <w:t xml:space="preserve">, tip su </w:t>
      </w:r>
      <w:r w:rsidR="00453330" w:rsidRPr="00453330">
        <w:rPr>
          <w:rFonts w:asciiTheme="majorBidi" w:hAnsiTheme="majorBidi" w:cstheme="majorBidi"/>
        </w:rPr>
        <w:t>komunikacija koji koristi međuspremnik</w:t>
      </w:r>
      <w:r w:rsidR="00453330">
        <w:rPr>
          <w:rFonts w:asciiTheme="majorBidi" w:hAnsiTheme="majorBidi" w:cstheme="majorBidi"/>
        </w:rPr>
        <w:t xml:space="preserve"> u kojem se poruke nalaze sve dok ih primatelj ne obradi. Ovakav pristup je koristan u slučajevima u kojima primatelj svojom brzinom obrade podataka ne prati nužno brzinu kojom ih pošiljatelj šalje. Sve dok primatelj nije spreman pročitati i obraditi poruku, ona se nalazi u međuspremniku, što </w:t>
      </w:r>
      <w:r w:rsidR="00453330">
        <w:rPr>
          <w:rFonts w:asciiTheme="majorBidi" w:hAnsiTheme="majorBidi" w:cstheme="majorBidi"/>
        </w:rPr>
        <w:lastRenderedPageBreak/>
        <w:t xml:space="preserve">omogućuje asinkronost čvorova u sustavu. Većina implementacija se temelji na destruktivnom čitanju, tj. karakteristici međuspremnika koja nalaže da, kad komponenta pročita poruku, poruka se briše. </w:t>
      </w:r>
      <w:r w:rsidR="00453330" w:rsidRPr="00453330">
        <w:rPr>
          <w:rFonts w:asciiTheme="majorBidi" w:hAnsiTheme="majorBidi" w:cstheme="majorBidi"/>
        </w:rPr>
        <w:t>Komponenta čita prvu poruku iz reda, a njenim brisanjem osigurava se protok podataka te eventualno pri</w:t>
      </w:r>
      <w:r w:rsidR="00453330">
        <w:rPr>
          <w:rFonts w:asciiTheme="majorBidi" w:hAnsiTheme="majorBidi" w:cstheme="majorBidi"/>
        </w:rPr>
        <w:t>stizanje i obrada ostalih poruka. Činjenica da se poruke po čitanju brišu, omogućava korištenje redova poruka za ujednačavanje opterećenja. Naime, ako više komponenti primatelja čita iz istog reda poruka, svaku poruku primit će samo jedna komponenta. Ovo odgovara konceptu raspodjele zadataka po čvorovima te njihovoj paralelizaciji radi bržeg izvršavanja. Postoji nekoliko pristupa ujednačavanju opterećenja. U relativno homogenim sustavima, u kojima komponente imaju podjednake mogućnosti i resurse</w:t>
      </w:r>
      <w:r w:rsidR="0017705D">
        <w:rPr>
          <w:rFonts w:asciiTheme="majorBidi" w:hAnsiTheme="majorBidi" w:cstheme="majorBidi"/>
        </w:rPr>
        <w:t xml:space="preserve"> te su zadaci podjednako zahtjevni</w:t>
      </w:r>
      <w:r w:rsidR="00453330">
        <w:rPr>
          <w:rFonts w:asciiTheme="majorBidi" w:hAnsiTheme="majorBidi" w:cstheme="majorBidi"/>
        </w:rPr>
        <w:t xml:space="preserve">, često je kružno raspoređivanje poruka (engl. </w:t>
      </w:r>
      <w:r w:rsidR="00453330">
        <w:rPr>
          <w:rFonts w:asciiTheme="majorBidi" w:hAnsiTheme="majorBidi" w:cstheme="majorBidi"/>
          <w:i/>
          <w:iCs/>
        </w:rPr>
        <w:t>round robin</w:t>
      </w:r>
      <w:r w:rsidR="00453330">
        <w:rPr>
          <w:rFonts w:asciiTheme="majorBidi" w:hAnsiTheme="majorBidi" w:cstheme="majorBidi"/>
        </w:rPr>
        <w:t>). Komponente čitaju poruke iz reda jedna po jedna, a nakon što su sve pročitale, čitanje kreće ponovo od prve komponente. Ovako svaka komponenta dobiva podjednak broj zadataka koje izvršava.</w:t>
      </w:r>
      <w:r w:rsidR="0017705D">
        <w:rPr>
          <w:rFonts w:asciiTheme="majorBidi" w:hAnsiTheme="majorBidi" w:cstheme="majorBidi"/>
        </w:rPr>
        <w:t xml:space="preserve"> Ako zadaci značajno variraju u složenosti ili ako sustav posjeduje visok stupanj heterogenosti, primjeren odabir je dinamičko raspoređivanje zadataka na temelju brzine obrade. U ovom pristupu, na početku svaka komponenta preuzima jedan zadatak iz reda poruka, obrađuje ga, a po završetku, preuzima idući zadatak, neovisno o statusu i napretku ostalih komponenti. </w:t>
      </w:r>
      <w:r w:rsidR="0017705D" w:rsidRPr="0017705D">
        <w:rPr>
          <w:rFonts w:asciiTheme="majorBidi" w:hAnsiTheme="majorBidi" w:cstheme="majorBidi"/>
        </w:rPr>
        <w:t>Ovime se postiže visoka asinkr</w:t>
      </w:r>
      <w:r w:rsidR="003C1C42">
        <w:rPr>
          <w:rFonts w:asciiTheme="majorBidi" w:hAnsiTheme="majorBidi" w:cstheme="majorBidi"/>
        </w:rPr>
        <w:t>o</w:t>
      </w:r>
      <w:r w:rsidR="0017705D" w:rsidRPr="0017705D">
        <w:rPr>
          <w:rFonts w:asciiTheme="majorBidi" w:hAnsiTheme="majorBidi" w:cstheme="majorBidi"/>
        </w:rPr>
        <w:t>nost i maksimalno iskorištenje resursa, jer brže ko</w:t>
      </w:r>
      <w:r w:rsidR="0017705D">
        <w:rPr>
          <w:rFonts w:asciiTheme="majorBidi" w:hAnsiTheme="majorBidi" w:cstheme="majorBidi"/>
        </w:rPr>
        <w:t>mponente ujedno uspijevaju obaviti veći broj zadataka, a one sporije prirodno dobivaju manji broj zadataka te se na njih ne čeka.</w:t>
      </w:r>
    </w:p>
    <w:p w14:paraId="7937E463" w14:textId="27D6DDA4" w:rsidR="0389F25C" w:rsidRDefault="00E60EB1" w:rsidP="003C1C42">
      <w:pPr>
        <w:spacing w:line="360" w:lineRule="auto"/>
        <w:rPr>
          <w:rFonts w:asciiTheme="majorBidi" w:hAnsiTheme="majorBidi" w:cstheme="majorBidi"/>
        </w:rPr>
      </w:pPr>
      <w:r>
        <w:rPr>
          <w:rFonts w:asciiTheme="majorBidi" w:hAnsiTheme="majorBidi" w:cstheme="majorBidi"/>
        </w:rPr>
        <w:tab/>
      </w:r>
      <w:r w:rsidRPr="00E60EB1">
        <w:rPr>
          <w:rFonts w:asciiTheme="majorBidi" w:hAnsiTheme="majorBidi" w:cstheme="majorBidi"/>
        </w:rPr>
        <w:t>Osim klasične implementacije redova poruka u kojoj se svaka poruka čita samo jednom, neo</w:t>
      </w:r>
      <w:r>
        <w:rPr>
          <w:rFonts w:asciiTheme="majorBidi" w:hAnsiTheme="majorBidi" w:cstheme="majorBidi"/>
        </w:rPr>
        <w:t xml:space="preserve">visno o broju komponenti, postoje i varijante u kojima svaka komponenta dobiva po jednom svaku poruku. Ovakva izvedba najčešće se postiže uporabom potrošača (engl. </w:t>
      </w:r>
      <w:r>
        <w:rPr>
          <w:rFonts w:asciiTheme="majorBidi" w:hAnsiTheme="majorBidi" w:cstheme="majorBidi"/>
          <w:i/>
          <w:iCs/>
        </w:rPr>
        <w:t>consumer</w:t>
      </w:r>
      <w:r>
        <w:rPr>
          <w:rFonts w:asciiTheme="majorBidi" w:hAnsiTheme="majorBidi" w:cstheme="majorBidi"/>
        </w:rPr>
        <w:t>), koji predstavlja poziciju u redu poruka s koje se poruka čita. Sam red poruka, u ovom slučaju, zadržava poruke i nakon čitanja kako bi ostale komponente imale pristup istima, što odskače od stroge definicije reda poruke, no iz perspektive svake pojedine komponente, stvara se privid destruktivnog čitanja.</w:t>
      </w:r>
    </w:p>
    <w:p w14:paraId="67EEA9A8" w14:textId="77777777" w:rsidR="005D7583" w:rsidRPr="002C0E59" w:rsidRDefault="005D7583" w:rsidP="003C1C42">
      <w:pPr>
        <w:spacing w:line="360" w:lineRule="auto"/>
        <w:rPr>
          <w:rFonts w:asciiTheme="majorBidi" w:hAnsiTheme="majorBidi" w:cstheme="majorBidi"/>
        </w:rPr>
      </w:pPr>
    </w:p>
    <w:p w14:paraId="29B63B14" w14:textId="3D75821F" w:rsidR="70E4B2F7" w:rsidRDefault="70E4B2F7" w:rsidP="003C1C42">
      <w:pPr>
        <w:pStyle w:val="Heading2"/>
        <w:spacing w:line="360" w:lineRule="auto"/>
        <w:jc w:val="left"/>
        <w:rPr>
          <w:rFonts w:ascii="Times New Roman" w:eastAsia="Times New Roman" w:hAnsi="Times New Roman" w:cs="Times New Roman"/>
          <w:b/>
          <w:bCs/>
          <w:color w:val="auto"/>
          <w:sz w:val="28"/>
          <w:szCs w:val="28"/>
        </w:rPr>
      </w:pPr>
      <w:r w:rsidRPr="0389F25C">
        <w:rPr>
          <w:rFonts w:ascii="Times New Roman" w:eastAsia="Times New Roman" w:hAnsi="Times New Roman" w:cs="Times New Roman"/>
          <w:b/>
          <w:bCs/>
          <w:color w:val="auto"/>
          <w:sz w:val="28"/>
          <w:szCs w:val="28"/>
        </w:rPr>
        <w:t>2.3. POSREDNICI PORUKA I KRITERIJI ODABIRA</w:t>
      </w:r>
    </w:p>
    <w:p w14:paraId="3208D1CF" w14:textId="77777777" w:rsidR="003C1C42" w:rsidRDefault="003C1C42" w:rsidP="003C1C42">
      <w:pPr>
        <w:spacing w:line="360" w:lineRule="auto"/>
      </w:pPr>
    </w:p>
    <w:p w14:paraId="7564B2A4" w14:textId="5DD07AD3" w:rsidR="005D7583" w:rsidRPr="003C1C42" w:rsidRDefault="003C1C42" w:rsidP="003C1C42">
      <w:pPr>
        <w:spacing w:line="360" w:lineRule="auto"/>
        <w:rPr>
          <w:rFonts w:asciiTheme="majorBidi" w:hAnsiTheme="majorBidi" w:cstheme="majorBidi"/>
          <w:lang w:val="fr-FR"/>
        </w:rPr>
      </w:pPr>
      <w:r>
        <w:rPr>
          <w:rFonts w:asciiTheme="majorBidi" w:hAnsiTheme="majorBidi" w:cstheme="majorBidi"/>
        </w:rPr>
        <w:lastRenderedPageBreak/>
        <w:tab/>
      </w:r>
      <w:r w:rsidRPr="003C1C42">
        <w:rPr>
          <w:rFonts w:asciiTheme="majorBidi" w:hAnsiTheme="majorBidi" w:cstheme="majorBidi"/>
        </w:rPr>
        <w:t>Kako bi se opisani mehanizmi razmjene poruka ostvarili u sus</w:t>
      </w:r>
      <w:r>
        <w:rPr>
          <w:rFonts w:asciiTheme="majorBidi" w:hAnsiTheme="majorBidi" w:cstheme="majorBidi"/>
        </w:rPr>
        <w:t xml:space="preserve">tavu, uobičajeno je korištenje posrednika poruka (engl. </w:t>
      </w:r>
      <w:r>
        <w:rPr>
          <w:rFonts w:asciiTheme="majorBidi" w:hAnsiTheme="majorBidi" w:cstheme="majorBidi"/>
          <w:i/>
          <w:iCs/>
        </w:rPr>
        <w:t>message broker</w:t>
      </w:r>
      <w:r>
        <w:rPr>
          <w:rFonts w:asciiTheme="majorBidi" w:hAnsiTheme="majorBidi" w:cstheme="majorBidi"/>
        </w:rPr>
        <w:t xml:space="preserve">). </w:t>
      </w:r>
      <w:r w:rsidRPr="003C1C42">
        <w:rPr>
          <w:rFonts w:asciiTheme="majorBidi" w:hAnsiTheme="majorBidi" w:cstheme="majorBidi"/>
        </w:rPr>
        <w:t>To je, uglavnom, odvojena komponenta čija je uloga primanje poruka namijenjenih ostalim komponentama te provedba</w:t>
      </w:r>
      <w:r>
        <w:rPr>
          <w:rFonts w:asciiTheme="majorBidi" w:hAnsiTheme="majorBidi" w:cstheme="majorBidi"/>
        </w:rPr>
        <w:t xml:space="preserve"> spomenutih algoritama i načela njihovog slanja pravovremenim prosljeđivanjem. </w:t>
      </w:r>
      <w:r w:rsidRPr="003C1C42">
        <w:rPr>
          <w:rFonts w:asciiTheme="majorBidi" w:hAnsiTheme="majorBidi" w:cstheme="majorBidi"/>
          <w:lang w:val="fr-FR"/>
        </w:rPr>
        <w:t>Posrednici poruka implementiraju logiku pretplata, objava, predmeta i sl. O</w:t>
      </w:r>
      <w:r>
        <w:rPr>
          <w:rFonts w:asciiTheme="majorBidi" w:hAnsiTheme="majorBidi" w:cstheme="majorBidi"/>
          <w:lang w:val="fr-FR"/>
        </w:rPr>
        <w:t>visno o složenosti samog sustava te sofisticiranosti zahtjeva, postoje brojna rješenja koja variraju po složenosti, npr. Kafka, Redis, NATS, RabbitMQ i sl. Ovo poglavlje fokusira se na opisivanje osnovnih funkcionalnosti NATS-a, kao alata korištenog za implementaciju prototipa u sklopu ovog rada, pružajući opis njegovih funkcionalnosti te usporedbu s alternativama.</w:t>
      </w:r>
    </w:p>
    <w:p w14:paraId="5731F363" w14:textId="3F972C13" w:rsidR="70E4B2F7" w:rsidRPr="0026428D" w:rsidRDefault="70E4B2F7" w:rsidP="003C1C42">
      <w:pPr>
        <w:pStyle w:val="Heading2"/>
        <w:spacing w:line="360" w:lineRule="auto"/>
        <w:jc w:val="left"/>
        <w:rPr>
          <w:rFonts w:ascii="Times New Roman" w:eastAsia="Times New Roman" w:hAnsi="Times New Roman" w:cs="Times New Roman"/>
          <w:b/>
          <w:bCs/>
          <w:color w:val="auto"/>
          <w:sz w:val="24"/>
          <w:szCs w:val="24"/>
          <w:lang w:val="fr-FR"/>
        </w:rPr>
      </w:pPr>
      <w:r w:rsidRPr="003C1C42">
        <w:rPr>
          <w:lang w:val="fr-FR"/>
        </w:rPr>
        <w:br/>
      </w:r>
      <w:r w:rsidRPr="0026428D">
        <w:rPr>
          <w:rFonts w:ascii="Times New Roman" w:eastAsia="Times New Roman" w:hAnsi="Times New Roman" w:cs="Times New Roman"/>
          <w:b/>
          <w:bCs/>
          <w:color w:val="auto"/>
          <w:sz w:val="24"/>
          <w:szCs w:val="24"/>
          <w:lang w:val="fr-FR"/>
        </w:rPr>
        <w:t>2.3.1. NATS CORE</w:t>
      </w:r>
    </w:p>
    <w:p w14:paraId="33552853" w14:textId="68258F55" w:rsidR="0389F25C" w:rsidRPr="0026428D" w:rsidRDefault="0389F25C" w:rsidP="003C1C42">
      <w:pPr>
        <w:spacing w:line="360" w:lineRule="auto"/>
        <w:rPr>
          <w:lang w:val="fr-FR"/>
        </w:rPr>
      </w:pPr>
    </w:p>
    <w:p w14:paraId="100E3105" w14:textId="1382D243" w:rsidR="122951B5" w:rsidRDefault="122951B5" w:rsidP="003C1C42">
      <w:pPr>
        <w:spacing w:line="360" w:lineRule="auto"/>
        <w:ind w:firstLine="720"/>
        <w:rPr>
          <w:rFonts w:asciiTheme="majorBidi" w:hAnsiTheme="majorBidi" w:cstheme="majorBidi"/>
          <w:lang w:val="fr-FR"/>
        </w:rPr>
      </w:pPr>
      <w:r w:rsidRPr="0026428D">
        <w:rPr>
          <w:rFonts w:asciiTheme="majorBidi" w:hAnsiTheme="majorBidi" w:cstheme="majorBidi"/>
          <w:lang w:val="fr-FR"/>
        </w:rPr>
        <w:t xml:space="preserve">NATS je sustav namijenjen komunikaciji među komponentama distribuiranih sustava. Radi se o projektu otvorenog koda (engl. </w:t>
      </w:r>
      <w:r w:rsidRPr="0026428D">
        <w:rPr>
          <w:rFonts w:asciiTheme="majorBidi" w:hAnsiTheme="majorBidi" w:cstheme="majorBidi"/>
          <w:i/>
          <w:iCs/>
          <w:lang w:val="fr-FR"/>
        </w:rPr>
        <w:t xml:space="preserve">open </w:t>
      </w:r>
      <w:r w:rsidRPr="0026428D">
        <w:rPr>
          <w:rFonts w:asciiTheme="majorBidi" w:hAnsiTheme="majorBidi" w:cstheme="majorBidi"/>
          <w:lang w:val="fr-FR"/>
        </w:rPr>
        <w:t xml:space="preserve">source) koji se nalazi pod </w:t>
      </w:r>
      <w:r w:rsidRPr="0026428D">
        <w:rPr>
          <w:rFonts w:asciiTheme="majorBidi" w:hAnsiTheme="majorBidi" w:cstheme="majorBidi"/>
          <w:i/>
          <w:iCs/>
          <w:lang w:val="fr-FR"/>
        </w:rPr>
        <w:t xml:space="preserve">Cloud Native Computing Foundation </w:t>
      </w:r>
      <w:r w:rsidRPr="0026428D">
        <w:rPr>
          <w:rFonts w:asciiTheme="majorBidi" w:hAnsiTheme="majorBidi" w:cstheme="majorBidi"/>
          <w:lang w:val="fr-FR"/>
        </w:rPr>
        <w:t xml:space="preserve">(CNCF) organizacijom kao inkubirajući (engl. </w:t>
      </w:r>
      <w:r w:rsidRPr="0026428D">
        <w:rPr>
          <w:rFonts w:asciiTheme="majorBidi" w:hAnsiTheme="majorBidi" w:cstheme="majorBidi"/>
          <w:i/>
          <w:iCs/>
          <w:lang w:val="fr-FR"/>
        </w:rPr>
        <w:t>incubating</w:t>
      </w:r>
      <w:r w:rsidRPr="0026428D">
        <w:rPr>
          <w:rFonts w:asciiTheme="majorBidi" w:hAnsiTheme="majorBidi" w:cstheme="majorBidi"/>
          <w:lang w:val="fr-FR"/>
        </w:rPr>
        <w:t xml:space="preserve">) projekt. To je druga razina zrelosti projekata, prema CNCF definiciji, zrelije od pješčaničke razine (engl. </w:t>
      </w:r>
      <w:r w:rsidRPr="0026428D">
        <w:rPr>
          <w:rFonts w:asciiTheme="majorBidi" w:hAnsiTheme="majorBidi" w:cstheme="majorBidi"/>
          <w:i/>
          <w:iCs/>
          <w:lang w:val="fr-FR"/>
        </w:rPr>
        <w:t>sandbox</w:t>
      </w:r>
      <w:r w:rsidRPr="0026428D">
        <w:rPr>
          <w:rFonts w:asciiTheme="majorBidi" w:hAnsiTheme="majorBidi" w:cstheme="majorBidi"/>
          <w:lang w:val="fr-FR"/>
        </w:rPr>
        <w:t>), a manje zrelo od diplomirane</w:t>
      </w:r>
      <w:r w:rsidRPr="0026428D">
        <w:rPr>
          <w:rFonts w:asciiTheme="majorBidi" w:hAnsiTheme="majorBidi" w:cstheme="majorBidi"/>
          <w:i/>
          <w:iCs/>
          <w:lang w:val="fr-FR"/>
        </w:rPr>
        <w:t xml:space="preserve"> </w:t>
      </w:r>
      <w:r w:rsidRPr="0026428D">
        <w:rPr>
          <w:rFonts w:asciiTheme="majorBidi" w:hAnsiTheme="majorBidi" w:cstheme="majorBidi"/>
          <w:lang w:val="fr-FR"/>
        </w:rPr>
        <w:t xml:space="preserve">razine (engl. </w:t>
      </w:r>
      <w:r w:rsidRPr="0026428D">
        <w:rPr>
          <w:rFonts w:asciiTheme="majorBidi" w:hAnsiTheme="majorBidi" w:cstheme="majorBidi"/>
          <w:i/>
          <w:iCs/>
          <w:lang w:val="fr-FR"/>
        </w:rPr>
        <w:t>graduated</w:t>
      </w:r>
      <w:r w:rsidRPr="0026428D">
        <w:rPr>
          <w:rFonts w:asciiTheme="majorBidi" w:hAnsiTheme="majorBidi" w:cstheme="majorBidi"/>
          <w:lang w:val="fr-FR"/>
        </w:rPr>
        <w:t xml:space="preserve">). </w:t>
      </w:r>
      <w:r w:rsidRPr="0389F25C">
        <w:rPr>
          <w:rFonts w:asciiTheme="majorBidi" w:hAnsiTheme="majorBidi" w:cstheme="majorBidi"/>
        </w:rPr>
        <w:t xml:space="preserve">Odlikuju ga jednostavnost, visoke performanse, niska latencija, skalabilnost i visoka propusnost. NATS-ov server napisan je u programskom jeziku Go, što doprinosi njegovom brzom pokretanju. Središnji dio NATS ekosustava predstavlja središnji NATS skup funkcionalnosti, NATS Core. NATS Core omogućuje osnovnu funkcionalnost razmjene poruka po principu „pošalji i zaboravi“ (engl. </w:t>
      </w:r>
      <w:r w:rsidRPr="0389F25C">
        <w:rPr>
          <w:rFonts w:asciiTheme="majorBidi" w:hAnsiTheme="majorBidi" w:cstheme="majorBidi"/>
          <w:i/>
          <w:iCs/>
        </w:rPr>
        <w:t>fire-and-forget</w:t>
      </w:r>
      <w:r w:rsidRPr="0389F25C">
        <w:rPr>
          <w:rFonts w:asciiTheme="majorBidi" w:hAnsiTheme="majorBidi" w:cstheme="majorBidi"/>
        </w:rPr>
        <w:t xml:space="preserve">). Osnovna i najčešće korištena NATS funkcionalnost je razmjena poruke putem objave i pretplate (engl. </w:t>
      </w:r>
      <w:r w:rsidRPr="0389F25C">
        <w:rPr>
          <w:rFonts w:asciiTheme="majorBidi" w:hAnsiTheme="majorBidi" w:cstheme="majorBidi"/>
          <w:i/>
          <w:iCs/>
        </w:rPr>
        <w:t>publish-subscribe</w:t>
      </w:r>
      <w:r w:rsidRPr="0389F25C">
        <w:rPr>
          <w:rFonts w:asciiTheme="majorBidi" w:hAnsiTheme="majorBidi" w:cstheme="majorBidi"/>
        </w:rPr>
        <w:t xml:space="preserve">). Ovaj način komunikacije zamjenjuje klasičan, no manje modularan i adaptibilan sustav direktne komunikacije više komponenti. Naime, prilikom slanja poruke, komponenta definira predmet (engl. </w:t>
      </w:r>
      <w:r w:rsidRPr="0389F25C">
        <w:rPr>
          <w:rFonts w:asciiTheme="majorBidi" w:hAnsiTheme="majorBidi" w:cstheme="majorBidi"/>
          <w:i/>
          <w:iCs/>
        </w:rPr>
        <w:t>subject</w:t>
      </w:r>
      <w:r w:rsidRPr="0389F25C">
        <w:rPr>
          <w:rFonts w:asciiTheme="majorBidi" w:hAnsiTheme="majorBidi" w:cstheme="majorBidi"/>
        </w:rPr>
        <w:t xml:space="preserve">) kojoj je odaslana poruka pridružena. Drugom riječima, poruka se šalje na određeni predmet, slično kao što se objave na forumu objavljuju upravo pod određenom temom. Druge komponente sustava se mogu pretplatiti na predmete za koje se zna da će sadržavati njima relevantne podatke. Kad se komponenta pretplati na predmet, dobivat će sve podatke koje je neka druga komponenta objavila na taj predmet. Komponente dobivaju poruke po principu guranja (engl. </w:t>
      </w:r>
      <w:r w:rsidRPr="0389F25C">
        <w:rPr>
          <w:rFonts w:asciiTheme="majorBidi" w:hAnsiTheme="majorBidi" w:cstheme="majorBidi"/>
          <w:i/>
          <w:iCs/>
        </w:rPr>
        <w:t>push</w:t>
      </w:r>
      <w:r w:rsidRPr="0389F25C">
        <w:rPr>
          <w:rFonts w:asciiTheme="majorBidi" w:hAnsiTheme="majorBidi" w:cstheme="majorBidi"/>
        </w:rPr>
        <w:t xml:space="preserve">), što znači da NATS poslužitelj automatski predaje poruku </w:t>
      </w:r>
      <w:r w:rsidRPr="0389F25C">
        <w:rPr>
          <w:rFonts w:asciiTheme="majorBidi" w:hAnsiTheme="majorBidi" w:cstheme="majorBidi"/>
        </w:rPr>
        <w:lastRenderedPageBreak/>
        <w:t xml:space="preserve">pretplaćenoj komponenti, bez potrebe da komponenta šalje dodatne zahtjeve. Ovo može predstavljati nedostatak jer pretplaćena komponenta ne odlučuje sama kada će i kojom brzinom primati poruke. U slučaju brzine pristizanja novih poruka koja je prevelika da bi je komponenta mogla pratiti, može doći do preopterećenja komponente i gubitka poruke. </w:t>
      </w:r>
      <w:r w:rsidRPr="0389F25C">
        <w:rPr>
          <w:rFonts w:asciiTheme="majorBidi" w:hAnsiTheme="majorBidi" w:cstheme="majorBidi"/>
          <w:lang w:val="fr-FR"/>
        </w:rPr>
        <w:t xml:space="preserve">Komponenta koja ne može pratiti brzinu pristizanja podataka zove se spori potrošač (engl. </w:t>
      </w:r>
      <w:r w:rsidRPr="0389F25C">
        <w:rPr>
          <w:rFonts w:asciiTheme="majorBidi" w:hAnsiTheme="majorBidi" w:cstheme="majorBidi"/>
          <w:i/>
          <w:iCs/>
          <w:lang w:val="fr-FR"/>
        </w:rPr>
        <w:t>slow consumer</w:t>
      </w:r>
      <w:r w:rsidRPr="0389F25C">
        <w:rPr>
          <w:rFonts w:asciiTheme="majorBidi" w:hAnsiTheme="majorBidi" w:cstheme="majorBidi"/>
          <w:lang w:val="fr-FR"/>
        </w:rPr>
        <w:t xml:space="preserve">). Jedna od osnovnih karakteristika NATS-a je činjenica da sve pretplaćene komponente dobivaju poruke koje pristižu. Drugim riječima, ako je više komponenti pretplaćeno na isti predmet, a na taj predmet pristigne jedna poruka, čitanje poruke od strane jedne komponente ne onemogućava ostalim komponentama dobivanje potrebnih podataka. Po ovome se NATS komunikacija razlikuje od oblika komunikacije, kao što su redovi poruka (engl. </w:t>
      </w:r>
      <w:r w:rsidRPr="0389F25C">
        <w:rPr>
          <w:rFonts w:asciiTheme="majorBidi" w:hAnsiTheme="majorBidi" w:cstheme="majorBidi"/>
          <w:i/>
          <w:iCs/>
          <w:lang w:val="fr-FR"/>
        </w:rPr>
        <w:t>message queues</w:t>
      </w:r>
      <w:r w:rsidRPr="0389F25C">
        <w:rPr>
          <w:rFonts w:asciiTheme="majorBidi" w:hAnsiTheme="majorBidi" w:cstheme="majorBidi"/>
          <w:lang w:val="fr-FR"/>
        </w:rPr>
        <w:t xml:space="preserve">) i cjevovoda engl. </w:t>
      </w:r>
      <w:r w:rsidRPr="0389F25C">
        <w:rPr>
          <w:rFonts w:asciiTheme="majorBidi" w:hAnsiTheme="majorBidi" w:cstheme="majorBidi"/>
          <w:i/>
          <w:iCs/>
          <w:lang w:val="fr-FR"/>
        </w:rPr>
        <w:t>pipelines</w:t>
      </w:r>
      <w:r w:rsidRPr="0389F25C">
        <w:rPr>
          <w:rFonts w:asciiTheme="majorBidi" w:hAnsiTheme="majorBidi" w:cstheme="majorBidi"/>
          <w:lang w:val="fr-FR"/>
        </w:rPr>
        <w:t xml:space="preserve">), gdje samo jedan potrošač dobiva i obrađuje poruku. Međutim, NATS u svom izvornom obliku ne podržava trajnost podataka (engl. </w:t>
      </w:r>
      <w:r w:rsidRPr="0389F25C">
        <w:rPr>
          <w:rFonts w:asciiTheme="majorBidi" w:hAnsiTheme="majorBidi" w:cstheme="majorBidi"/>
          <w:i/>
          <w:iCs/>
          <w:lang w:val="fr-FR"/>
        </w:rPr>
        <w:t>persistence</w:t>
      </w:r>
      <w:r w:rsidRPr="0389F25C">
        <w:rPr>
          <w:rFonts w:asciiTheme="majorBidi" w:hAnsiTheme="majorBidi" w:cstheme="majorBidi"/>
          <w:lang w:val="fr-FR"/>
        </w:rPr>
        <w:t xml:space="preserve">). Jednom kad je poruka poslana svim pretplaćenim komponentama, ona se trajno briše s poslužitelja. To znači da, ako se neka komponenta naknadno pretplati na isti predmet, neće dobiti prethodno poslane poruke. Također, ako se poruka pošalje na predmet bez pretplatnika, poruka je uzalud poslana te ne ostaje pohranjena na poslužitelju. U svrhu rješavanja ovog problema, postoje nadogradnje opisane u sljedećim poglavljima. </w:t>
      </w:r>
    </w:p>
    <w:p w14:paraId="7E0709DA" w14:textId="24EDC838" w:rsidR="122951B5" w:rsidRDefault="122951B5" w:rsidP="003C1C42">
      <w:pPr>
        <w:spacing w:line="360" w:lineRule="auto"/>
        <w:ind w:firstLine="720"/>
        <w:rPr>
          <w:rFonts w:asciiTheme="majorBidi" w:hAnsiTheme="majorBidi" w:cstheme="majorBidi"/>
          <w:lang w:val="fr-FR"/>
        </w:rPr>
      </w:pPr>
      <w:r w:rsidRPr="0389F25C">
        <w:rPr>
          <w:rFonts w:asciiTheme="majorBidi" w:hAnsiTheme="majorBidi" w:cstheme="majorBidi"/>
          <w:lang w:val="fr-FR"/>
        </w:rPr>
        <w:t xml:space="preserve">Osim osnovnog sustava objava i pretplata, NATS nudi i mogućnost komunikacije zahtjev-odgovor (engl. </w:t>
      </w:r>
      <w:r w:rsidRPr="0389F25C">
        <w:rPr>
          <w:rFonts w:asciiTheme="majorBidi" w:hAnsiTheme="majorBidi" w:cstheme="majorBidi"/>
          <w:i/>
          <w:iCs/>
          <w:lang w:val="fr-FR"/>
        </w:rPr>
        <w:t>request-reply</w:t>
      </w:r>
      <w:r w:rsidRPr="0389F25C">
        <w:rPr>
          <w:rFonts w:asciiTheme="majorBidi" w:hAnsiTheme="majorBidi" w:cstheme="majorBidi"/>
          <w:lang w:val="fr-FR"/>
        </w:rPr>
        <w:t xml:space="preserve">). Poruke zahtjev-odgovor također se objavljuju na određeni predmet, no komponenta koja ih prima na njih odgovara (engl. </w:t>
      </w:r>
      <w:r w:rsidRPr="0389F25C">
        <w:rPr>
          <w:rFonts w:asciiTheme="majorBidi" w:hAnsiTheme="majorBidi" w:cstheme="majorBidi"/>
          <w:i/>
          <w:iCs/>
          <w:lang w:val="fr-FR"/>
        </w:rPr>
        <w:t>respond</w:t>
      </w:r>
      <w:r w:rsidRPr="0389F25C">
        <w:rPr>
          <w:rFonts w:asciiTheme="majorBidi" w:hAnsiTheme="majorBidi" w:cstheme="majorBidi"/>
          <w:lang w:val="fr-FR"/>
        </w:rPr>
        <w:t xml:space="preserve">) slanjem poruke na povratni predmet (engl. </w:t>
      </w:r>
      <w:r w:rsidRPr="0389F25C">
        <w:rPr>
          <w:rFonts w:asciiTheme="majorBidi" w:hAnsiTheme="majorBidi" w:cstheme="majorBidi"/>
          <w:i/>
          <w:iCs/>
          <w:lang w:val="fr-FR"/>
        </w:rPr>
        <w:t>reply subject</w:t>
      </w:r>
      <w:r w:rsidRPr="0389F25C">
        <w:rPr>
          <w:rFonts w:asciiTheme="majorBidi" w:hAnsiTheme="majorBidi" w:cstheme="majorBidi"/>
          <w:lang w:val="fr-FR"/>
        </w:rPr>
        <w:t>). Ovo je korisno u slučajevima kad komponenta treba određene podatke u određenom trenutku, a njihovo pristizanje u nasumičnom trenutku nije prohvatljivo rješenje. Ovako komponenta samostalno šalje zahtjev u trenutku u kojem su joj podaci potrebni.</w:t>
      </w:r>
    </w:p>
    <w:p w14:paraId="37AC0135" w14:textId="121BCF78" w:rsidR="122951B5" w:rsidRDefault="122951B5" w:rsidP="003C1C42">
      <w:pPr>
        <w:spacing w:line="360" w:lineRule="auto"/>
        <w:ind w:firstLine="720"/>
        <w:rPr>
          <w:rFonts w:asciiTheme="majorBidi" w:hAnsiTheme="majorBidi" w:cstheme="majorBidi"/>
          <w:lang w:val="fr-FR"/>
        </w:rPr>
      </w:pPr>
      <w:r w:rsidRPr="0389F25C">
        <w:rPr>
          <w:rFonts w:asciiTheme="majorBidi" w:hAnsiTheme="majorBidi" w:cstheme="majorBidi"/>
          <w:lang w:val="fr-FR"/>
        </w:rPr>
        <w:t xml:space="preserve">U sklopu NATS Core-a postoji i mogučnost korištenja varijante komunikacije u kojoj samo jedna pretplaćena komponenta dobiva poruku. Ovo je pristup koji se temelji na konceptu redova poruka, a ostvaren je korištenjem grupa reda (engl. </w:t>
      </w:r>
      <w:r w:rsidRPr="0389F25C">
        <w:rPr>
          <w:rFonts w:asciiTheme="majorBidi" w:hAnsiTheme="majorBidi" w:cstheme="majorBidi"/>
          <w:i/>
          <w:iCs/>
          <w:lang w:val="fr-FR"/>
        </w:rPr>
        <w:t>queue groups</w:t>
      </w:r>
      <w:r w:rsidRPr="0389F25C">
        <w:rPr>
          <w:rFonts w:asciiTheme="majorBidi" w:hAnsiTheme="majorBidi" w:cstheme="majorBidi"/>
          <w:lang w:val="fr-FR"/>
        </w:rPr>
        <w:t xml:space="preserve">). Komponente pretplatnici mogu formirati grupe, unutar kojih će samo jedna nasumična komponenta dobiti pristiglu poruku. Drugim riječima, za svaku poruku odabire se jedan primatelj koji će ju primiti, dok ostale komponente tu poruku ne dobivaju. Ovaj pristup je prikladan i efikasan za ostvarivanje uravnotežavanja opterećenja (engl. </w:t>
      </w:r>
      <w:r w:rsidRPr="0389F25C">
        <w:rPr>
          <w:rFonts w:asciiTheme="majorBidi" w:hAnsiTheme="majorBidi" w:cstheme="majorBidi"/>
          <w:i/>
          <w:iCs/>
          <w:lang w:val="fr-FR"/>
        </w:rPr>
        <w:t>load balancing</w:t>
      </w:r>
      <w:r w:rsidRPr="0389F25C">
        <w:rPr>
          <w:rFonts w:asciiTheme="majorBidi" w:hAnsiTheme="majorBidi" w:cstheme="majorBidi"/>
          <w:lang w:val="fr-FR"/>
        </w:rPr>
        <w:t xml:space="preserve">) te paralelizacije obavljanja posla. Ako se veći i resursno/vremenski zahtjevniji zadatak može rastaviti na više nezavisnih dijelova, izvođenje </w:t>
      </w:r>
      <w:r w:rsidRPr="0389F25C">
        <w:rPr>
          <w:rFonts w:asciiTheme="majorBidi" w:hAnsiTheme="majorBidi" w:cstheme="majorBidi"/>
          <w:lang w:val="fr-FR"/>
        </w:rPr>
        <w:lastRenderedPageBreak/>
        <w:t>takvog zadatka značajno se ubrzava ovakvim pristupom. Svaka komponenta preuzima dio zadatka, rješava ga te se na kraju rezultati prikupljaju.</w:t>
      </w:r>
    </w:p>
    <w:p w14:paraId="271F7478" w14:textId="11978790" w:rsidR="0389F25C" w:rsidRPr="0026428D" w:rsidRDefault="0389F25C" w:rsidP="003C1C42">
      <w:pPr>
        <w:pStyle w:val="Heading2"/>
        <w:spacing w:line="360" w:lineRule="auto"/>
        <w:rPr>
          <w:lang w:val="fr-FR"/>
        </w:rPr>
      </w:pPr>
    </w:p>
    <w:p w14:paraId="65D2849D" w14:textId="2F9B8437" w:rsidR="70E4B2F7" w:rsidRPr="0026428D" w:rsidRDefault="70E4B2F7" w:rsidP="003C1C42">
      <w:pPr>
        <w:pStyle w:val="Heading2"/>
        <w:spacing w:line="360" w:lineRule="auto"/>
        <w:jc w:val="left"/>
        <w:rPr>
          <w:rFonts w:ascii="Times New Roman" w:eastAsia="Times New Roman" w:hAnsi="Times New Roman" w:cs="Times New Roman"/>
          <w:b/>
          <w:bCs/>
          <w:color w:val="auto"/>
          <w:sz w:val="28"/>
          <w:szCs w:val="28"/>
          <w:lang w:val="fr-FR"/>
        </w:rPr>
      </w:pPr>
      <w:r w:rsidRPr="0026428D">
        <w:rPr>
          <w:lang w:val="fr-FR"/>
        </w:rPr>
        <w:br/>
      </w:r>
      <w:r w:rsidRPr="0026428D">
        <w:rPr>
          <w:rFonts w:ascii="Times New Roman" w:eastAsia="Times New Roman" w:hAnsi="Times New Roman" w:cs="Times New Roman"/>
          <w:b/>
          <w:bCs/>
          <w:color w:val="auto"/>
          <w:sz w:val="24"/>
          <w:szCs w:val="24"/>
          <w:lang w:val="fr-FR"/>
        </w:rPr>
        <w:t>2.3.2. NATS JETSTREAM</w:t>
      </w:r>
    </w:p>
    <w:p w14:paraId="54C87991" w14:textId="60E988C5" w:rsidR="0389F25C" w:rsidRPr="0026428D" w:rsidRDefault="0389F25C" w:rsidP="003C1C42">
      <w:pPr>
        <w:spacing w:line="360" w:lineRule="auto"/>
        <w:rPr>
          <w:lang w:val="fr-FR"/>
        </w:rPr>
      </w:pPr>
    </w:p>
    <w:p w14:paraId="64D4BFCB" w14:textId="69715346" w:rsidR="14FCEF66" w:rsidRDefault="14FCEF66" w:rsidP="003C1C42">
      <w:pPr>
        <w:spacing w:line="360" w:lineRule="auto"/>
        <w:ind w:firstLine="720"/>
        <w:rPr>
          <w:rFonts w:asciiTheme="majorBidi" w:hAnsiTheme="majorBidi" w:cstheme="majorBidi"/>
          <w:lang w:val="fr-FR"/>
        </w:rPr>
      </w:pPr>
      <w:r w:rsidRPr="0389F25C">
        <w:rPr>
          <w:rFonts w:asciiTheme="majorBidi" w:hAnsiTheme="majorBidi" w:cstheme="majorBidi"/>
          <w:lang w:val="fr-FR"/>
        </w:rPr>
        <w:t xml:space="preserve">Jetstream je nadogradnja koja pruža mnoga poboljšanja i dodatna rješenja u odnosu na osnovni NATS. Jedan od osnovnih problema koje Jetstream rješava je nedostatak trajne pohrane poruka u Core NATS-u. Već je spomenuto kako komponente pretplaćene na predmet primaju samo one poruke koje su pristigle za vrijeme pretplate te nema mogućnosti primanja starih poruka jer se one trajno brišu i nestaju s poslužitelja. Jetstream rješava ovaj problem uvođenjem funkcionalnosti trajnosti ili perzistencije podataka. To se ostvaruje uvođenjem tokova (engl. </w:t>
      </w:r>
      <w:r w:rsidRPr="0389F25C">
        <w:rPr>
          <w:rFonts w:asciiTheme="majorBidi" w:hAnsiTheme="majorBidi" w:cstheme="majorBidi"/>
          <w:i/>
          <w:iCs/>
          <w:lang w:val="fr-FR"/>
        </w:rPr>
        <w:t>stream</w:t>
      </w:r>
      <w:r w:rsidRPr="0389F25C">
        <w:rPr>
          <w:rFonts w:asciiTheme="majorBidi" w:hAnsiTheme="majorBidi" w:cstheme="majorBidi"/>
          <w:lang w:val="fr-FR"/>
        </w:rPr>
        <w:t xml:space="preserve">). Tok je struktura podataka u kojoj se podatci trajno zadržavaju, tj. do isteka zadanog vremenskog ograničenja, a čitaju korištenjem potrošača/konzumera (engl. </w:t>
      </w:r>
      <w:r w:rsidRPr="0389F25C">
        <w:rPr>
          <w:rFonts w:asciiTheme="majorBidi" w:hAnsiTheme="majorBidi" w:cstheme="majorBidi"/>
          <w:i/>
          <w:iCs/>
          <w:lang w:val="fr-FR"/>
        </w:rPr>
        <w:t>consumer</w:t>
      </w:r>
      <w:r w:rsidRPr="0389F25C">
        <w:rPr>
          <w:rFonts w:asciiTheme="majorBidi" w:hAnsiTheme="majorBidi" w:cstheme="majorBidi"/>
          <w:lang w:val="fr-FR"/>
        </w:rPr>
        <w:t xml:space="preserve">). Prilikom kreiranja toka, definiraju se njegovi parametri, poput maksimalnog vremena trajanja poruka, maksimalne veličine, maksimalnog broja poruka i sl. Moguće je odabrati i tip pohrane koji uvjetuje stupanj trajnosti podataka u toku. Ako se odabere datotečni tip pohrane (engl. </w:t>
      </w:r>
      <w:r w:rsidRPr="0389F25C">
        <w:rPr>
          <w:rFonts w:asciiTheme="majorBidi" w:hAnsiTheme="majorBidi" w:cstheme="majorBidi"/>
          <w:i/>
          <w:iCs/>
          <w:lang w:val="fr-FR"/>
        </w:rPr>
        <w:t>file</w:t>
      </w:r>
      <w:r w:rsidRPr="0389F25C">
        <w:rPr>
          <w:rFonts w:asciiTheme="majorBidi" w:hAnsiTheme="majorBidi" w:cstheme="majorBidi"/>
          <w:lang w:val="fr-FR"/>
        </w:rPr>
        <w:t>), podaci su pohranjeni trajno, sve do isteka njihovog roka definiranog unaprijed postavljenim pravilima. Drugim riječima, podaci se zapisuju na disk te su dostupni i nakon ponovnog pokretanja poslužitelja. Ako se odabere memorijski tip pohrane, podaci se brišu resetiranjem, što čini ovaj tip pohrane sličnim radnoj memoriji računala, tj. brži, no manje pouzdan. Konzumer se može zamisliti kao pokazivač koji pokazuje na element toka koji određena komponenta trenutno čita. Nakon čitanja elementa, pokazivač se pomiče za jedno mjesto udesno na idući element pa će sljedećim čitanjem biti pročitan novi element. Važna karakteristika ovog pristupa je da se prethodno pročitani elementi ne brišu iz toka podataka. Oni ostaju u njemu trajno pohranjeni. Pomicanje pokazivača ostvaruje privid brisanja, no ako druga komponenta odluči čitati podatke istog toka, koristeći novi konzumer, ona će, potpuno neovisno, moći čitati podatke počevši otpočetka, jer njen pokazivač nije ovisan o pokazivaču prve komponente.</w:t>
      </w:r>
    </w:p>
    <w:p w14:paraId="6FB1ACF6" w14:textId="59EE490A" w:rsidR="14FCEF66" w:rsidRDefault="14FCEF66" w:rsidP="003C1C42">
      <w:pPr>
        <w:spacing w:line="360" w:lineRule="auto"/>
        <w:ind w:firstLine="720"/>
        <w:rPr>
          <w:rFonts w:asciiTheme="majorBidi" w:hAnsiTheme="majorBidi" w:cstheme="majorBidi"/>
          <w:lang w:val="fr-FR"/>
        </w:rPr>
      </w:pPr>
      <w:r w:rsidRPr="0389F25C">
        <w:rPr>
          <w:rFonts w:asciiTheme="majorBidi" w:hAnsiTheme="majorBidi" w:cstheme="majorBidi"/>
          <w:lang w:val="fr-FR"/>
        </w:rPr>
        <w:lastRenderedPageBreak/>
        <w:t xml:space="preserve">Ponašanje konzumerskog pokazivača detaljnije se može specificirati prilikom kreiranja istog. Tome služe parametri koji se predaju prilikom kreiranja tog objekta. Tim parametrima se određuju karakteristike poput početne pozicije čitanja iz toka. To može uključivati sve poruke toka, uključujući i stare, samo nove poruke ili poruke nakon nekog točno definiranog vremena pristizanja. Moguće je definirati i je li potrebno potvrditi primanje poruke (engl. </w:t>
      </w:r>
      <w:r w:rsidRPr="0389F25C">
        <w:rPr>
          <w:rFonts w:asciiTheme="majorBidi" w:hAnsiTheme="majorBidi" w:cstheme="majorBidi"/>
          <w:i/>
          <w:iCs/>
          <w:lang w:val="fr-FR"/>
        </w:rPr>
        <w:t>acknowledge</w:t>
      </w:r>
      <w:r w:rsidRPr="0389F25C">
        <w:rPr>
          <w:rFonts w:asciiTheme="majorBidi" w:hAnsiTheme="majorBidi" w:cstheme="majorBidi"/>
          <w:lang w:val="fr-FR"/>
        </w:rPr>
        <w:t>). Ovim pristupom povećava se složenost, ali i pouzdanost sustava. Ako se primanje poruke mora potvrditi, postoji i opcija ponovnog slanja poruke određeni broj puta s vremenskim odmakom, dok se primanje ne potvrdi.</w:t>
      </w:r>
    </w:p>
    <w:p w14:paraId="3B61F56A" w14:textId="5E7C8D32" w:rsidR="14FCEF66" w:rsidRDefault="14FCEF66" w:rsidP="003C1C42">
      <w:pPr>
        <w:spacing w:line="360" w:lineRule="auto"/>
        <w:ind w:firstLine="720"/>
        <w:rPr>
          <w:rFonts w:asciiTheme="majorBidi" w:hAnsiTheme="majorBidi" w:cstheme="majorBidi"/>
          <w:lang w:val="fr-FR"/>
        </w:rPr>
      </w:pPr>
      <w:r w:rsidRPr="0389F25C">
        <w:rPr>
          <w:rFonts w:asciiTheme="majorBidi" w:hAnsiTheme="majorBidi" w:cstheme="majorBidi"/>
          <w:lang w:val="fr-FR"/>
        </w:rPr>
        <w:t xml:space="preserve">Jetstream nudi i mogućnost pohrane parova ključ-vrijednost (engl. </w:t>
      </w:r>
      <w:r w:rsidRPr="0389F25C">
        <w:rPr>
          <w:rFonts w:asciiTheme="majorBidi" w:hAnsiTheme="majorBidi" w:cstheme="majorBidi"/>
          <w:i/>
          <w:iCs/>
          <w:lang w:val="fr-FR"/>
        </w:rPr>
        <w:t>key-value</w:t>
      </w:r>
      <w:r w:rsidRPr="0389F25C">
        <w:rPr>
          <w:rFonts w:asciiTheme="majorBidi" w:hAnsiTheme="majorBidi" w:cstheme="majorBidi"/>
          <w:lang w:val="fr-FR"/>
        </w:rPr>
        <w:t xml:space="preserve">), slično kao u rječnicima (engl. </w:t>
      </w:r>
      <w:r w:rsidRPr="0389F25C">
        <w:rPr>
          <w:rFonts w:asciiTheme="majorBidi" w:hAnsiTheme="majorBidi" w:cstheme="majorBidi"/>
          <w:i/>
          <w:iCs/>
          <w:lang w:val="fr-FR"/>
        </w:rPr>
        <w:t>dictionary</w:t>
      </w:r>
      <w:r w:rsidRPr="0389F25C">
        <w:rPr>
          <w:rFonts w:asciiTheme="majorBidi" w:hAnsiTheme="majorBidi" w:cstheme="majorBidi"/>
          <w:lang w:val="fr-FR"/>
        </w:rPr>
        <w:t>). Ovo je izuzetno korisno kada više komponenti treba biti u mogućnosti pristupiti dijeljenim podacima, npr. konfiguracijskim parametrima. Takvim pristupom se olakšava dijeljenje istih bez potrebe za direktnom komunikacijom komponenti. Ova funkcionalnost također je izgrađena nad tokovima.</w:t>
      </w:r>
    </w:p>
    <w:p w14:paraId="45579EE9" w14:textId="222B3426" w:rsidR="14FCEF66" w:rsidRDefault="14FCEF66" w:rsidP="003C1C42">
      <w:pPr>
        <w:spacing w:line="360" w:lineRule="auto"/>
        <w:ind w:firstLine="720"/>
        <w:rPr>
          <w:rFonts w:asciiTheme="majorBidi" w:hAnsiTheme="majorBidi" w:cstheme="majorBidi"/>
          <w:lang w:val="fr-FR"/>
        </w:rPr>
      </w:pPr>
      <w:r w:rsidRPr="0389F25C">
        <w:rPr>
          <w:rFonts w:asciiTheme="majorBidi" w:hAnsiTheme="majorBidi" w:cstheme="majorBidi"/>
          <w:lang w:val="fr-FR"/>
        </w:rPr>
        <w:t xml:space="preserve">Jedna od naprednijih funkcionalnosti Jetstreama je i mogućnost pohrane većih datoteka, koju pruža </w:t>
      </w:r>
      <w:r w:rsidRPr="0389F25C">
        <w:rPr>
          <w:rFonts w:asciiTheme="majorBidi" w:hAnsiTheme="majorBidi" w:cstheme="majorBidi"/>
          <w:i/>
          <w:iCs/>
          <w:lang w:val="fr-FR"/>
        </w:rPr>
        <w:t>Object Store</w:t>
      </w:r>
      <w:r w:rsidRPr="0389F25C">
        <w:rPr>
          <w:rFonts w:asciiTheme="majorBidi" w:hAnsiTheme="majorBidi" w:cstheme="majorBidi"/>
          <w:lang w:val="fr-FR"/>
        </w:rPr>
        <w:t xml:space="preserve">. </w:t>
      </w:r>
      <w:r w:rsidRPr="0389F25C">
        <w:rPr>
          <w:rFonts w:asciiTheme="majorBidi" w:hAnsiTheme="majorBidi" w:cstheme="majorBidi"/>
        </w:rPr>
        <w:t xml:space="preserve">To podrazumijeva različite složenije tipove podataka, poput slika, pdf datoteka i sl. Prijenos datoteka izvršava se dijeljenjem datoteka u komade (engl. </w:t>
      </w:r>
      <w:r w:rsidRPr="0389F25C">
        <w:rPr>
          <w:rFonts w:asciiTheme="majorBidi" w:hAnsiTheme="majorBidi" w:cstheme="majorBidi"/>
          <w:i/>
          <w:iCs/>
        </w:rPr>
        <w:t>chunking</w:t>
      </w:r>
      <w:r w:rsidRPr="0389F25C">
        <w:rPr>
          <w:rFonts w:asciiTheme="majorBidi" w:hAnsiTheme="majorBidi" w:cstheme="majorBidi"/>
        </w:rPr>
        <w:t xml:space="preserve">), čime se omogućuje njihov efikasan i siguran prijenos. </w:t>
      </w:r>
      <w:r w:rsidRPr="0389F25C">
        <w:rPr>
          <w:rFonts w:asciiTheme="majorBidi" w:hAnsiTheme="majorBidi" w:cstheme="majorBidi"/>
          <w:lang w:val="fr-FR"/>
        </w:rPr>
        <w:t>Jetstream podržava prijenos, dohvaćanje te brisanje datoteka/objekata s poslužitelja.</w:t>
      </w:r>
    </w:p>
    <w:p w14:paraId="11C9876F" w14:textId="619CA4EB" w:rsidR="0389F25C" w:rsidRPr="0026428D" w:rsidRDefault="0389F25C" w:rsidP="003C1C42">
      <w:pPr>
        <w:pStyle w:val="Heading2"/>
        <w:spacing w:line="360" w:lineRule="auto"/>
        <w:rPr>
          <w:lang w:val="fr-FR"/>
        </w:rPr>
      </w:pPr>
    </w:p>
    <w:p w14:paraId="17C0199C" w14:textId="52C8FB47" w:rsidR="70E4B2F7" w:rsidRDefault="70E4B2F7" w:rsidP="003C1C42">
      <w:pPr>
        <w:pStyle w:val="Heading2"/>
        <w:spacing w:line="360" w:lineRule="auto"/>
        <w:jc w:val="left"/>
        <w:rPr>
          <w:rFonts w:ascii="Times New Roman" w:eastAsia="Times New Roman" w:hAnsi="Times New Roman" w:cs="Times New Roman"/>
          <w:b/>
          <w:bCs/>
          <w:color w:val="auto"/>
          <w:sz w:val="28"/>
          <w:szCs w:val="28"/>
        </w:rPr>
      </w:pPr>
      <w:r w:rsidRPr="0026428D">
        <w:br/>
      </w:r>
      <w:r w:rsidRPr="0389F25C">
        <w:rPr>
          <w:rFonts w:ascii="Times New Roman" w:eastAsia="Times New Roman" w:hAnsi="Times New Roman" w:cs="Times New Roman"/>
          <w:b/>
          <w:bCs/>
          <w:color w:val="auto"/>
          <w:sz w:val="24"/>
          <w:szCs w:val="24"/>
        </w:rPr>
        <w:t>2.3.3. USPOREDBA NATS-A S ALTERNATIVNIM RJEŠENJIMA</w:t>
      </w:r>
    </w:p>
    <w:p w14:paraId="076F9863" w14:textId="77777777" w:rsidR="005D7583" w:rsidRDefault="005D7583" w:rsidP="003C1C42">
      <w:pPr>
        <w:spacing w:line="360" w:lineRule="auto"/>
      </w:pPr>
    </w:p>
    <w:p w14:paraId="78331654" w14:textId="75F8FF32" w:rsidR="0389F25C" w:rsidRDefault="0389F25C" w:rsidP="003C1C42">
      <w:pPr>
        <w:spacing w:line="360" w:lineRule="auto"/>
      </w:pPr>
    </w:p>
    <w:p w14:paraId="2655469A" w14:textId="0D6FB5B2" w:rsidR="0389F25C" w:rsidRDefault="0389F25C" w:rsidP="003C1C42">
      <w:pPr>
        <w:spacing w:line="360" w:lineRule="auto"/>
      </w:pPr>
    </w:p>
    <w:p w14:paraId="3823CF58" w14:textId="19F925A7" w:rsidR="70E4B2F7" w:rsidRDefault="70E4B2F7" w:rsidP="003C1C42">
      <w:pPr>
        <w:pStyle w:val="Heading2"/>
        <w:spacing w:line="360" w:lineRule="auto"/>
        <w:jc w:val="left"/>
        <w:rPr>
          <w:rFonts w:ascii="Times New Roman" w:eastAsia="Times New Roman" w:hAnsi="Times New Roman" w:cs="Times New Roman"/>
          <w:b/>
          <w:bCs/>
          <w:color w:val="auto"/>
          <w:sz w:val="24"/>
          <w:szCs w:val="24"/>
        </w:rPr>
      </w:pPr>
      <w:r w:rsidRPr="0389F25C">
        <w:rPr>
          <w:rFonts w:ascii="Times New Roman" w:eastAsia="Times New Roman" w:hAnsi="Times New Roman" w:cs="Times New Roman"/>
          <w:b/>
          <w:bCs/>
          <w:color w:val="auto"/>
          <w:sz w:val="28"/>
          <w:szCs w:val="28"/>
        </w:rPr>
        <w:lastRenderedPageBreak/>
        <w:t xml:space="preserve">2.4. DVOSMJERNA KOMUNIKACIJA S KORISNIČKIM SUČELJEM </w:t>
      </w:r>
    </w:p>
    <w:p w14:paraId="4CF582D4" w14:textId="43238C4D" w:rsidR="0389F25C" w:rsidRDefault="0389F25C" w:rsidP="003C1C42">
      <w:pPr>
        <w:pStyle w:val="Heading2"/>
        <w:spacing w:line="360" w:lineRule="auto"/>
        <w:jc w:val="left"/>
        <w:rPr>
          <w:rFonts w:ascii="Times New Roman" w:eastAsia="Times New Roman" w:hAnsi="Times New Roman" w:cs="Times New Roman"/>
          <w:b/>
          <w:bCs/>
          <w:color w:val="auto"/>
          <w:sz w:val="28"/>
          <w:szCs w:val="28"/>
        </w:rPr>
      </w:pPr>
    </w:p>
    <w:p w14:paraId="214F63A0" w14:textId="0D124959" w:rsidR="70E4B2F7" w:rsidRDefault="70E4B2F7" w:rsidP="003C1C42">
      <w:pPr>
        <w:pStyle w:val="Heading2"/>
        <w:spacing w:line="360" w:lineRule="auto"/>
        <w:jc w:val="left"/>
        <w:rPr>
          <w:rFonts w:ascii="Times New Roman" w:eastAsia="Times New Roman" w:hAnsi="Times New Roman" w:cs="Times New Roman"/>
          <w:b/>
          <w:bCs/>
          <w:color w:val="auto"/>
          <w:sz w:val="24"/>
          <w:szCs w:val="24"/>
        </w:rPr>
      </w:pPr>
      <w:r>
        <w:br/>
      </w:r>
      <w:r w:rsidRPr="0389F25C">
        <w:rPr>
          <w:rFonts w:ascii="Times New Roman" w:eastAsia="Times New Roman" w:hAnsi="Times New Roman" w:cs="Times New Roman"/>
          <w:b/>
          <w:bCs/>
          <w:color w:val="auto"/>
          <w:sz w:val="24"/>
          <w:szCs w:val="24"/>
        </w:rPr>
        <w:t>2.4.1. WEBSOCKET</w:t>
      </w:r>
    </w:p>
    <w:p w14:paraId="6E2E36CA" w14:textId="13A2F80B" w:rsidR="0389F25C" w:rsidRDefault="0389F25C" w:rsidP="003C1C42">
      <w:pPr>
        <w:spacing w:line="360" w:lineRule="auto"/>
      </w:pPr>
    </w:p>
    <w:p w14:paraId="277D67EF" w14:textId="168EE397" w:rsidR="44C75C42" w:rsidRDefault="44C75C42" w:rsidP="003C1C42">
      <w:pPr>
        <w:spacing w:line="360" w:lineRule="auto"/>
        <w:ind w:firstLine="720"/>
        <w:rPr>
          <w:rFonts w:asciiTheme="majorBidi" w:hAnsiTheme="majorBidi" w:cstheme="majorBidi"/>
          <w:lang w:val="fr-FR"/>
        </w:rPr>
      </w:pPr>
      <w:r w:rsidRPr="0389F25C">
        <w:rPr>
          <w:rFonts w:asciiTheme="majorBidi" w:hAnsiTheme="majorBidi" w:cstheme="majorBidi"/>
        </w:rPr>
        <w:t>U klijent – poslužitelj arhitekturama postoje različiti načini komunikacije među sudionicima. Jedan od uobičajenih načina ostvarivanja komunikacije između klijenta i poslužitelja je HTTP protokol. HTTP (</w:t>
      </w:r>
      <w:r w:rsidRPr="0389F25C">
        <w:rPr>
          <w:rFonts w:asciiTheme="majorBidi" w:hAnsiTheme="majorBidi" w:cstheme="majorBidi"/>
          <w:i/>
          <w:iCs/>
        </w:rPr>
        <w:t>Hyper Text Transfer Protocol</w:t>
      </w:r>
      <w:r w:rsidRPr="0389F25C">
        <w:rPr>
          <w:rFonts w:asciiTheme="majorBidi" w:hAnsiTheme="majorBidi" w:cstheme="majorBidi"/>
        </w:rPr>
        <w:t xml:space="preserve">) osnovni je protokol korišten za komunikaciju klijenta i poslužitelja u web tehnologijama. Međutim, on nije idealan za sve vrste primjena. Naime, HTTP protokol temelji se na slanju zahtjeva od strane klijenta. Klijent šalje zahtjev poslužitelju, a poslužitelj odgovara slanjem odgovora koji sadrži tražene podatke ili izvršavanjem tražene akcije. Veza ostvarena tijekom komunikacije HTTP protokolom je privremena. Ona se ponovno uspostavlja prilikom svakog novog zahtjeva, nakon čega se prekida. Ovo može povećati latenciju i usporiti prijenos podataka, što je, iako za većinu slučajeva ne predstavlja značajan problem, ipak značajan faktor u sustavima u kojima se velika količina podataka prenosi u stvarnom vremenu (engl. </w:t>
      </w:r>
      <w:r w:rsidRPr="0389F25C">
        <w:rPr>
          <w:rFonts w:asciiTheme="majorBidi" w:hAnsiTheme="majorBidi" w:cstheme="majorBidi"/>
          <w:i/>
          <w:iCs/>
        </w:rPr>
        <w:t>real time</w:t>
      </w:r>
      <w:r w:rsidRPr="0389F25C">
        <w:rPr>
          <w:rFonts w:asciiTheme="majorBidi" w:hAnsiTheme="majorBidi" w:cstheme="majorBidi"/>
        </w:rPr>
        <w:t xml:space="preserve">). Osim toga, svaka HTTP poruka sadrži i zaglavlje (engl. </w:t>
      </w:r>
      <w:r w:rsidRPr="0389F25C">
        <w:rPr>
          <w:rFonts w:asciiTheme="majorBidi" w:hAnsiTheme="majorBidi" w:cstheme="majorBidi"/>
          <w:i/>
          <w:iCs/>
        </w:rPr>
        <w:t>header</w:t>
      </w:r>
      <w:r w:rsidRPr="0389F25C">
        <w:rPr>
          <w:rFonts w:asciiTheme="majorBidi" w:hAnsiTheme="majorBidi" w:cstheme="majorBidi"/>
        </w:rPr>
        <w:t xml:space="preserve">), što povećava dodatne troškove računalnih resursa (engl. </w:t>
      </w:r>
      <w:r w:rsidRPr="0389F25C">
        <w:rPr>
          <w:rFonts w:asciiTheme="majorBidi" w:hAnsiTheme="majorBidi" w:cstheme="majorBidi"/>
          <w:i/>
          <w:iCs/>
        </w:rPr>
        <w:t>overhead</w:t>
      </w:r>
      <w:r w:rsidRPr="0389F25C">
        <w:rPr>
          <w:rFonts w:asciiTheme="majorBidi" w:hAnsiTheme="majorBidi" w:cstheme="majorBidi"/>
        </w:rPr>
        <w:t xml:space="preserve">). </w:t>
      </w:r>
      <w:r w:rsidRPr="0389F25C">
        <w:rPr>
          <w:rFonts w:asciiTheme="majorBidi" w:hAnsiTheme="majorBidi" w:cstheme="majorBidi"/>
          <w:lang w:val="fr-FR"/>
        </w:rPr>
        <w:t xml:space="preserve">Ovo je posljedica činjenice da je HTTP protokol koji ne čuva stanje (engl. </w:t>
      </w:r>
      <w:r w:rsidRPr="0389F25C">
        <w:rPr>
          <w:rFonts w:asciiTheme="majorBidi" w:hAnsiTheme="majorBidi" w:cstheme="majorBidi"/>
          <w:i/>
          <w:iCs/>
          <w:lang w:val="fr-FR"/>
        </w:rPr>
        <w:t>stateless</w:t>
      </w:r>
      <w:r w:rsidRPr="0389F25C">
        <w:rPr>
          <w:rFonts w:asciiTheme="majorBidi" w:hAnsiTheme="majorBidi" w:cstheme="majorBidi"/>
          <w:lang w:val="fr-FR"/>
        </w:rPr>
        <w:t xml:space="preserve">). Zato se u zaglavljima svakog pojedinog zahtjeva moraju navesti sve informacije relevantne poslužitelju. Možda najočitija mana HTTP protokola je jednosmjernost komunikacije. Naime, taj protokol dizajniran je na način da klijent šalje zahtjeve poslužitelju. Poslužitelj isključivo odgovara klijentu na zahtjeve, a ne može slati klijentu podatke svojom voljom bez zahtjeva. Potreba za dvosmjernom komunikacijom koja koristi stalnu vezu, u kojoj su klijent i poslužitelj ravnopravni sudionici, s niskim dodatnim troškovima i latencijom, prvenstveno se pojavljuje u sustavima za rad u stvarnom vremenu (engl. </w:t>
      </w:r>
      <w:r w:rsidRPr="0389F25C">
        <w:rPr>
          <w:rFonts w:asciiTheme="majorBidi" w:hAnsiTheme="majorBidi" w:cstheme="majorBidi"/>
          <w:i/>
          <w:iCs/>
          <w:lang w:val="fr-FR"/>
        </w:rPr>
        <w:t>real-time systems</w:t>
      </w:r>
      <w:r w:rsidRPr="0389F25C">
        <w:rPr>
          <w:rFonts w:asciiTheme="majorBidi" w:hAnsiTheme="majorBidi" w:cstheme="majorBidi"/>
          <w:lang w:val="fr-FR"/>
        </w:rPr>
        <w:t xml:space="preserve">). Rješenje tog problema nudi protokol </w:t>
      </w:r>
      <w:r w:rsidRPr="0389F25C">
        <w:rPr>
          <w:rFonts w:asciiTheme="majorBidi" w:hAnsiTheme="majorBidi" w:cstheme="majorBidi"/>
          <w:i/>
          <w:iCs/>
          <w:lang w:val="fr-FR"/>
        </w:rPr>
        <w:t>WebSocket</w:t>
      </w:r>
      <w:r w:rsidRPr="0389F25C">
        <w:rPr>
          <w:rFonts w:asciiTheme="majorBidi" w:hAnsiTheme="majorBidi" w:cstheme="majorBidi"/>
          <w:lang w:val="fr-FR"/>
        </w:rPr>
        <w:t>.</w:t>
      </w:r>
    </w:p>
    <w:p w14:paraId="228D429B" w14:textId="33CE7529" w:rsidR="44C75C42" w:rsidRDefault="44C75C42" w:rsidP="003C1C42">
      <w:pPr>
        <w:spacing w:line="360" w:lineRule="auto"/>
        <w:ind w:firstLine="720"/>
        <w:rPr>
          <w:rFonts w:asciiTheme="majorBidi" w:hAnsiTheme="majorBidi" w:cstheme="majorBidi"/>
          <w:lang w:val="fr-FR"/>
        </w:rPr>
      </w:pPr>
      <w:r w:rsidRPr="0389F25C">
        <w:rPr>
          <w:rFonts w:asciiTheme="majorBidi" w:hAnsiTheme="majorBidi" w:cstheme="majorBidi"/>
          <w:lang w:val="fr-FR"/>
        </w:rPr>
        <w:t xml:space="preserve">Protokol </w:t>
      </w:r>
      <w:r w:rsidRPr="0389F25C">
        <w:rPr>
          <w:rFonts w:asciiTheme="majorBidi" w:hAnsiTheme="majorBidi" w:cstheme="majorBidi"/>
          <w:i/>
          <w:iCs/>
          <w:lang w:val="fr-FR"/>
        </w:rPr>
        <w:t>WebSocket</w:t>
      </w:r>
      <w:r w:rsidRPr="0389F25C">
        <w:rPr>
          <w:rFonts w:asciiTheme="majorBidi" w:hAnsiTheme="majorBidi" w:cstheme="majorBidi"/>
          <w:b/>
          <w:bCs/>
          <w:sz w:val="28"/>
          <w:szCs w:val="28"/>
          <w:lang w:val="fr-FR"/>
        </w:rPr>
        <w:t xml:space="preserve"> </w:t>
      </w:r>
      <w:r w:rsidRPr="0389F25C">
        <w:rPr>
          <w:rFonts w:asciiTheme="majorBidi" w:hAnsiTheme="majorBidi" w:cstheme="majorBidi"/>
          <w:lang w:val="fr-FR"/>
        </w:rPr>
        <w:t>protokol je koji nudi rješenje spomenutih nedostataka HTTP-a. Radi se o protokolu koji uspostavlja stalnu i dvosmjernu vezu između klijenta i poslužitelja. Protokol se temelji na TCP (</w:t>
      </w:r>
      <w:r w:rsidRPr="0389F25C">
        <w:rPr>
          <w:rFonts w:asciiTheme="majorBidi" w:hAnsiTheme="majorBidi" w:cstheme="majorBidi"/>
          <w:i/>
          <w:iCs/>
          <w:lang w:val="fr-FR"/>
        </w:rPr>
        <w:t>Transmission Control Protocol</w:t>
      </w:r>
      <w:r w:rsidRPr="0389F25C">
        <w:rPr>
          <w:rFonts w:asciiTheme="majorBidi" w:hAnsiTheme="majorBidi" w:cstheme="majorBidi"/>
          <w:lang w:val="fr-FR"/>
        </w:rPr>
        <w:t>)</w:t>
      </w:r>
      <w:r w:rsidRPr="0389F25C">
        <w:rPr>
          <w:rFonts w:asciiTheme="majorBidi" w:hAnsiTheme="majorBidi" w:cstheme="majorBidi"/>
          <w:i/>
          <w:iCs/>
          <w:lang w:val="fr-FR"/>
        </w:rPr>
        <w:t xml:space="preserve"> </w:t>
      </w:r>
      <w:r w:rsidRPr="0389F25C">
        <w:rPr>
          <w:rFonts w:asciiTheme="majorBidi" w:hAnsiTheme="majorBidi" w:cstheme="majorBidi"/>
          <w:lang w:val="fr-FR"/>
        </w:rPr>
        <w:t xml:space="preserve">protokolu i ostvaruje dvosmjernu vezu putem jedne TCP veze. </w:t>
      </w:r>
      <w:r w:rsidRPr="0389F25C">
        <w:rPr>
          <w:rFonts w:asciiTheme="majorBidi" w:hAnsiTheme="majorBidi" w:cstheme="majorBidi"/>
          <w:i/>
          <w:iCs/>
          <w:lang w:val="fr-FR"/>
        </w:rPr>
        <w:t xml:space="preserve">WebSocket </w:t>
      </w:r>
      <w:r w:rsidRPr="0389F25C">
        <w:rPr>
          <w:rFonts w:asciiTheme="majorBidi" w:hAnsiTheme="majorBidi" w:cstheme="majorBidi"/>
          <w:lang w:val="fr-FR"/>
        </w:rPr>
        <w:t>protokol je standardiziran po IETF (</w:t>
      </w:r>
      <w:r w:rsidRPr="0389F25C">
        <w:rPr>
          <w:rFonts w:asciiTheme="majorBidi" w:hAnsiTheme="majorBidi" w:cstheme="majorBidi"/>
          <w:i/>
          <w:iCs/>
          <w:lang w:val="fr-FR"/>
        </w:rPr>
        <w:t>Internet Engineering Task Force</w:t>
      </w:r>
      <w:r w:rsidRPr="0389F25C">
        <w:rPr>
          <w:rFonts w:asciiTheme="majorBidi" w:hAnsiTheme="majorBidi" w:cstheme="majorBidi"/>
          <w:lang w:val="fr-FR"/>
        </w:rPr>
        <w:t xml:space="preserve">) </w:t>
      </w:r>
      <w:r w:rsidRPr="0389F25C">
        <w:rPr>
          <w:rFonts w:asciiTheme="majorBidi" w:hAnsiTheme="majorBidi" w:cstheme="majorBidi"/>
          <w:lang w:val="fr-FR"/>
        </w:rPr>
        <w:lastRenderedPageBreak/>
        <w:t xml:space="preserve">standardizacijskom tijelu, a njegov službeni, standardizacijski naziv je RFC 6455. Komunikacija započinje uobičajenim HTTP protokolom. Klijent šalje poslužitelju HTTP GET zahtjev, koji sadrži zaglavlje </w:t>
      </w:r>
      <w:r w:rsidRPr="0389F25C">
        <w:rPr>
          <w:rFonts w:ascii="Courier New" w:hAnsi="Courier New" w:cs="Courier New"/>
          <w:sz w:val="20"/>
          <w:szCs w:val="20"/>
          <w:lang w:val="fr-FR"/>
        </w:rPr>
        <w:t>Upgrade</w:t>
      </w:r>
      <w:r w:rsidRPr="0389F25C">
        <w:rPr>
          <w:rFonts w:asciiTheme="majorBidi" w:hAnsiTheme="majorBidi" w:cstheme="majorBidi"/>
          <w:lang w:val="fr-FR"/>
        </w:rPr>
        <w:t xml:space="preserve">, kod kojeg se navodi vrijednost </w:t>
      </w:r>
      <w:r w:rsidRPr="0389F25C">
        <w:rPr>
          <w:rFonts w:ascii="Courier New" w:hAnsi="Courier New" w:cs="Courier New"/>
          <w:sz w:val="20"/>
          <w:szCs w:val="20"/>
          <w:lang w:val="fr-FR"/>
        </w:rPr>
        <w:t>websocket</w:t>
      </w:r>
      <w:r w:rsidRPr="0389F25C">
        <w:rPr>
          <w:rFonts w:asciiTheme="majorBidi" w:hAnsiTheme="majorBidi" w:cstheme="majorBidi"/>
          <w:lang w:val="fr-FR"/>
        </w:rPr>
        <w:t xml:space="preserve">. Time klijent signalizira poslužitelju da želi nadograditi trenutnu HTTP komunikaciju prelaskom na </w:t>
      </w:r>
      <w:r w:rsidRPr="0389F25C">
        <w:rPr>
          <w:rFonts w:asciiTheme="majorBidi" w:hAnsiTheme="majorBidi" w:cstheme="majorBidi"/>
          <w:i/>
          <w:iCs/>
          <w:lang w:val="fr-FR"/>
        </w:rPr>
        <w:t>WebSocket</w:t>
      </w:r>
      <w:r w:rsidRPr="0389F25C">
        <w:rPr>
          <w:rFonts w:asciiTheme="majorBidi" w:hAnsiTheme="majorBidi" w:cstheme="majorBidi"/>
          <w:lang w:val="fr-FR"/>
        </w:rPr>
        <w:t xml:space="preserve"> protokol. Osim tog zaglavlja, zahtjev sadrži još nekoliko zaglavlja, od kojih je važno zaglavlje </w:t>
      </w:r>
      <w:r w:rsidRPr="0389F25C">
        <w:rPr>
          <w:rFonts w:ascii="Courier New" w:hAnsi="Courier New" w:cs="Courier New"/>
          <w:sz w:val="20"/>
          <w:szCs w:val="20"/>
          <w:lang w:val="fr-FR"/>
        </w:rPr>
        <w:t>Sec-Websocket-Key</w:t>
      </w:r>
      <w:r w:rsidRPr="0389F25C">
        <w:rPr>
          <w:rFonts w:asciiTheme="majorBidi" w:hAnsiTheme="majorBidi" w:cstheme="majorBidi"/>
          <w:lang w:val="fr-FR"/>
        </w:rPr>
        <w:t xml:space="preserve">. Ovom zaglavlju klijent kao vrijednost pridodaje nasumično generiran niz znakova koji on također pohranjuje lokalno. Slanjem ovog zahtjeva započinje proces poznat kao rukovanje (engl. </w:t>
      </w:r>
      <w:r w:rsidRPr="0389F25C">
        <w:rPr>
          <w:rFonts w:asciiTheme="majorBidi" w:hAnsiTheme="majorBidi" w:cstheme="majorBidi"/>
          <w:i/>
          <w:iCs/>
          <w:lang w:val="fr-FR"/>
        </w:rPr>
        <w:t>handshake</w:t>
      </w:r>
      <w:r w:rsidRPr="0389F25C">
        <w:rPr>
          <w:rFonts w:asciiTheme="majorBidi" w:hAnsiTheme="majorBidi" w:cstheme="majorBidi"/>
          <w:lang w:val="fr-FR"/>
        </w:rPr>
        <w:t xml:space="preserve">). Po primitku zahtjeva, poslužitelj koristi primljenu vrijednost zaglavlja </w:t>
      </w:r>
      <w:r w:rsidRPr="0389F25C">
        <w:rPr>
          <w:rFonts w:ascii="Courier New" w:hAnsi="Courier New" w:cs="Courier New"/>
          <w:sz w:val="20"/>
          <w:szCs w:val="20"/>
          <w:lang w:val="fr-FR"/>
        </w:rPr>
        <w:t>Sec-Websocket-Key</w:t>
      </w:r>
      <w:r w:rsidRPr="0389F25C">
        <w:rPr>
          <w:rFonts w:asciiTheme="majorBidi" w:hAnsiTheme="majorBidi" w:cstheme="majorBidi"/>
          <w:lang w:val="fr-FR"/>
        </w:rPr>
        <w:t xml:space="preserve"> kako bi konstruirao i izračunao novu vrijednost pod nazivom </w:t>
      </w:r>
      <w:r w:rsidRPr="0389F25C">
        <w:rPr>
          <w:rFonts w:ascii="Courier New" w:hAnsi="Courier New" w:cs="Courier New"/>
          <w:sz w:val="20"/>
          <w:szCs w:val="20"/>
          <w:lang w:val="fr-FR"/>
        </w:rPr>
        <w:t>Sec-Websocket-Accept</w:t>
      </w:r>
      <w:r w:rsidRPr="0389F25C">
        <w:rPr>
          <w:rFonts w:asciiTheme="majorBidi" w:hAnsiTheme="majorBidi" w:cstheme="majorBidi"/>
          <w:lang w:val="fr-FR"/>
        </w:rPr>
        <w:t xml:space="preserve">. Ovu vrijednost poslužitelj izračunava na točno određeni način. Najprije se vrijednosti zaglavlja </w:t>
      </w:r>
      <w:r w:rsidRPr="0389F25C">
        <w:rPr>
          <w:rFonts w:ascii="Courier New" w:hAnsi="Courier New" w:cs="Courier New"/>
          <w:sz w:val="20"/>
          <w:szCs w:val="20"/>
          <w:lang w:val="fr-FR"/>
        </w:rPr>
        <w:t>Sec-Websocket-Key</w:t>
      </w:r>
      <w:r w:rsidRPr="0389F25C">
        <w:rPr>
          <w:rFonts w:asciiTheme="majorBidi" w:hAnsiTheme="majorBidi" w:cstheme="majorBidi"/>
          <w:lang w:val="fr-FR"/>
        </w:rPr>
        <w:t xml:space="preserve"> konkatenira tzv. magični string, koji je dio protokola i koji je uvijek isti i točno te jednoznačno definiran. Vrijednost magičnog stringa je </w:t>
      </w:r>
      <w:r w:rsidRPr="0389F25C">
        <w:rPr>
          <w:rFonts w:ascii="Courier New" w:hAnsi="Courier New" w:cs="Courier New"/>
          <w:sz w:val="20"/>
          <w:szCs w:val="20"/>
          <w:lang w:val="fr-FR"/>
        </w:rPr>
        <w:t>"258EAFA5-E914-47DA-95CA-C5AB0DC85B11"</w:t>
      </w:r>
      <w:r w:rsidRPr="0389F25C">
        <w:rPr>
          <w:rFonts w:asciiTheme="majorBidi" w:hAnsiTheme="majorBidi" w:cstheme="majorBidi"/>
          <w:lang w:val="fr-FR"/>
        </w:rPr>
        <w:t xml:space="preserve">. Na string dobiven konkatenacijom se, zatim, primjenjuje funkcija sažetka (engl. </w:t>
      </w:r>
      <w:r w:rsidRPr="0389F25C">
        <w:rPr>
          <w:rFonts w:asciiTheme="majorBidi" w:hAnsiTheme="majorBidi" w:cstheme="majorBidi"/>
          <w:i/>
          <w:iCs/>
          <w:lang w:val="fr-FR"/>
        </w:rPr>
        <w:t>hash</w:t>
      </w:r>
      <w:r w:rsidRPr="0389F25C">
        <w:rPr>
          <w:rFonts w:asciiTheme="majorBidi" w:hAnsiTheme="majorBidi" w:cstheme="majorBidi"/>
          <w:lang w:val="fr-FR"/>
        </w:rPr>
        <w:t xml:space="preserve">) SHA-1. Izračunati sažetak se, na kraju, kodira Base64 kodom. Formula za izračunavanje </w:t>
      </w:r>
      <w:r w:rsidRPr="0389F25C">
        <w:rPr>
          <w:rFonts w:ascii="Courier New" w:hAnsi="Courier New" w:cs="Courier New"/>
          <w:sz w:val="20"/>
          <w:szCs w:val="20"/>
          <w:lang w:val="fr-FR"/>
        </w:rPr>
        <w:t>Sec-Websocket-Accept</w:t>
      </w:r>
      <w:r w:rsidRPr="0389F25C">
        <w:rPr>
          <w:rFonts w:asciiTheme="majorBidi" w:hAnsiTheme="majorBidi" w:cstheme="majorBidi"/>
          <w:sz w:val="20"/>
          <w:szCs w:val="20"/>
          <w:lang w:val="fr-FR"/>
        </w:rPr>
        <w:t xml:space="preserve"> </w:t>
      </w:r>
      <w:r w:rsidRPr="0389F25C">
        <w:rPr>
          <w:rFonts w:asciiTheme="majorBidi" w:hAnsiTheme="majorBidi" w:cstheme="majorBidi"/>
          <w:lang w:val="fr-FR"/>
        </w:rPr>
        <w:t>vrijednosti, dakle, glasi ovako:</w:t>
      </w:r>
    </w:p>
    <w:p w14:paraId="614330CE" w14:textId="77777777" w:rsidR="0389F25C" w:rsidRDefault="0389F25C" w:rsidP="003C1C42">
      <w:pPr>
        <w:spacing w:line="360" w:lineRule="auto"/>
        <w:rPr>
          <w:rFonts w:asciiTheme="majorBidi" w:hAnsiTheme="majorBidi" w:cstheme="majorBidi"/>
          <w:lang w:val="fr-FR"/>
        </w:rPr>
      </w:pPr>
    </w:p>
    <w:p w14:paraId="46A6568A" w14:textId="2713ED26" w:rsidR="44C75C42" w:rsidRDefault="44C75C42" w:rsidP="003C1C42">
      <w:pPr>
        <w:spacing w:line="360" w:lineRule="auto"/>
        <w:rPr>
          <w:rFonts w:ascii="Courier New" w:hAnsi="Courier New" w:cs="Courier New"/>
          <w:sz w:val="16"/>
          <w:szCs w:val="16"/>
        </w:rPr>
      </w:pPr>
      <w:r w:rsidRPr="0389F25C">
        <w:rPr>
          <w:rFonts w:ascii="Courier New" w:hAnsi="Courier New" w:cs="Courier New"/>
          <w:sz w:val="16"/>
          <w:szCs w:val="16"/>
        </w:rPr>
        <w:t>Sec-Websocket-Accept = Base64(SHA-1(Sec-Websocket-Key + “258EAFA5-E914-47DA-95CA-C5AB0DC85B11”))</w:t>
      </w:r>
    </w:p>
    <w:p w14:paraId="74540AD1" w14:textId="7210AA64" w:rsidR="44C75C42" w:rsidRDefault="44C75C42" w:rsidP="003C1C42">
      <w:pPr>
        <w:spacing w:line="360" w:lineRule="auto"/>
        <w:ind w:firstLine="720"/>
        <w:rPr>
          <w:rFonts w:asciiTheme="majorBidi" w:hAnsiTheme="majorBidi" w:cstheme="majorBidi"/>
        </w:rPr>
      </w:pPr>
      <w:r w:rsidRPr="0389F25C">
        <w:rPr>
          <w:rFonts w:asciiTheme="majorBidi" w:hAnsiTheme="majorBidi" w:cstheme="majorBidi"/>
        </w:rPr>
        <w:t xml:space="preserve">Ovako dobivenu vrijednost, poslužitelj šalje klijentu u HTTP odgovoru u sklopu zaglavlja </w:t>
      </w:r>
      <w:r w:rsidRPr="0389F25C">
        <w:rPr>
          <w:rFonts w:ascii="Courier New" w:hAnsi="Courier New" w:cs="Courier New"/>
          <w:sz w:val="20"/>
          <w:szCs w:val="20"/>
        </w:rPr>
        <w:t>Sec-Websocket-Accept</w:t>
      </w:r>
      <w:r w:rsidRPr="0389F25C">
        <w:rPr>
          <w:rFonts w:asciiTheme="majorBidi" w:hAnsiTheme="majorBidi" w:cstheme="majorBidi"/>
        </w:rPr>
        <w:t xml:space="preserve">. Odgovor koji poslužitelj šalje sadrži HTTP kod </w:t>
      </w:r>
      <w:r w:rsidRPr="0389F25C">
        <w:rPr>
          <w:rFonts w:asciiTheme="majorBidi" w:hAnsiTheme="majorBidi" w:cstheme="majorBidi"/>
          <w:i/>
          <w:iCs/>
        </w:rPr>
        <w:t>101 – Switching Protocols</w:t>
      </w:r>
      <w:r w:rsidRPr="0389F25C">
        <w:rPr>
          <w:rFonts w:asciiTheme="majorBidi" w:hAnsiTheme="majorBidi" w:cstheme="majorBidi"/>
        </w:rPr>
        <w:t xml:space="preserve">, s obzirom da, od tog trenutka nadalje, komunikacije se ostvaruje korištenjem </w:t>
      </w:r>
      <w:r w:rsidRPr="0389F25C">
        <w:rPr>
          <w:rFonts w:asciiTheme="majorBidi" w:hAnsiTheme="majorBidi" w:cstheme="majorBidi"/>
          <w:i/>
          <w:iCs/>
        </w:rPr>
        <w:t>WebSocket</w:t>
      </w:r>
      <w:r w:rsidRPr="0389F25C">
        <w:rPr>
          <w:rFonts w:asciiTheme="majorBidi" w:hAnsiTheme="majorBidi" w:cstheme="majorBidi"/>
        </w:rPr>
        <w:t xml:space="preserve"> protokola. Klijent, na temelju vrijednosti </w:t>
      </w:r>
      <w:r w:rsidRPr="0389F25C">
        <w:rPr>
          <w:rFonts w:ascii="Courier New" w:hAnsi="Courier New" w:cs="Courier New"/>
          <w:sz w:val="20"/>
          <w:szCs w:val="20"/>
        </w:rPr>
        <w:t>Sec-Websocket-Key</w:t>
      </w:r>
      <w:r w:rsidRPr="0389F25C">
        <w:rPr>
          <w:rFonts w:asciiTheme="majorBidi" w:hAnsiTheme="majorBidi" w:cstheme="majorBidi"/>
        </w:rPr>
        <w:t xml:space="preserve">, koju je i lokalno pohranio, provodi isti postupak izračuna te svoj dobiveni rezultat uspoređuje s rezultatom dobivenim od poslužitelja. Ako se te vrijednosti podudaraju, </w:t>
      </w:r>
      <w:r w:rsidRPr="0389F25C">
        <w:rPr>
          <w:rFonts w:asciiTheme="majorBidi" w:hAnsiTheme="majorBidi" w:cstheme="majorBidi"/>
          <w:i/>
          <w:iCs/>
        </w:rPr>
        <w:t xml:space="preserve">WebSocket </w:t>
      </w:r>
      <w:r w:rsidRPr="0389F25C">
        <w:rPr>
          <w:rFonts w:asciiTheme="majorBidi" w:hAnsiTheme="majorBidi" w:cstheme="majorBidi"/>
        </w:rPr>
        <w:t xml:space="preserve">komunikacija se uspostavlja. Opisani proces rukovanja nema ulogu autentifikacije niti autorizacije niti osigurava privatnost, tajnost, integritet ili bilo koji drugi uvjet sigurnosti računalnih sustava. To je očito zbog činjenice da je magični string korišten pri izračunavanju vrijednosti </w:t>
      </w:r>
      <w:r w:rsidRPr="0389F25C">
        <w:rPr>
          <w:rFonts w:ascii="Courier New" w:hAnsi="Courier New" w:cs="Courier New"/>
          <w:sz w:val="20"/>
          <w:szCs w:val="20"/>
        </w:rPr>
        <w:t xml:space="preserve">Sec-Websocket-Accept </w:t>
      </w:r>
      <w:r w:rsidRPr="0389F25C">
        <w:rPr>
          <w:rFonts w:asciiTheme="majorBidi" w:hAnsiTheme="majorBidi" w:cstheme="majorBidi"/>
        </w:rPr>
        <w:t xml:space="preserve">zaglavlja javno poznat. Rukovanje ima ulogu pravilnog uspostavljanja </w:t>
      </w:r>
      <w:r w:rsidRPr="0389F25C">
        <w:rPr>
          <w:rFonts w:asciiTheme="majorBidi" w:hAnsiTheme="majorBidi" w:cstheme="majorBidi"/>
          <w:i/>
          <w:iCs/>
        </w:rPr>
        <w:t xml:space="preserve">WebSocket </w:t>
      </w:r>
      <w:r w:rsidRPr="0389F25C">
        <w:rPr>
          <w:rFonts w:asciiTheme="majorBidi" w:hAnsiTheme="majorBidi" w:cstheme="majorBidi"/>
        </w:rPr>
        <w:t xml:space="preserve">konekcije, a mehanizam izračunavanja i provjere </w:t>
      </w:r>
      <w:r w:rsidRPr="0389F25C">
        <w:rPr>
          <w:rFonts w:ascii="Courier New" w:hAnsi="Courier New" w:cs="Courier New"/>
          <w:sz w:val="20"/>
          <w:szCs w:val="20"/>
        </w:rPr>
        <w:t xml:space="preserve">Sec-Websocket-Accept </w:t>
      </w:r>
      <w:r w:rsidRPr="0389F25C">
        <w:rPr>
          <w:rFonts w:asciiTheme="majorBidi" w:hAnsiTheme="majorBidi" w:cstheme="majorBidi"/>
        </w:rPr>
        <w:t xml:space="preserve">vrijednosti osigurava zaštitu od problema uzrokovanih proxyjima i njihovom priručnom memorijom (engl. </w:t>
      </w:r>
      <w:r w:rsidRPr="0389F25C">
        <w:rPr>
          <w:rFonts w:asciiTheme="majorBidi" w:hAnsiTheme="majorBidi" w:cstheme="majorBidi"/>
          <w:i/>
          <w:iCs/>
        </w:rPr>
        <w:t>cache</w:t>
      </w:r>
      <w:r w:rsidRPr="0389F25C">
        <w:rPr>
          <w:rFonts w:asciiTheme="majorBidi" w:hAnsiTheme="majorBidi" w:cstheme="majorBidi"/>
        </w:rPr>
        <w:t xml:space="preserve">). Svrha tog mehanizam je, također, i osiguravanje </w:t>
      </w:r>
      <w:r w:rsidRPr="0389F25C">
        <w:rPr>
          <w:rFonts w:asciiTheme="majorBidi" w:hAnsiTheme="majorBidi" w:cstheme="majorBidi"/>
        </w:rPr>
        <w:lastRenderedPageBreak/>
        <w:t xml:space="preserve">da poslužitelj “razumije” </w:t>
      </w:r>
      <w:r w:rsidRPr="0389F25C">
        <w:rPr>
          <w:rFonts w:asciiTheme="majorBidi" w:hAnsiTheme="majorBidi" w:cstheme="majorBidi"/>
          <w:i/>
          <w:iCs/>
        </w:rPr>
        <w:t xml:space="preserve">WebSocket </w:t>
      </w:r>
      <w:r w:rsidRPr="0389F25C">
        <w:rPr>
          <w:rFonts w:asciiTheme="majorBidi" w:hAnsiTheme="majorBidi" w:cstheme="majorBidi"/>
        </w:rPr>
        <w:t xml:space="preserve">protokol (jer u slučaju da ne razumije, neće imati pristup magičnom stringu). </w:t>
      </w:r>
    </w:p>
    <w:p w14:paraId="2FFF5430" w14:textId="20890A2B" w:rsidR="44C75C42" w:rsidRDefault="44C75C42" w:rsidP="003C1C42">
      <w:pPr>
        <w:spacing w:line="360" w:lineRule="auto"/>
        <w:ind w:firstLine="720"/>
        <w:rPr>
          <w:rFonts w:asciiTheme="majorBidi" w:hAnsiTheme="majorBidi" w:cstheme="majorBidi"/>
        </w:rPr>
      </w:pPr>
      <w:r w:rsidRPr="0389F25C">
        <w:rPr>
          <w:rFonts w:asciiTheme="majorBidi" w:hAnsiTheme="majorBidi" w:cstheme="majorBidi"/>
        </w:rPr>
        <w:t xml:space="preserve">Danas se WebSocket najčešće koristi u sustavima za rad u stvarnom vremenu, chat aplikacijama, platformama za internet stvari (engl. </w:t>
      </w:r>
      <w:r w:rsidRPr="0389F25C">
        <w:rPr>
          <w:rFonts w:asciiTheme="majorBidi" w:hAnsiTheme="majorBidi" w:cstheme="majorBidi"/>
          <w:i/>
          <w:iCs/>
        </w:rPr>
        <w:t>Internet of Things</w:t>
      </w:r>
      <w:r w:rsidRPr="0389F25C">
        <w:rPr>
          <w:rFonts w:asciiTheme="majorBidi" w:hAnsiTheme="majorBidi" w:cstheme="majorBidi"/>
        </w:rPr>
        <w:t xml:space="preserve">), društvenim mrežama i online igrama. Podržavaju ga svi moderni web preglednici, što ga čini uobičajenim i čestim izborom u razvoju programske potpore. Osim osnovne verzije protokola, </w:t>
      </w:r>
      <w:r w:rsidRPr="0389F25C">
        <w:rPr>
          <w:rFonts w:asciiTheme="majorBidi" w:hAnsiTheme="majorBidi" w:cstheme="majorBidi"/>
          <w:i/>
          <w:iCs/>
        </w:rPr>
        <w:t>ws</w:t>
      </w:r>
      <w:r w:rsidRPr="0389F25C">
        <w:rPr>
          <w:rFonts w:asciiTheme="majorBidi" w:hAnsiTheme="majorBidi" w:cstheme="majorBidi"/>
        </w:rPr>
        <w:t xml:space="preserve">, koji koristi nezaštićenu vezu, postoji i protokol </w:t>
      </w:r>
      <w:r w:rsidRPr="0389F25C">
        <w:rPr>
          <w:rFonts w:asciiTheme="majorBidi" w:hAnsiTheme="majorBidi" w:cstheme="majorBidi"/>
          <w:i/>
          <w:iCs/>
        </w:rPr>
        <w:t>wss</w:t>
      </w:r>
      <w:r w:rsidRPr="0389F25C">
        <w:rPr>
          <w:rFonts w:asciiTheme="majorBidi" w:hAnsiTheme="majorBidi" w:cstheme="majorBidi"/>
        </w:rPr>
        <w:t xml:space="preserve">, koji, na opisanu funkcionalnost dodaje i šifriranje korištenjem TLS (engl. </w:t>
      </w:r>
      <w:r w:rsidRPr="0389F25C">
        <w:rPr>
          <w:rFonts w:asciiTheme="majorBidi" w:hAnsiTheme="majorBidi" w:cstheme="majorBidi"/>
          <w:i/>
          <w:iCs/>
        </w:rPr>
        <w:t>Transport Layer Security</w:t>
      </w:r>
      <w:r w:rsidRPr="0389F25C">
        <w:rPr>
          <w:rFonts w:asciiTheme="majorBidi" w:hAnsiTheme="majorBidi" w:cstheme="majorBidi"/>
        </w:rPr>
        <w:t>) protokola. Ovo je analogno razlici između HTTP i HTTPS protokola.</w:t>
      </w:r>
    </w:p>
    <w:p w14:paraId="4A566708" w14:textId="7824DC71" w:rsidR="0389F25C" w:rsidRDefault="0389F25C" w:rsidP="003C1C42">
      <w:pPr>
        <w:spacing w:line="360" w:lineRule="auto"/>
        <w:ind w:firstLine="720"/>
        <w:rPr>
          <w:rFonts w:asciiTheme="majorBidi" w:hAnsiTheme="majorBidi" w:cstheme="majorBidi"/>
        </w:rPr>
      </w:pPr>
    </w:p>
    <w:p w14:paraId="0C1FFFE6" w14:textId="6F5AB608" w:rsidR="3FDD53CE" w:rsidRDefault="3FDD53CE" w:rsidP="003C1C42">
      <w:pPr>
        <w:spacing w:line="360" w:lineRule="auto"/>
        <w:ind w:firstLine="720"/>
        <w:rPr>
          <w:rFonts w:asciiTheme="majorBidi" w:hAnsiTheme="majorBidi" w:cstheme="majorBidi"/>
        </w:rPr>
      </w:pPr>
      <w:r w:rsidRPr="0389F25C">
        <w:rPr>
          <w:rFonts w:asciiTheme="majorBidi" w:hAnsiTheme="majorBidi" w:cstheme="majorBidi"/>
        </w:rPr>
        <w:t>Iako je WebSocket već sam po sebi moćan protokol, on pruža samo osnovne komunikacijske funkcionalnosti, dok mogućnosti poput dodavanja klijenata u „sobe“, kreiranja proizvoljnih događaja proizvoljnog imena i sl. nisu izvorno implementirane. Te i mnoge druge funkcionalnosti dostupne su u sklopu Socket.io biblioteke opisane u sljedećem poglavlju.</w:t>
      </w:r>
    </w:p>
    <w:p w14:paraId="029D6936" w14:textId="64E2FD58" w:rsidR="0389F25C" w:rsidRDefault="0389F25C" w:rsidP="003C1C42">
      <w:pPr>
        <w:spacing w:line="360" w:lineRule="auto"/>
        <w:ind w:firstLine="720"/>
        <w:rPr>
          <w:rFonts w:asciiTheme="majorBidi" w:hAnsiTheme="majorBidi" w:cstheme="majorBidi"/>
        </w:rPr>
      </w:pPr>
    </w:p>
    <w:p w14:paraId="2D532E6A" w14:textId="7A387AC9" w:rsidR="70E4B2F7" w:rsidRDefault="70E4B2F7" w:rsidP="003C1C42">
      <w:pPr>
        <w:pStyle w:val="Heading2"/>
        <w:spacing w:line="360" w:lineRule="auto"/>
        <w:jc w:val="left"/>
        <w:rPr>
          <w:rFonts w:ascii="Times New Roman" w:eastAsia="Times New Roman" w:hAnsi="Times New Roman" w:cs="Times New Roman"/>
          <w:b/>
          <w:bCs/>
          <w:color w:val="auto"/>
          <w:sz w:val="24"/>
          <w:szCs w:val="24"/>
        </w:rPr>
      </w:pPr>
      <w:r>
        <w:br/>
      </w:r>
      <w:r w:rsidRPr="0389F25C">
        <w:rPr>
          <w:rFonts w:ascii="Times New Roman" w:eastAsia="Times New Roman" w:hAnsi="Times New Roman" w:cs="Times New Roman"/>
          <w:b/>
          <w:bCs/>
          <w:color w:val="auto"/>
          <w:sz w:val="24"/>
          <w:szCs w:val="24"/>
        </w:rPr>
        <w:t>2.4.2. SOCKET.IO</w:t>
      </w:r>
    </w:p>
    <w:p w14:paraId="3E142FF1" w14:textId="3F6293D2" w:rsidR="0389F25C" w:rsidRDefault="0389F25C" w:rsidP="003C1C42">
      <w:pPr>
        <w:spacing w:line="360" w:lineRule="auto"/>
      </w:pPr>
    </w:p>
    <w:p w14:paraId="24D8FBB5" w14:textId="02AF63D6" w:rsidR="0A68205B" w:rsidRDefault="0A68205B" w:rsidP="003C1C42">
      <w:pPr>
        <w:spacing w:line="360" w:lineRule="auto"/>
        <w:ind w:firstLine="720"/>
        <w:rPr>
          <w:rFonts w:asciiTheme="majorBidi" w:hAnsiTheme="majorBidi" w:cstheme="majorBidi"/>
        </w:rPr>
      </w:pPr>
      <w:r w:rsidRPr="0389F25C">
        <w:rPr>
          <w:rFonts w:asciiTheme="majorBidi" w:hAnsiTheme="majorBidi" w:cstheme="majorBidi"/>
        </w:rPr>
        <w:t xml:space="preserve">Socket.io je biblioteka otvorenog koda koja je temeljena na WebSocket protokolu te izgrađena nad nižerazinskim (engl. </w:t>
      </w:r>
      <w:r w:rsidRPr="0389F25C">
        <w:rPr>
          <w:rFonts w:asciiTheme="majorBidi" w:hAnsiTheme="majorBidi" w:cstheme="majorBidi"/>
          <w:i/>
          <w:iCs/>
        </w:rPr>
        <w:t>lower level</w:t>
      </w:r>
      <w:r w:rsidRPr="0389F25C">
        <w:rPr>
          <w:rFonts w:asciiTheme="majorBidi" w:hAnsiTheme="majorBidi" w:cstheme="majorBidi"/>
        </w:rPr>
        <w:t>) Engine.io protokolom. Ona apstrahira taj protokol te uvodi dodatne funkcionalnosti. Socket.io implementacije dostupne su u različitim programskim jezicima, kao što su JavaScript, Python, Java, Go i Rust.</w:t>
      </w:r>
    </w:p>
    <w:p w14:paraId="4F5AD5FD" w14:textId="5BFC6F60" w:rsidR="0A68205B" w:rsidRDefault="0A68205B" w:rsidP="003C1C42">
      <w:pPr>
        <w:spacing w:line="360" w:lineRule="auto"/>
        <w:ind w:firstLine="720"/>
        <w:rPr>
          <w:rFonts w:asciiTheme="majorBidi" w:hAnsiTheme="majorBidi" w:cstheme="majorBidi"/>
        </w:rPr>
      </w:pPr>
      <w:r w:rsidRPr="0389F25C">
        <w:rPr>
          <w:rFonts w:asciiTheme="majorBidi" w:hAnsiTheme="majorBidi" w:cstheme="majorBidi"/>
        </w:rPr>
        <w:t xml:space="preserve">Jedna od osnovnih prednosti Socket.io protokola nad čistim WebSocket protokolom je mogućnost zamjene (engl. </w:t>
      </w:r>
      <w:r w:rsidRPr="0389F25C">
        <w:rPr>
          <w:rFonts w:asciiTheme="majorBidi" w:hAnsiTheme="majorBidi" w:cstheme="majorBidi"/>
          <w:i/>
          <w:iCs/>
        </w:rPr>
        <w:t>fallback</w:t>
      </w:r>
      <w:r w:rsidRPr="0389F25C">
        <w:rPr>
          <w:rFonts w:asciiTheme="majorBidi" w:hAnsiTheme="majorBidi" w:cstheme="majorBidi"/>
        </w:rPr>
        <w:t xml:space="preserve">) načina komunikacije HTTP dugim ispitivanjem (engl. </w:t>
      </w:r>
      <w:r w:rsidRPr="0389F25C">
        <w:rPr>
          <w:rFonts w:asciiTheme="majorBidi" w:hAnsiTheme="majorBidi" w:cstheme="majorBidi"/>
          <w:i/>
          <w:iCs/>
        </w:rPr>
        <w:t>HTTP long-</w:t>
      </w:r>
      <w:r w:rsidRPr="0389F25C">
        <w:rPr>
          <w:rFonts w:asciiTheme="majorBidi" w:hAnsiTheme="majorBidi" w:cstheme="majorBidi"/>
        </w:rPr>
        <w:t xml:space="preserve">polling) u slučaju nemogućnosti korištenja WebSocketa. Naime, iako Socket.io u pozadini prvenstveno koristi WebSocket komunikaciju kad god je to moguće, u slučaju nemogućnosti uspostavljanja WebSocket veze, veza će biti uspostavljena korištenjem HTTP protokola. Do ovoga može doći ako poslužitelj ne podržava WebSocket protokol, iako je to danas rijetkost, ili u slučaju </w:t>
      </w:r>
      <w:r w:rsidRPr="0389F25C">
        <w:rPr>
          <w:rFonts w:asciiTheme="majorBidi" w:hAnsiTheme="majorBidi" w:cstheme="majorBidi"/>
        </w:rPr>
        <w:lastRenderedPageBreak/>
        <w:t xml:space="preserve">pogrešaka koje onemogućavaju povezivanje WebSocketom. Ovime se osigurava alternativni način povezivanja te omogućava rad s praktički svakim modernim poslužiteljem. Još jedna važna prednost Socket.io protokola nad originalnim WebSocketom je i mogućnost pohrane klijentskih podataka u međuspremnik (engl. </w:t>
      </w:r>
      <w:r w:rsidRPr="0389F25C">
        <w:rPr>
          <w:rFonts w:asciiTheme="majorBidi" w:hAnsiTheme="majorBidi" w:cstheme="majorBidi"/>
          <w:i/>
          <w:iCs/>
        </w:rPr>
        <w:t>buffering</w:t>
      </w:r>
      <w:r w:rsidRPr="0389F25C">
        <w:rPr>
          <w:rFonts w:asciiTheme="majorBidi" w:hAnsiTheme="majorBidi" w:cstheme="majorBidi"/>
        </w:rPr>
        <w:t xml:space="preserve">) te njihovo naknadno slanje u slučaju privremenog gubitka veze. Nedostatak ove mogućnosti mana je WebSocketa te je u svakom iole ozbiljnijem računalnom sustavu, u slučaju korištenja čistog WebSocketa, potrebno implementirati ovu funkcionalnost. Socket.io nudi navedenu funkcionalnost kao svoj sastavni dio i uklanja potrebu za ručnom implementacijom, čime se smanjuju vremenski troškovi rada i smanjuje mogućnost pogrešaka. Jedna od glavnih karakteristika Socket.io biblioteke u slučaju gubitka veze je i automatsko ponovno povezivanje. Socket.io detektira gubitak veze korištenjem tzv. otkucaja srca (engl. </w:t>
      </w:r>
      <w:r w:rsidRPr="0389F25C">
        <w:rPr>
          <w:rFonts w:asciiTheme="majorBidi" w:hAnsiTheme="majorBidi" w:cstheme="majorBidi"/>
          <w:i/>
          <w:iCs/>
        </w:rPr>
        <w:t>heartbeat</w:t>
      </w:r>
      <w:r w:rsidRPr="0389F25C">
        <w:rPr>
          <w:rFonts w:asciiTheme="majorBidi" w:hAnsiTheme="majorBidi" w:cstheme="majorBidi"/>
        </w:rPr>
        <w:t xml:space="preserve">), koji podrazumijevaju periodičku provjeru valjanosti veze. </w:t>
      </w:r>
      <w:r w:rsidRPr="0389F25C">
        <w:rPr>
          <w:rFonts w:asciiTheme="majorBidi" w:hAnsiTheme="majorBidi" w:cstheme="majorBidi"/>
          <w:lang w:val="fr-FR"/>
        </w:rPr>
        <w:t xml:space="preserve">Ako se veza izgubi, Socket.io će je automatski pokušati ponovno uspostaviti. Još jedna karakteristika Socket.io sustava jest mogućnost definiranja vlastitih događaja te njihovo korištenje u kodu. </w:t>
      </w:r>
      <w:r w:rsidRPr="0389F25C">
        <w:rPr>
          <w:rFonts w:asciiTheme="majorBidi" w:hAnsiTheme="majorBidi" w:cstheme="majorBidi"/>
        </w:rPr>
        <w:t xml:space="preserve">Nasuporot tome, WebSocket ima nekoliko unaprijed definiranih događaja kojima se implementira sva funkcionalnost. Iako je to često sasvim dovoljno, mogućnost definiranja vlastitih proizvoljnih događaja uvelike povećava fleksibilnost i eleganciju koda pisanog pomoću Socket.io biblioteke. Ovo je posebno korisno kod razvoja sustava koji koriste arhitekturu temeljenu na događajima (engl. </w:t>
      </w:r>
      <w:r w:rsidRPr="0389F25C">
        <w:rPr>
          <w:rFonts w:asciiTheme="majorBidi" w:hAnsiTheme="majorBidi" w:cstheme="majorBidi"/>
          <w:i/>
          <w:iCs/>
        </w:rPr>
        <w:t>event-based</w:t>
      </w:r>
      <w:r w:rsidRPr="0389F25C">
        <w:rPr>
          <w:rFonts w:asciiTheme="majorBidi" w:hAnsiTheme="majorBidi" w:cstheme="majorBidi"/>
        </w:rPr>
        <w:t xml:space="preserve">). Za svaki proizvoljno definirani događaj, također se može definirati i slušatelj, baš kao i za događaje u WebSocketu. U klasičnom WebSocketu, poruke su uvijek namijenjene jednom, točno određenom klijentu. U slučaju potrebe slanja iste poruke više različitih klijenata, potrebno je poslati više poruka, što se obično postiže iteriranjem po listi željenih klijenata. Socket.io nudi rješenje u obliku mogućnosti kreiranja soba, u koje se razvrstavaju klijenti. Poruka se, zatim, može poslati određenoj sobi, pri čemu će poruku primiti svi članovi te sobe. Osim ovoga, moguća je opcija slanja poruke svim povezanim klijentima (engl. </w:t>
      </w:r>
      <w:r w:rsidRPr="0389F25C">
        <w:rPr>
          <w:rFonts w:asciiTheme="majorBidi" w:hAnsiTheme="majorBidi" w:cstheme="majorBidi"/>
          <w:i/>
          <w:iCs/>
        </w:rPr>
        <w:t>broadcast</w:t>
      </w:r>
      <w:r w:rsidRPr="0389F25C">
        <w:rPr>
          <w:rFonts w:asciiTheme="majorBidi" w:hAnsiTheme="majorBidi" w:cstheme="majorBidi"/>
        </w:rPr>
        <w:t>).</w:t>
      </w:r>
    </w:p>
    <w:p w14:paraId="2A0E7461" w14:textId="6CFEFF6F" w:rsidR="0A68205B" w:rsidRDefault="0A68205B" w:rsidP="003C1C42">
      <w:pPr>
        <w:spacing w:line="360" w:lineRule="auto"/>
        <w:ind w:firstLine="720"/>
        <w:rPr>
          <w:rFonts w:asciiTheme="majorBidi" w:hAnsiTheme="majorBidi" w:cstheme="majorBidi"/>
        </w:rPr>
      </w:pPr>
      <w:r w:rsidRPr="0389F25C">
        <w:rPr>
          <w:rFonts w:asciiTheme="majorBidi" w:hAnsiTheme="majorBidi" w:cstheme="majorBidi"/>
        </w:rPr>
        <w:t>Ograničenje Socket.io biblioteke je nekompatibilnost s tradicionalnim WebSocket implementacijama. S obzirom na to da Socket.io koristi vlastiti protokol, koji na WebSocket pakete postavlja dodatne metapodatke, Socket.io klijent i čisti WebSocket server nisu kompatibilni te ne mogu ostvariti vezu. Vrijedi i obrnuto. WebSocket klijent ne može ostvariti vezu s Socket.io poslužiteljem.</w:t>
      </w:r>
    </w:p>
    <w:p w14:paraId="2026425F" w14:textId="2F170FF1" w:rsidR="0389F25C" w:rsidRDefault="0389F25C" w:rsidP="003C1C42">
      <w:pPr>
        <w:spacing w:line="360" w:lineRule="auto"/>
      </w:pPr>
    </w:p>
    <w:p w14:paraId="0323990B" w14:textId="201B341C" w:rsidR="0389F25C" w:rsidRDefault="0389F25C" w:rsidP="003C1C42">
      <w:pPr>
        <w:spacing w:line="360" w:lineRule="auto"/>
      </w:pPr>
    </w:p>
    <w:p w14:paraId="20E95DE8" w14:textId="67D16A48" w:rsidR="70E4B2F7" w:rsidRDefault="70E4B2F7" w:rsidP="003C1C42">
      <w:pPr>
        <w:pStyle w:val="Heading2"/>
        <w:spacing w:line="360" w:lineRule="auto"/>
        <w:jc w:val="left"/>
        <w:rPr>
          <w:rFonts w:ascii="Times New Roman" w:eastAsia="Times New Roman" w:hAnsi="Times New Roman" w:cs="Times New Roman"/>
          <w:b/>
          <w:bCs/>
          <w:color w:val="auto"/>
          <w:sz w:val="24"/>
          <w:szCs w:val="24"/>
        </w:rPr>
      </w:pPr>
      <w:r w:rsidRPr="0389F25C">
        <w:rPr>
          <w:rFonts w:ascii="Times New Roman" w:eastAsia="Times New Roman" w:hAnsi="Times New Roman" w:cs="Times New Roman"/>
          <w:b/>
          <w:bCs/>
          <w:color w:val="auto"/>
          <w:sz w:val="28"/>
          <w:szCs w:val="28"/>
        </w:rPr>
        <w:t>2.5. TEHNOLOGIJE ZA IMPLEMENTACIJU PROTOTIPA</w:t>
      </w:r>
    </w:p>
    <w:p w14:paraId="5055F0A9" w14:textId="288704A1" w:rsidR="0389F25C" w:rsidRDefault="0389F25C" w:rsidP="003C1C42">
      <w:pPr>
        <w:pStyle w:val="Heading2"/>
        <w:spacing w:line="360" w:lineRule="auto"/>
        <w:jc w:val="left"/>
        <w:rPr>
          <w:rFonts w:ascii="Times New Roman" w:eastAsia="Times New Roman" w:hAnsi="Times New Roman" w:cs="Times New Roman"/>
          <w:b/>
          <w:bCs/>
          <w:color w:val="auto"/>
          <w:sz w:val="28"/>
          <w:szCs w:val="28"/>
        </w:rPr>
      </w:pPr>
    </w:p>
    <w:p w14:paraId="04858A91" w14:textId="4FFE23A5" w:rsidR="70E4B2F7" w:rsidRDefault="70E4B2F7" w:rsidP="003C1C42">
      <w:pPr>
        <w:pStyle w:val="Heading2"/>
        <w:spacing w:line="360" w:lineRule="auto"/>
        <w:jc w:val="left"/>
        <w:rPr>
          <w:rFonts w:ascii="Times New Roman" w:eastAsia="Times New Roman" w:hAnsi="Times New Roman" w:cs="Times New Roman"/>
          <w:b/>
          <w:bCs/>
          <w:color w:val="auto"/>
          <w:sz w:val="24"/>
          <w:szCs w:val="24"/>
        </w:rPr>
      </w:pPr>
      <w:r>
        <w:br/>
      </w:r>
      <w:r w:rsidRPr="0389F25C">
        <w:rPr>
          <w:rFonts w:ascii="Times New Roman" w:eastAsia="Times New Roman" w:hAnsi="Times New Roman" w:cs="Times New Roman"/>
          <w:b/>
          <w:bCs/>
          <w:color w:val="auto"/>
          <w:sz w:val="24"/>
          <w:szCs w:val="24"/>
        </w:rPr>
        <w:t>2.5.1. NODE.JS I EXPRESS</w:t>
      </w:r>
    </w:p>
    <w:p w14:paraId="2078BDF5" w14:textId="74C3DE2F" w:rsidR="0389F25C" w:rsidRDefault="0389F25C" w:rsidP="003C1C42">
      <w:pPr>
        <w:pStyle w:val="Heading2"/>
        <w:spacing w:line="360" w:lineRule="auto"/>
        <w:jc w:val="left"/>
        <w:rPr>
          <w:rFonts w:ascii="Times New Roman" w:eastAsia="Times New Roman" w:hAnsi="Times New Roman" w:cs="Times New Roman"/>
          <w:b/>
          <w:bCs/>
          <w:color w:val="auto"/>
          <w:sz w:val="24"/>
          <w:szCs w:val="24"/>
        </w:rPr>
      </w:pPr>
    </w:p>
    <w:p w14:paraId="0D77B039" w14:textId="3CA5D367" w:rsidR="70E4B2F7" w:rsidRDefault="70E4B2F7" w:rsidP="003C1C42">
      <w:pPr>
        <w:pStyle w:val="Heading2"/>
        <w:spacing w:line="360" w:lineRule="auto"/>
        <w:jc w:val="left"/>
        <w:rPr>
          <w:rFonts w:ascii="Times New Roman" w:eastAsia="Times New Roman" w:hAnsi="Times New Roman" w:cs="Times New Roman"/>
          <w:b/>
          <w:bCs/>
          <w:color w:val="auto"/>
          <w:sz w:val="24"/>
          <w:szCs w:val="24"/>
        </w:rPr>
      </w:pPr>
      <w:r>
        <w:br/>
      </w:r>
      <w:r w:rsidRPr="0389F25C">
        <w:rPr>
          <w:rFonts w:ascii="Times New Roman" w:eastAsia="Times New Roman" w:hAnsi="Times New Roman" w:cs="Times New Roman"/>
          <w:b/>
          <w:bCs/>
          <w:color w:val="auto"/>
          <w:sz w:val="24"/>
          <w:szCs w:val="24"/>
        </w:rPr>
        <w:t>2.5.2. PYTHON SIMULATORI IZVORA DOGAĐAJA</w:t>
      </w:r>
    </w:p>
    <w:p w14:paraId="098EF53E" w14:textId="67CA2C40" w:rsidR="0389F25C" w:rsidRDefault="0389F25C" w:rsidP="003C1C42">
      <w:pPr>
        <w:pStyle w:val="Heading2"/>
        <w:spacing w:line="360" w:lineRule="auto"/>
        <w:jc w:val="left"/>
        <w:rPr>
          <w:rFonts w:ascii="Times New Roman" w:eastAsia="Times New Roman" w:hAnsi="Times New Roman" w:cs="Times New Roman"/>
          <w:b/>
          <w:bCs/>
          <w:color w:val="auto"/>
          <w:sz w:val="24"/>
          <w:szCs w:val="24"/>
        </w:rPr>
      </w:pPr>
    </w:p>
    <w:p w14:paraId="1CBC12F6" w14:textId="074E3654" w:rsidR="70E4B2F7" w:rsidRDefault="70E4B2F7" w:rsidP="003C1C42">
      <w:pPr>
        <w:pStyle w:val="Heading2"/>
        <w:spacing w:line="360" w:lineRule="auto"/>
        <w:jc w:val="left"/>
        <w:rPr>
          <w:rFonts w:ascii="Times New Roman" w:eastAsia="Times New Roman" w:hAnsi="Times New Roman" w:cs="Times New Roman"/>
          <w:b/>
          <w:bCs/>
          <w:color w:val="auto"/>
          <w:sz w:val="24"/>
          <w:szCs w:val="24"/>
        </w:rPr>
      </w:pPr>
      <w:r>
        <w:br/>
      </w:r>
      <w:r w:rsidRPr="0389F25C">
        <w:rPr>
          <w:rFonts w:ascii="Times New Roman" w:eastAsia="Times New Roman" w:hAnsi="Times New Roman" w:cs="Times New Roman"/>
          <w:b/>
          <w:bCs/>
          <w:color w:val="auto"/>
          <w:sz w:val="24"/>
          <w:szCs w:val="24"/>
        </w:rPr>
        <w:t>2.5.3. POSTGRESQL ZA TRAJNU POHRANU</w:t>
      </w:r>
    </w:p>
    <w:p w14:paraId="2B3365E3" w14:textId="32462FE7" w:rsidR="0389F25C" w:rsidRDefault="0389F25C" w:rsidP="003C1C42">
      <w:pPr>
        <w:spacing w:line="360" w:lineRule="auto"/>
      </w:pPr>
    </w:p>
    <w:p w14:paraId="1EEBD7F9" w14:textId="07ECA473" w:rsidR="0389F25C" w:rsidRDefault="0389F25C" w:rsidP="003C1C42">
      <w:pPr>
        <w:spacing w:line="360" w:lineRule="auto"/>
      </w:pPr>
    </w:p>
    <w:p w14:paraId="2FAB9667" w14:textId="2004F14F" w:rsidR="70E4B2F7" w:rsidRDefault="70E4B2F7" w:rsidP="003C1C42">
      <w:pPr>
        <w:spacing w:line="360" w:lineRule="auto"/>
        <w:rPr>
          <w:rFonts w:asciiTheme="majorBidi" w:hAnsiTheme="majorBidi" w:cstheme="majorBidi"/>
          <w:b/>
          <w:bCs/>
          <w:sz w:val="28"/>
          <w:szCs w:val="28"/>
        </w:rPr>
      </w:pPr>
      <w:r w:rsidRPr="0389F25C">
        <w:rPr>
          <w:rFonts w:asciiTheme="majorBidi" w:hAnsiTheme="majorBidi" w:cstheme="majorBidi"/>
          <w:b/>
          <w:bCs/>
          <w:sz w:val="28"/>
          <w:szCs w:val="28"/>
        </w:rPr>
        <w:t>2.6. SAŽETAK ODABIRA TEHNOLOGIJA U ODNOSU NA ZAHTJEVE RADA</w:t>
      </w:r>
    </w:p>
    <w:p w14:paraId="510BF4E9" w14:textId="5E992626" w:rsidR="0389F25C" w:rsidRDefault="0389F25C" w:rsidP="003C1C42">
      <w:pPr>
        <w:spacing w:line="360" w:lineRule="auto"/>
        <w:rPr>
          <w:rFonts w:asciiTheme="majorBidi" w:hAnsiTheme="majorBidi" w:cstheme="majorBidi"/>
          <w:b/>
          <w:bCs/>
          <w:sz w:val="28"/>
          <w:szCs w:val="28"/>
        </w:rPr>
      </w:pPr>
    </w:p>
    <w:p w14:paraId="29295BC9" w14:textId="470553F3" w:rsidR="0389F25C" w:rsidRDefault="0389F25C" w:rsidP="003C1C42">
      <w:pPr>
        <w:spacing w:line="360" w:lineRule="auto"/>
        <w:rPr>
          <w:rFonts w:asciiTheme="majorBidi" w:hAnsiTheme="majorBidi" w:cstheme="majorBidi"/>
          <w:b/>
          <w:bCs/>
          <w:sz w:val="28"/>
          <w:szCs w:val="28"/>
        </w:rPr>
      </w:pPr>
    </w:p>
    <w:p w14:paraId="323252CE" w14:textId="77777777" w:rsidR="006B4914" w:rsidRPr="0026428D" w:rsidRDefault="006B4914" w:rsidP="003C1C42">
      <w:pPr>
        <w:spacing w:line="360" w:lineRule="auto"/>
        <w:rPr>
          <w:rFonts w:asciiTheme="majorBidi" w:hAnsiTheme="majorBidi" w:cstheme="majorBidi"/>
        </w:rPr>
      </w:pPr>
    </w:p>
    <w:p w14:paraId="5C174469" w14:textId="03A86017" w:rsidR="002423FE" w:rsidRPr="006635D5" w:rsidRDefault="002423FE" w:rsidP="003C1C42">
      <w:pPr>
        <w:spacing w:line="360" w:lineRule="auto"/>
        <w:rPr>
          <w:rFonts w:asciiTheme="majorBidi" w:hAnsiTheme="majorBidi" w:cstheme="majorBidi"/>
        </w:rPr>
      </w:pPr>
      <w:r w:rsidRPr="006635D5">
        <w:rPr>
          <w:rFonts w:asciiTheme="majorBidi" w:hAnsiTheme="majorBidi" w:cstheme="majorBidi"/>
        </w:rPr>
        <w:tab/>
      </w:r>
    </w:p>
    <w:p w14:paraId="63113B8F" w14:textId="45425584" w:rsidR="009C0A4E" w:rsidRPr="0026428D" w:rsidRDefault="693406E2" w:rsidP="003C1C42">
      <w:pPr>
        <w:spacing w:line="360" w:lineRule="auto"/>
        <w:rPr>
          <w:ins w:id="1" w:author="Vlado Sruk" w:date="2026-06-17T12:04:00Z" w16du:dateUtc="2026-06-17T10:04:00Z"/>
          <w:rFonts w:asciiTheme="majorBidi" w:hAnsiTheme="majorBidi" w:cstheme="majorBidi"/>
          <w:b/>
          <w:bCs/>
          <w:sz w:val="32"/>
          <w:szCs w:val="32"/>
        </w:rPr>
      </w:pPr>
      <w:ins w:id="2" w:author="Vlado Sruk" w:date="2026-06-17T12:04:00Z" w16du:dateUtc="2026-06-17T10:04:00Z">
        <w:r w:rsidRPr="0026428D">
          <w:rPr>
            <w:rFonts w:asciiTheme="majorBidi" w:hAnsiTheme="majorBidi" w:cstheme="majorBidi"/>
            <w:b/>
            <w:bCs/>
            <w:sz w:val="32"/>
            <w:szCs w:val="32"/>
          </w:rPr>
          <w:t>3</w:t>
        </w:r>
        <w:r w:rsidR="14F9E809" w:rsidRPr="0026428D">
          <w:rPr>
            <w:rFonts w:asciiTheme="majorBidi" w:hAnsiTheme="majorBidi" w:cstheme="majorBidi"/>
            <w:b/>
            <w:bCs/>
            <w:sz w:val="32"/>
            <w:szCs w:val="32"/>
          </w:rPr>
          <w:t>.</w:t>
        </w:r>
        <w:r w:rsidR="6E87062B" w:rsidRPr="0026428D">
          <w:rPr>
            <w:rFonts w:asciiTheme="majorBidi" w:hAnsiTheme="majorBidi" w:cstheme="majorBidi"/>
            <w:b/>
            <w:bCs/>
            <w:sz w:val="32"/>
            <w:szCs w:val="32"/>
          </w:rPr>
          <w:t xml:space="preserve"> PROBLEM</w:t>
        </w:r>
      </w:ins>
    </w:p>
    <w:p w14:paraId="3E1A6E9F" w14:textId="77777777" w:rsidR="009C0A4E" w:rsidRPr="0026428D" w:rsidRDefault="009C0A4E" w:rsidP="003C1C42">
      <w:pPr>
        <w:spacing w:line="360" w:lineRule="auto"/>
        <w:rPr>
          <w:ins w:id="3" w:author="Vlado Sruk" w:date="2026-06-17T12:04:00Z" w16du:dateUtc="2026-06-17T10:04:00Z"/>
          <w:rFonts w:asciiTheme="majorBidi" w:hAnsiTheme="majorBidi" w:cstheme="majorBidi"/>
          <w:b/>
          <w:bCs/>
          <w:sz w:val="32"/>
          <w:szCs w:val="32"/>
        </w:rPr>
      </w:pPr>
    </w:p>
    <w:p w14:paraId="7EAEED8E" w14:textId="31DE45AF" w:rsidR="00820BAE" w:rsidRPr="0026428D" w:rsidRDefault="693406E2" w:rsidP="003C1C42">
      <w:pPr>
        <w:spacing w:line="360" w:lineRule="auto"/>
        <w:rPr>
          <w:rFonts w:asciiTheme="majorBidi" w:hAnsiTheme="majorBidi" w:cstheme="majorBidi"/>
          <w:b/>
          <w:bCs/>
          <w:sz w:val="32"/>
          <w:szCs w:val="32"/>
        </w:rPr>
      </w:pPr>
      <w:ins w:id="4" w:author="Vlado Sruk" w:date="2026-06-17T12:04:00Z" w16du:dateUtc="2026-06-17T10:04:00Z">
        <w:r w:rsidRPr="0026428D">
          <w:rPr>
            <w:rFonts w:asciiTheme="majorBidi" w:hAnsiTheme="majorBidi" w:cstheme="majorBidi"/>
            <w:b/>
            <w:bCs/>
            <w:sz w:val="32"/>
            <w:szCs w:val="32"/>
          </w:rPr>
          <w:lastRenderedPageBreak/>
          <w:t>4</w:t>
        </w:r>
      </w:ins>
      <w:del w:id="5" w:author="Vlado Sruk" w:date="2026-06-17T12:04:00Z" w16du:dateUtc="2026-06-17T10:04:00Z">
        <w:r w:rsidR="00D61931" w:rsidRPr="0026428D" w:rsidDel="218CEF29">
          <w:rPr>
            <w:rFonts w:asciiTheme="majorBidi" w:hAnsiTheme="majorBidi" w:cstheme="majorBidi"/>
            <w:b/>
            <w:bCs/>
            <w:sz w:val="32"/>
            <w:szCs w:val="32"/>
          </w:rPr>
          <w:delText>3</w:delText>
        </w:r>
      </w:del>
      <w:r w:rsidR="218CEF29" w:rsidRPr="0026428D">
        <w:rPr>
          <w:rFonts w:asciiTheme="majorBidi" w:hAnsiTheme="majorBidi" w:cstheme="majorBidi"/>
          <w:b/>
          <w:bCs/>
          <w:sz w:val="32"/>
          <w:szCs w:val="32"/>
        </w:rPr>
        <w:t xml:space="preserve">. </w:t>
      </w:r>
      <w:r w:rsidR="57C663B9" w:rsidRPr="0026428D">
        <w:rPr>
          <w:rFonts w:asciiTheme="majorBidi" w:hAnsiTheme="majorBidi" w:cstheme="majorBidi"/>
          <w:b/>
          <w:bCs/>
          <w:sz w:val="32"/>
          <w:szCs w:val="32"/>
        </w:rPr>
        <w:t>METODOLOGIJA I OBLIKOVANJE RJEŠENJA</w:t>
      </w:r>
      <w:del w:id="6" w:author="Vlado Sruk" w:date="2026-06-17T12:02:00Z" w16du:dateUtc="2026-06-17T10:02:00Z">
        <w:r w:rsidR="00D61931" w:rsidRPr="0026428D" w:rsidDel="218CEF29">
          <w:rPr>
            <w:rFonts w:asciiTheme="majorBidi" w:hAnsiTheme="majorBidi" w:cstheme="majorBidi"/>
            <w:b/>
            <w:bCs/>
            <w:sz w:val="32"/>
            <w:szCs w:val="32"/>
          </w:rPr>
          <w:delText xml:space="preserve">IMPLEMENTACIJA </w:delText>
        </w:r>
        <w:r w:rsidR="00D61931" w:rsidRPr="0026428D" w:rsidDel="4E805D4C">
          <w:rPr>
            <w:rFonts w:asciiTheme="majorBidi" w:hAnsiTheme="majorBidi" w:cstheme="majorBidi"/>
            <w:b/>
            <w:bCs/>
            <w:sz w:val="32"/>
            <w:szCs w:val="32"/>
          </w:rPr>
          <w:delText>SIMULATORA DOGAĐAJA</w:delText>
        </w:r>
      </w:del>
    </w:p>
    <w:p w14:paraId="279AFA4B" w14:textId="2B79F046" w:rsidR="00D61931" w:rsidRPr="0026428D" w:rsidRDefault="00D61931" w:rsidP="003C1C42">
      <w:pPr>
        <w:spacing w:line="360" w:lineRule="auto"/>
        <w:rPr>
          <w:rFonts w:asciiTheme="majorBidi" w:hAnsiTheme="majorBidi" w:cstheme="majorBidi"/>
        </w:rPr>
      </w:pPr>
    </w:p>
    <w:p w14:paraId="2249952A" w14:textId="21FC65FB" w:rsidR="00D61931" w:rsidRPr="0026428D" w:rsidRDefault="00D61931" w:rsidP="003C1C42">
      <w:pPr>
        <w:spacing w:line="360" w:lineRule="auto"/>
        <w:rPr>
          <w:rFonts w:asciiTheme="majorBidi" w:hAnsiTheme="majorBidi" w:cstheme="majorBidi"/>
        </w:rPr>
      </w:pPr>
      <w:r w:rsidRPr="0026428D">
        <w:rPr>
          <w:rFonts w:asciiTheme="majorBidi" w:hAnsiTheme="majorBidi" w:cstheme="majorBidi"/>
        </w:rPr>
        <w:tab/>
        <w:t xml:space="preserve">U sklopu rada, razvijena je aplikacija koja simulira rad sustava za generiranje, obradu, pohranu i prikaz podataka. Aplikacija simulira rad sustava u kojem uređaji generiraju podatke, šalju ih na poslužitelj, nakon čega se podaci prikazuju koristniku putem korisničkog sučelja te pohranjuju u bazu podataka. Podaci se na uređajima generiraju periodički ili na zahtjev korisnika, u željenom trenutku. Sustav se sastoji od </w:t>
      </w:r>
      <w:r w:rsidR="009C72BA" w:rsidRPr="0026428D">
        <w:rPr>
          <w:rFonts w:asciiTheme="majorBidi" w:hAnsiTheme="majorBidi" w:cstheme="majorBidi"/>
        </w:rPr>
        <w:t>četiri</w:t>
      </w:r>
      <w:r w:rsidRPr="0026428D">
        <w:rPr>
          <w:rFonts w:asciiTheme="majorBidi" w:hAnsiTheme="majorBidi" w:cstheme="majorBidi"/>
        </w:rPr>
        <w:t xml:space="preserve"> glavne komponente: uređa</w:t>
      </w:r>
      <w:r w:rsidR="009C72BA" w:rsidRPr="0026428D">
        <w:rPr>
          <w:rFonts w:asciiTheme="majorBidi" w:hAnsiTheme="majorBidi" w:cstheme="majorBidi"/>
        </w:rPr>
        <w:t xml:space="preserve">ja, poslužiteljske strane aplikacije (engl. </w:t>
      </w:r>
      <w:r w:rsidR="009C72BA" w:rsidRPr="0026428D">
        <w:rPr>
          <w:rFonts w:asciiTheme="majorBidi" w:hAnsiTheme="majorBidi" w:cstheme="majorBidi"/>
          <w:i/>
          <w:iCs/>
        </w:rPr>
        <w:t>backend</w:t>
      </w:r>
      <w:r w:rsidR="009C72BA" w:rsidRPr="0026428D">
        <w:rPr>
          <w:rFonts w:asciiTheme="majorBidi" w:hAnsiTheme="majorBidi" w:cstheme="majorBidi"/>
        </w:rPr>
        <w:t xml:space="preserve">), korisničkog sučelja (engl. </w:t>
      </w:r>
      <w:r w:rsidR="009C72BA" w:rsidRPr="0026428D">
        <w:rPr>
          <w:rFonts w:asciiTheme="majorBidi" w:hAnsiTheme="majorBidi" w:cstheme="majorBidi"/>
          <w:i/>
          <w:iCs/>
        </w:rPr>
        <w:t>frontend</w:t>
      </w:r>
      <w:r w:rsidR="009C72BA" w:rsidRPr="0026428D">
        <w:rPr>
          <w:rFonts w:asciiTheme="majorBidi" w:hAnsiTheme="majorBidi" w:cstheme="majorBidi"/>
        </w:rPr>
        <w:t xml:space="preserve">) te baze podataka. Sama poslužiteljska strana aplikacije sastoji se od tri podkomponente: pristupne točke za uređaje (engl. </w:t>
      </w:r>
      <w:r w:rsidR="009C72BA" w:rsidRPr="0026428D">
        <w:rPr>
          <w:rFonts w:asciiTheme="majorBidi" w:hAnsiTheme="majorBidi" w:cstheme="majorBidi"/>
          <w:i/>
          <w:iCs/>
        </w:rPr>
        <w:t>device gateway</w:t>
      </w:r>
      <w:r w:rsidR="009C72BA" w:rsidRPr="0026428D">
        <w:rPr>
          <w:rFonts w:asciiTheme="majorBidi" w:hAnsiTheme="majorBidi" w:cstheme="majorBidi"/>
        </w:rPr>
        <w:t xml:space="preserve">), sloja za obradu podataka (engl. </w:t>
      </w:r>
      <w:r w:rsidR="009C72BA" w:rsidRPr="0026428D">
        <w:rPr>
          <w:rFonts w:asciiTheme="majorBidi" w:hAnsiTheme="majorBidi" w:cstheme="majorBidi"/>
          <w:i/>
          <w:iCs/>
        </w:rPr>
        <w:t>data processor</w:t>
      </w:r>
      <w:r w:rsidR="009C72BA" w:rsidRPr="0026428D">
        <w:rPr>
          <w:rFonts w:asciiTheme="majorBidi" w:hAnsiTheme="majorBidi" w:cstheme="majorBidi"/>
        </w:rPr>
        <w:t xml:space="preserve">) te pristupne točke za korisničko sučelje (engl. </w:t>
      </w:r>
      <w:r w:rsidR="009C72BA" w:rsidRPr="0026428D">
        <w:rPr>
          <w:rFonts w:asciiTheme="majorBidi" w:hAnsiTheme="majorBidi" w:cstheme="majorBidi"/>
          <w:i/>
          <w:iCs/>
        </w:rPr>
        <w:t>frontend gateway</w:t>
      </w:r>
      <w:r w:rsidR="009C72BA" w:rsidRPr="0026428D">
        <w:rPr>
          <w:rFonts w:asciiTheme="majorBidi" w:hAnsiTheme="majorBidi" w:cstheme="majorBidi"/>
        </w:rPr>
        <w:t>). Pristupna točka za uređaje je dio poslužiteljske strane koji komunicira s uređajima, prima podatke od njih te im prosljeđuje korisničke naredbe. Sloj za obradu podataka je dio poslužiteljske strane zadužen za obradu i pohranu podataka u bazu podataka. Pristupna točka za korisničko sučelje šalje podatke korisničkom sučelju te prima korisničke zahtjeve koje prosljeđuje ostalim dijelovima poslužitelja ili bazi podataka. Navedena arhitektura ostvaruje podjelu odgovornosti među različitim dijelovima poslužitelja te modularnost, što rezultira čišćim i jasnijim kodom te olakšanim uvođenjem promjena u sustav.</w:t>
      </w:r>
    </w:p>
    <w:p w14:paraId="4BC31E29" w14:textId="3F730977" w:rsidR="008C67A8" w:rsidRPr="00726092" w:rsidRDefault="005A22F3" w:rsidP="003C1C42">
      <w:pPr>
        <w:spacing w:line="360" w:lineRule="auto"/>
        <w:rPr>
          <w:rFonts w:asciiTheme="majorBidi" w:hAnsiTheme="majorBidi" w:cstheme="majorBidi"/>
          <w:lang w:val="fr-FR"/>
        </w:rPr>
      </w:pPr>
      <w:r w:rsidRPr="006635D5">
        <w:rPr>
          <w:rFonts w:asciiTheme="majorBidi" w:hAnsiTheme="majorBidi" w:cstheme="majorBidi"/>
          <w:noProof/>
        </w:rPr>
        <w:lastRenderedPageBreak/>
        <w:drawing>
          <wp:anchor distT="0" distB="0" distL="114300" distR="114300" simplePos="0" relativeHeight="251658240" behindDoc="1" locked="0" layoutInCell="1" allowOverlap="1" wp14:anchorId="5323265E" wp14:editId="3B3EE589">
            <wp:simplePos x="0" y="0"/>
            <wp:positionH relativeFrom="margin">
              <wp:align>center</wp:align>
            </wp:positionH>
            <wp:positionV relativeFrom="paragraph">
              <wp:posOffset>3989070</wp:posOffset>
            </wp:positionV>
            <wp:extent cx="5494020" cy="4237909"/>
            <wp:effectExtent l="0" t="0" r="0" b="0"/>
            <wp:wrapTight wrapText="bothSides">
              <wp:wrapPolygon edited="0">
                <wp:start x="8313" y="0"/>
                <wp:lineTo x="8239" y="1651"/>
                <wp:lineTo x="8913" y="3107"/>
                <wp:lineTo x="8988" y="4661"/>
                <wp:lineTo x="6816" y="4855"/>
                <wp:lineTo x="5542" y="5438"/>
                <wp:lineTo x="5542" y="6215"/>
                <wp:lineTo x="899" y="6700"/>
                <wp:lineTo x="599" y="6798"/>
                <wp:lineTo x="599" y="9322"/>
                <wp:lineTo x="0" y="9711"/>
                <wp:lineTo x="0" y="11847"/>
                <wp:lineTo x="5542" y="12430"/>
                <wp:lineTo x="0" y="12915"/>
                <wp:lineTo x="0" y="15246"/>
                <wp:lineTo x="5617" y="15537"/>
                <wp:lineTo x="5617" y="15926"/>
                <wp:lineTo x="7564" y="17091"/>
                <wp:lineTo x="15653" y="18645"/>
                <wp:lineTo x="15653" y="21461"/>
                <wp:lineTo x="21495" y="21461"/>
                <wp:lineTo x="21495" y="17674"/>
                <wp:lineTo x="11684" y="17091"/>
                <wp:lineTo x="12358" y="17091"/>
                <wp:lineTo x="14305" y="15926"/>
                <wp:lineTo x="14305" y="15537"/>
                <wp:lineTo x="16552" y="15537"/>
                <wp:lineTo x="19698" y="14663"/>
                <wp:lineTo x="19623" y="12430"/>
                <wp:lineTo x="19922" y="12430"/>
                <wp:lineTo x="20447" y="11362"/>
                <wp:lineTo x="20447" y="10196"/>
                <wp:lineTo x="20222" y="9711"/>
                <wp:lineTo x="19623" y="9322"/>
                <wp:lineTo x="19773" y="6798"/>
                <wp:lineTo x="19098" y="6603"/>
                <wp:lineTo x="14380" y="6215"/>
                <wp:lineTo x="14455" y="5438"/>
                <wp:lineTo x="13331" y="4952"/>
                <wp:lineTo x="10935" y="4661"/>
                <wp:lineTo x="11010" y="3107"/>
                <wp:lineTo x="11684" y="1651"/>
                <wp:lineTo x="11609" y="0"/>
                <wp:lineTo x="8313" y="0"/>
              </wp:wrapPolygon>
            </wp:wrapTight>
            <wp:docPr id="2073596039" name="Picture 2">
              <a:extLst xmlns:a="http://schemas.openxmlformats.org/drawingml/2006/main">
                <a:ext uri="{FF2B5EF4-FFF2-40B4-BE49-F238E27FC236}">
                  <a16:creationId xmlns:a16="http://schemas.microsoft.com/office/drawing/2014/main" id="{0CEC84C2-31C2-4633-8134-5B154F6414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96039" name="Picture 2073596039"/>
                    <pic:cNvPicPr/>
                  </pic:nvPicPr>
                  <pic:blipFill>
                    <a:blip r:embed="rId9">
                      <a:extLst>
                        <a:ext uri="{28A0092B-C50C-407E-A947-70E740481C1C}">
                          <a14:useLocalDpi xmlns:a14="http://schemas.microsoft.com/office/drawing/2010/main" val="0"/>
                        </a:ext>
                      </a:extLst>
                    </a:blip>
                    <a:stretch>
                      <a:fillRect/>
                    </a:stretch>
                  </pic:blipFill>
                  <pic:spPr>
                    <a:xfrm>
                      <a:off x="0" y="0"/>
                      <a:ext cx="5494020" cy="4237909"/>
                    </a:xfrm>
                    <a:prstGeom prst="rect">
                      <a:avLst/>
                    </a:prstGeom>
                  </pic:spPr>
                </pic:pic>
              </a:graphicData>
            </a:graphic>
          </wp:anchor>
        </w:drawing>
      </w:r>
      <w:r w:rsidR="008C67A8" w:rsidRPr="0026428D">
        <w:rPr>
          <w:rFonts w:asciiTheme="majorBidi" w:hAnsiTheme="majorBidi" w:cstheme="majorBidi"/>
          <w:lang w:val="fr-FR"/>
        </w:rPr>
        <w:tab/>
      </w:r>
      <w:r w:rsidR="008C67A8" w:rsidRPr="00726092">
        <w:rPr>
          <w:rFonts w:asciiTheme="majorBidi" w:hAnsiTheme="majorBidi" w:cstheme="majorBidi"/>
          <w:lang w:val="fr-FR"/>
        </w:rPr>
        <w:t xml:space="preserve">Uređaji su implementirani kao skripte u programskom jeziku Python. Ovime se omogućuje provjera funkcionalnosti </w:t>
      </w:r>
      <w:r w:rsidR="00B60FB4" w:rsidRPr="00726092">
        <w:rPr>
          <w:rFonts w:asciiTheme="majorBidi" w:hAnsiTheme="majorBidi" w:cstheme="majorBidi"/>
          <w:lang w:val="fr-FR"/>
        </w:rPr>
        <w:t xml:space="preserve">sustava bez potrebe za nabavljanjem i instalacijom fizičkih uređaja. Poslužiteljska strana aplikacije implementirana je koristeći Node.js okruženje uz dodatak Express biblioteke. </w:t>
      </w:r>
      <w:r w:rsidR="00624061" w:rsidRPr="00726092">
        <w:rPr>
          <w:rFonts w:asciiTheme="majorBidi" w:hAnsiTheme="majorBidi" w:cstheme="majorBidi"/>
          <w:lang w:val="fr-FR"/>
        </w:rPr>
        <w:t>Klijentska strana aplikacije implementirana je kao klasična korisnička web aplikacija, korištenjem označnih jezika HTML i CSS</w:t>
      </w:r>
      <w:r w:rsidR="00BF7FD7" w:rsidRPr="00726092">
        <w:rPr>
          <w:rFonts w:asciiTheme="majorBidi" w:hAnsiTheme="majorBidi" w:cstheme="majorBidi"/>
          <w:lang w:val="fr-FR"/>
        </w:rPr>
        <w:t xml:space="preserve"> te jezika JavaScript. Za trajnu pohranu podataka koristi se PostgreSQL baza podataka.</w:t>
      </w:r>
      <w:r w:rsidR="00002DDD" w:rsidRPr="00726092">
        <w:rPr>
          <w:rFonts w:asciiTheme="majorBidi" w:hAnsiTheme="majorBidi" w:cstheme="majorBidi"/>
          <w:lang w:val="fr-FR"/>
        </w:rPr>
        <w:t xml:space="preserve"> U skladu sa spomenu</w:t>
      </w:r>
      <w:r w:rsidR="009F6BFB" w:rsidRPr="00726092">
        <w:rPr>
          <w:rFonts w:asciiTheme="majorBidi" w:hAnsiTheme="majorBidi" w:cstheme="majorBidi"/>
          <w:lang w:val="fr-FR"/>
        </w:rPr>
        <w:t xml:space="preserve">tom podjelom odgovornosti i modularnošću sustava, komponente </w:t>
      </w:r>
      <w:r w:rsidR="00D66985" w:rsidRPr="00726092">
        <w:rPr>
          <w:rFonts w:asciiTheme="majorBidi" w:hAnsiTheme="majorBidi" w:cstheme="majorBidi"/>
          <w:lang w:val="fr-FR"/>
        </w:rPr>
        <w:t xml:space="preserve">sustava međusobno komuniciraju različitim protokolima i vrstama poruka. Naime, tri komponente poslužiteljske strane ne komuniciraju direktno, već posredstvom NATS poslužitelja, koristeći </w:t>
      </w:r>
      <w:r w:rsidR="00BF1D3E" w:rsidRPr="00726092">
        <w:rPr>
          <w:rFonts w:asciiTheme="majorBidi" w:hAnsiTheme="majorBidi" w:cstheme="majorBidi"/>
          <w:lang w:val="fr-FR"/>
        </w:rPr>
        <w:t>objave i pretplate na NATS predmete, kao i funkcionalnost zatjeva i odgovora. Sam poslužitelj s uređajima i s korisničkim sučeljem komunicira korištenjem protokola Socket.io</w:t>
      </w:r>
      <w:r w:rsidR="002C7D4D" w:rsidRPr="00726092">
        <w:rPr>
          <w:rFonts w:asciiTheme="majorBidi" w:hAnsiTheme="majorBidi" w:cstheme="majorBidi"/>
          <w:lang w:val="fr-FR"/>
        </w:rPr>
        <w:t xml:space="preserve">, što je važno kako bi se ostvarila dvosmjerna komunikacija te omogućio rad u stvarnom vremenu, gdje komponente reagiraju na događaje pristigle s poslužitelja, </w:t>
      </w:r>
      <w:r w:rsidR="00DF7917" w:rsidRPr="00726092">
        <w:rPr>
          <w:rFonts w:asciiTheme="majorBidi" w:hAnsiTheme="majorBidi" w:cstheme="majorBidi"/>
          <w:lang w:val="fr-FR"/>
        </w:rPr>
        <w:t>bez potrebe za provjerama ili slanjem zahtjeva. Za komunikaciju</w:t>
      </w:r>
      <w:r w:rsidR="00252C14" w:rsidRPr="00726092">
        <w:rPr>
          <w:rFonts w:asciiTheme="majorBidi" w:hAnsiTheme="majorBidi" w:cstheme="majorBidi"/>
          <w:lang w:val="fr-FR"/>
        </w:rPr>
        <w:t xml:space="preserve"> poslužitelja</w:t>
      </w:r>
      <w:r w:rsidR="00DF7917" w:rsidRPr="00726092">
        <w:rPr>
          <w:rFonts w:asciiTheme="majorBidi" w:hAnsiTheme="majorBidi" w:cstheme="majorBidi"/>
          <w:lang w:val="fr-FR"/>
        </w:rPr>
        <w:t xml:space="preserve"> s bazom podataka, koriste se SQL upiti.</w:t>
      </w:r>
      <w:r w:rsidR="00181E85" w:rsidRPr="00726092">
        <w:rPr>
          <w:rFonts w:asciiTheme="majorBidi" w:hAnsiTheme="majorBidi" w:cstheme="majorBidi"/>
          <w:lang w:val="fr-FR"/>
        </w:rPr>
        <w:t xml:space="preserve"> Navedena arhitektura na visokoj razini, prikazana je sljedećim dijagramom.</w:t>
      </w:r>
    </w:p>
    <w:p w14:paraId="5274A7C8" w14:textId="1B9BB4C7" w:rsidR="005A22F3" w:rsidRPr="00726092" w:rsidRDefault="005A22F3" w:rsidP="003C1C42">
      <w:pPr>
        <w:spacing w:line="360" w:lineRule="auto"/>
        <w:rPr>
          <w:rFonts w:asciiTheme="majorBidi" w:hAnsiTheme="majorBidi" w:cstheme="majorBidi"/>
          <w:lang w:val="fr-FR"/>
        </w:rPr>
      </w:pPr>
    </w:p>
    <w:p w14:paraId="162F0C5C" w14:textId="77777777" w:rsidR="005A22F3" w:rsidRPr="00726092" w:rsidRDefault="005A22F3" w:rsidP="003C1C42">
      <w:pPr>
        <w:spacing w:line="360" w:lineRule="auto"/>
        <w:rPr>
          <w:rFonts w:asciiTheme="majorBidi" w:hAnsiTheme="majorBidi" w:cstheme="majorBidi"/>
          <w:lang w:val="fr-FR"/>
        </w:rPr>
      </w:pPr>
    </w:p>
    <w:p w14:paraId="7CF741BE" w14:textId="77777777" w:rsidR="005A22F3" w:rsidRPr="00726092" w:rsidRDefault="005A22F3" w:rsidP="003C1C42">
      <w:pPr>
        <w:spacing w:line="360" w:lineRule="auto"/>
        <w:rPr>
          <w:rFonts w:asciiTheme="majorBidi" w:hAnsiTheme="majorBidi" w:cstheme="majorBidi"/>
          <w:lang w:val="fr-FR"/>
        </w:rPr>
      </w:pPr>
    </w:p>
    <w:p w14:paraId="45E2E75B" w14:textId="77777777" w:rsidR="005A22F3" w:rsidRPr="00726092" w:rsidRDefault="005A22F3" w:rsidP="003C1C42">
      <w:pPr>
        <w:spacing w:line="360" w:lineRule="auto"/>
        <w:rPr>
          <w:rFonts w:asciiTheme="majorBidi" w:hAnsiTheme="majorBidi" w:cstheme="majorBidi"/>
          <w:lang w:val="fr-FR"/>
        </w:rPr>
      </w:pPr>
    </w:p>
    <w:p w14:paraId="1FF40834" w14:textId="77777777" w:rsidR="005A22F3" w:rsidRPr="00726092" w:rsidRDefault="005A22F3" w:rsidP="003C1C42">
      <w:pPr>
        <w:spacing w:line="360" w:lineRule="auto"/>
        <w:rPr>
          <w:rFonts w:asciiTheme="majorBidi" w:hAnsiTheme="majorBidi" w:cstheme="majorBidi"/>
          <w:lang w:val="fr-FR"/>
        </w:rPr>
      </w:pPr>
    </w:p>
    <w:p w14:paraId="34C015F3" w14:textId="77777777" w:rsidR="005A22F3" w:rsidRPr="00726092" w:rsidRDefault="005A22F3" w:rsidP="003C1C42">
      <w:pPr>
        <w:spacing w:line="360" w:lineRule="auto"/>
        <w:rPr>
          <w:rFonts w:asciiTheme="majorBidi" w:hAnsiTheme="majorBidi" w:cstheme="majorBidi"/>
          <w:lang w:val="fr-FR"/>
        </w:rPr>
      </w:pPr>
    </w:p>
    <w:p w14:paraId="31F03B1B" w14:textId="77777777" w:rsidR="005A22F3" w:rsidRPr="00726092" w:rsidRDefault="005A22F3" w:rsidP="003C1C42">
      <w:pPr>
        <w:spacing w:line="360" w:lineRule="auto"/>
        <w:rPr>
          <w:rFonts w:asciiTheme="majorBidi" w:hAnsiTheme="majorBidi" w:cstheme="majorBidi"/>
          <w:lang w:val="fr-FR"/>
        </w:rPr>
      </w:pPr>
    </w:p>
    <w:p w14:paraId="0640CF54" w14:textId="77777777" w:rsidR="005A22F3" w:rsidRPr="00726092" w:rsidRDefault="005A22F3" w:rsidP="003C1C42">
      <w:pPr>
        <w:spacing w:line="360" w:lineRule="auto"/>
        <w:rPr>
          <w:rFonts w:asciiTheme="majorBidi" w:hAnsiTheme="majorBidi" w:cstheme="majorBidi"/>
          <w:lang w:val="fr-FR"/>
        </w:rPr>
      </w:pPr>
    </w:p>
    <w:p w14:paraId="672D2B19" w14:textId="77777777" w:rsidR="005A22F3" w:rsidRPr="00726092" w:rsidRDefault="005A22F3" w:rsidP="003C1C42">
      <w:pPr>
        <w:spacing w:line="360" w:lineRule="auto"/>
        <w:rPr>
          <w:rFonts w:asciiTheme="majorBidi" w:hAnsiTheme="majorBidi" w:cstheme="majorBidi"/>
          <w:lang w:val="fr-FR"/>
        </w:rPr>
      </w:pPr>
    </w:p>
    <w:p w14:paraId="6FF2C872" w14:textId="77777777" w:rsidR="005A22F3" w:rsidRPr="00726092" w:rsidRDefault="005A22F3" w:rsidP="003C1C42">
      <w:pPr>
        <w:spacing w:line="360" w:lineRule="auto"/>
        <w:rPr>
          <w:rFonts w:asciiTheme="majorBidi" w:hAnsiTheme="majorBidi" w:cstheme="majorBidi"/>
          <w:lang w:val="fr-FR"/>
        </w:rPr>
      </w:pPr>
    </w:p>
    <w:p w14:paraId="19A2FDD4" w14:textId="75CBC416" w:rsidR="0085326D" w:rsidRPr="00726092" w:rsidRDefault="49E16AE4" w:rsidP="003C1C42">
      <w:pPr>
        <w:spacing w:line="360" w:lineRule="auto"/>
        <w:rPr>
          <w:rFonts w:asciiTheme="majorBidi" w:hAnsiTheme="majorBidi" w:cstheme="majorBidi"/>
          <w:b/>
          <w:bCs/>
          <w:sz w:val="32"/>
          <w:szCs w:val="32"/>
          <w:lang w:val="fr-FR"/>
        </w:rPr>
      </w:pPr>
      <w:r w:rsidRPr="0389F25C">
        <w:rPr>
          <w:rFonts w:asciiTheme="majorBidi" w:hAnsiTheme="majorBidi" w:cstheme="majorBidi"/>
          <w:b/>
          <w:bCs/>
          <w:sz w:val="32"/>
          <w:szCs w:val="32"/>
          <w:lang w:val="fr-FR"/>
        </w:rPr>
        <w:t>5. IMPLEMENTACIJA</w:t>
      </w:r>
    </w:p>
    <w:p w14:paraId="54F12A9F" w14:textId="77777777" w:rsidR="00E2521A" w:rsidRPr="00726092" w:rsidRDefault="00E2521A" w:rsidP="003C1C42">
      <w:pPr>
        <w:spacing w:line="360" w:lineRule="auto"/>
        <w:rPr>
          <w:rFonts w:asciiTheme="majorBidi" w:hAnsiTheme="majorBidi" w:cstheme="majorBidi"/>
          <w:lang w:val="fr-FR"/>
        </w:rPr>
      </w:pPr>
    </w:p>
    <w:p w14:paraId="4A708783" w14:textId="48895BE6" w:rsidR="003E68B4" w:rsidRPr="00726092" w:rsidRDefault="49E16AE4" w:rsidP="003C1C42">
      <w:pPr>
        <w:spacing w:line="360" w:lineRule="auto"/>
        <w:rPr>
          <w:rFonts w:asciiTheme="majorBidi" w:hAnsiTheme="majorBidi" w:cstheme="majorBidi"/>
          <w:b/>
          <w:bCs/>
          <w:sz w:val="28"/>
          <w:szCs w:val="28"/>
          <w:lang w:val="fr-FR"/>
        </w:rPr>
      </w:pPr>
      <w:r w:rsidRPr="0389F25C">
        <w:rPr>
          <w:rFonts w:asciiTheme="majorBidi" w:hAnsiTheme="majorBidi" w:cstheme="majorBidi"/>
          <w:b/>
          <w:bCs/>
          <w:sz w:val="28"/>
          <w:szCs w:val="28"/>
          <w:lang w:val="fr-FR"/>
        </w:rPr>
        <w:lastRenderedPageBreak/>
        <w:t>5</w:t>
      </w:r>
      <w:r w:rsidR="11B46B5F" w:rsidRPr="0389F25C">
        <w:rPr>
          <w:rFonts w:asciiTheme="majorBidi" w:hAnsiTheme="majorBidi" w:cstheme="majorBidi"/>
          <w:b/>
          <w:bCs/>
          <w:sz w:val="28"/>
          <w:szCs w:val="28"/>
          <w:lang w:val="fr-FR"/>
        </w:rPr>
        <w:t>.</w:t>
      </w:r>
      <w:r w:rsidR="6B3C4CB0" w:rsidRPr="0389F25C">
        <w:rPr>
          <w:rFonts w:asciiTheme="majorBidi" w:hAnsiTheme="majorBidi" w:cstheme="majorBidi"/>
          <w:b/>
          <w:bCs/>
          <w:sz w:val="28"/>
          <w:szCs w:val="28"/>
          <w:lang w:val="fr-FR"/>
        </w:rPr>
        <w:t>1</w:t>
      </w:r>
      <w:r w:rsidR="11B46B5F" w:rsidRPr="0389F25C">
        <w:rPr>
          <w:rFonts w:asciiTheme="majorBidi" w:hAnsiTheme="majorBidi" w:cstheme="majorBidi"/>
          <w:b/>
          <w:bCs/>
          <w:sz w:val="28"/>
          <w:szCs w:val="28"/>
          <w:lang w:val="fr-FR"/>
        </w:rPr>
        <w:t xml:space="preserve">. </w:t>
      </w:r>
      <w:r w:rsidR="3953B7CD" w:rsidRPr="0389F25C">
        <w:rPr>
          <w:rFonts w:asciiTheme="majorBidi" w:hAnsiTheme="majorBidi" w:cstheme="majorBidi"/>
          <w:b/>
          <w:bCs/>
          <w:sz w:val="28"/>
          <w:szCs w:val="28"/>
          <w:lang w:val="fr-FR"/>
        </w:rPr>
        <w:t>SIMULATOR UREĐAJA</w:t>
      </w:r>
    </w:p>
    <w:p w14:paraId="7DBA0A84" w14:textId="77777777" w:rsidR="00E2521A" w:rsidRPr="00726092" w:rsidRDefault="00E2521A" w:rsidP="003C1C42">
      <w:pPr>
        <w:spacing w:line="360" w:lineRule="auto"/>
        <w:rPr>
          <w:rFonts w:asciiTheme="majorBidi" w:hAnsiTheme="majorBidi" w:cstheme="majorBidi"/>
          <w:b/>
          <w:bCs/>
          <w:lang w:val="fr-FR"/>
        </w:rPr>
      </w:pPr>
    </w:p>
    <w:p w14:paraId="55455E5F" w14:textId="5BD9ACEF" w:rsidR="00362ED5" w:rsidRPr="00726092" w:rsidRDefault="00F866A8" w:rsidP="003C1C42">
      <w:pPr>
        <w:spacing w:line="360" w:lineRule="auto"/>
        <w:rPr>
          <w:rFonts w:asciiTheme="majorBidi" w:hAnsiTheme="majorBidi" w:cstheme="majorBidi"/>
          <w:lang w:val="fr-FR"/>
        </w:rPr>
      </w:pPr>
      <w:r w:rsidRPr="00726092">
        <w:rPr>
          <w:rFonts w:asciiTheme="majorBidi" w:hAnsiTheme="majorBidi" w:cstheme="majorBidi"/>
          <w:lang w:val="fr-FR"/>
        </w:rPr>
        <w:tab/>
      </w:r>
      <w:r w:rsidR="007C26A7" w:rsidRPr="00726092">
        <w:rPr>
          <w:rFonts w:asciiTheme="majorBidi" w:hAnsiTheme="majorBidi" w:cstheme="majorBidi"/>
          <w:lang w:val="fr-FR"/>
        </w:rPr>
        <w:t>Simulator uređaja je komponenta implementirana</w:t>
      </w:r>
      <w:r w:rsidR="00580F2B" w:rsidRPr="00726092">
        <w:rPr>
          <w:rFonts w:asciiTheme="majorBidi" w:hAnsiTheme="majorBidi" w:cstheme="majorBidi"/>
          <w:lang w:val="fr-FR"/>
        </w:rPr>
        <w:t xml:space="preserve"> kao Python skripta koja oponaša stvarni fizički uređaj. </w:t>
      </w:r>
      <w:r w:rsidR="00CE73E0" w:rsidRPr="00726092">
        <w:rPr>
          <w:rFonts w:asciiTheme="majorBidi" w:hAnsiTheme="majorBidi" w:cstheme="majorBidi"/>
          <w:lang w:val="fr-FR"/>
        </w:rPr>
        <w:t xml:space="preserve">Pokretanjem više instanci skripte moguće je simulirati istovremeni rad većeg broja uređaja, pri čemu </w:t>
      </w:r>
      <w:r w:rsidR="00DD5140" w:rsidRPr="00726092">
        <w:rPr>
          <w:rFonts w:asciiTheme="majorBidi" w:hAnsiTheme="majorBidi" w:cstheme="majorBidi"/>
          <w:lang w:val="fr-FR"/>
        </w:rPr>
        <w:t>svakoj instanci korisnik dodjeljuje ID. ID se određuje pri pokretanju skripte kao argument naredbenog retka</w:t>
      </w:r>
      <w:r w:rsidR="00DD1961" w:rsidRPr="00726092">
        <w:rPr>
          <w:rFonts w:asciiTheme="majorBidi" w:hAnsiTheme="majorBidi" w:cstheme="majorBidi"/>
          <w:lang w:val="fr-FR"/>
        </w:rPr>
        <w:t>.</w:t>
      </w:r>
      <w:r w:rsidR="009F702A" w:rsidRPr="00726092">
        <w:rPr>
          <w:rFonts w:asciiTheme="majorBidi" w:hAnsiTheme="majorBidi" w:cstheme="majorBidi"/>
          <w:lang w:val="fr-FR"/>
        </w:rPr>
        <w:t xml:space="preserve"> </w:t>
      </w:r>
      <w:r w:rsidR="00EF3520" w:rsidRPr="00726092">
        <w:rPr>
          <w:rFonts w:asciiTheme="majorBidi" w:hAnsiTheme="majorBidi" w:cstheme="majorBidi"/>
          <w:lang w:val="fr-FR"/>
        </w:rPr>
        <w:t xml:space="preserve">Navedeni ID služi isključivo za prikaz uređaja na korisničkom sučelju aplikacije te nije nužno jedinstveni identifikator uređaja. </w:t>
      </w:r>
      <w:r w:rsidR="00410D97" w:rsidRPr="00726092">
        <w:rPr>
          <w:rFonts w:asciiTheme="majorBidi" w:hAnsiTheme="majorBidi" w:cstheme="majorBidi"/>
          <w:lang w:val="fr-FR"/>
        </w:rPr>
        <w:t>Nakon pokretanja skripte i unosa ID-ja, kreira se Socket.io klijentski</w:t>
      </w:r>
      <w:r w:rsidR="00EC11EE" w:rsidRPr="00726092">
        <w:rPr>
          <w:rFonts w:asciiTheme="majorBidi" w:hAnsiTheme="majorBidi" w:cstheme="majorBidi"/>
          <w:lang w:val="fr-FR"/>
        </w:rPr>
        <w:t xml:space="preserve"> objekt</w:t>
      </w:r>
      <w:r w:rsidR="00537310" w:rsidRPr="00726092">
        <w:rPr>
          <w:rFonts w:asciiTheme="majorBidi" w:hAnsiTheme="majorBidi" w:cstheme="majorBidi"/>
          <w:lang w:val="fr-FR"/>
        </w:rPr>
        <w:t>, nakon čega se uređaj spaja na poslužitelj i to na adresu</w:t>
      </w:r>
      <w:r w:rsidR="00C36EAD" w:rsidRPr="00726092">
        <w:rPr>
          <w:rFonts w:asciiTheme="majorBidi" w:hAnsiTheme="majorBidi" w:cstheme="majorBidi"/>
          <w:lang w:val="fr-FR"/>
        </w:rPr>
        <w:t xml:space="preserve"> </w:t>
      </w:r>
      <w:hyperlink r:id="rId10" w:history="1">
        <w:r w:rsidR="00C36EAD" w:rsidRPr="00726092">
          <w:rPr>
            <w:rStyle w:val="Hyperlink"/>
            <w:rFonts w:asciiTheme="majorBidi" w:hAnsiTheme="majorBidi" w:cstheme="majorBidi"/>
            <w:i/>
            <w:iCs/>
            <w:lang w:val="fr-FR"/>
          </w:rPr>
          <w:t>http://localhost:3001</w:t>
        </w:r>
      </w:hyperlink>
      <w:r w:rsidR="00C36EAD" w:rsidRPr="00726092">
        <w:rPr>
          <w:rFonts w:asciiTheme="majorBidi" w:hAnsiTheme="majorBidi" w:cstheme="majorBidi"/>
          <w:lang w:val="fr-FR"/>
        </w:rPr>
        <w:t xml:space="preserve"> jer je to upravo adresa pristupne točke za uređaje</w:t>
      </w:r>
      <w:r w:rsidR="00A21E49" w:rsidRPr="00726092">
        <w:rPr>
          <w:rFonts w:asciiTheme="majorBidi" w:hAnsiTheme="majorBidi" w:cstheme="majorBidi"/>
          <w:lang w:val="fr-FR"/>
        </w:rPr>
        <w:t xml:space="preserve">. Spajanje se odvija koristeći naredbu: </w:t>
      </w:r>
      <w:r w:rsidR="00A21E49" w:rsidRPr="00726092">
        <w:rPr>
          <w:rFonts w:ascii="Courier New" w:hAnsi="Courier New" w:cs="Courier New"/>
          <w:sz w:val="20"/>
          <w:szCs w:val="20"/>
          <w:lang w:val="fr-FR"/>
        </w:rPr>
        <w:t>sio.connect(“http://localhost:3001”)</w:t>
      </w:r>
      <w:r w:rsidR="00A21E49" w:rsidRPr="00726092">
        <w:rPr>
          <w:rFonts w:asciiTheme="majorBidi" w:hAnsiTheme="majorBidi" w:cstheme="majorBidi"/>
          <w:lang w:val="fr-FR"/>
        </w:rPr>
        <w:t xml:space="preserve">. </w:t>
      </w:r>
      <w:r w:rsidR="00D901C7" w:rsidRPr="00726092">
        <w:rPr>
          <w:rFonts w:asciiTheme="majorBidi" w:hAnsiTheme="majorBidi" w:cstheme="majorBidi"/>
          <w:lang w:val="fr-FR"/>
        </w:rPr>
        <w:t>Odmah n</w:t>
      </w:r>
      <w:r w:rsidR="00A21E49" w:rsidRPr="00726092">
        <w:rPr>
          <w:rFonts w:asciiTheme="majorBidi" w:hAnsiTheme="majorBidi" w:cstheme="majorBidi"/>
          <w:lang w:val="fr-FR"/>
        </w:rPr>
        <w:t xml:space="preserve">akon </w:t>
      </w:r>
      <w:r w:rsidR="00C52505" w:rsidRPr="00726092">
        <w:rPr>
          <w:rFonts w:asciiTheme="majorBidi" w:hAnsiTheme="majorBidi" w:cstheme="majorBidi"/>
          <w:lang w:val="fr-FR"/>
        </w:rPr>
        <w:t xml:space="preserve">uspješnog </w:t>
      </w:r>
      <w:r w:rsidR="00A21E49" w:rsidRPr="00726092">
        <w:rPr>
          <w:rFonts w:asciiTheme="majorBidi" w:hAnsiTheme="majorBidi" w:cstheme="majorBidi"/>
          <w:lang w:val="fr-FR"/>
        </w:rPr>
        <w:t xml:space="preserve">uspostavljanja </w:t>
      </w:r>
      <w:r w:rsidR="00D901C7" w:rsidRPr="00726092">
        <w:rPr>
          <w:rFonts w:asciiTheme="majorBidi" w:hAnsiTheme="majorBidi" w:cstheme="majorBidi"/>
          <w:lang w:val="fr-FR"/>
        </w:rPr>
        <w:t xml:space="preserve">Socket.io </w:t>
      </w:r>
      <w:r w:rsidR="00A21E49" w:rsidRPr="00726092">
        <w:rPr>
          <w:rFonts w:asciiTheme="majorBidi" w:hAnsiTheme="majorBidi" w:cstheme="majorBidi"/>
          <w:lang w:val="fr-FR"/>
        </w:rPr>
        <w:t>veze s poslužiteljem</w:t>
      </w:r>
      <w:r w:rsidR="00D901C7" w:rsidRPr="00726092">
        <w:rPr>
          <w:rFonts w:asciiTheme="majorBidi" w:hAnsiTheme="majorBidi" w:cstheme="majorBidi"/>
          <w:lang w:val="fr-FR"/>
        </w:rPr>
        <w:t xml:space="preserve">, dolazi do pojave Socket.io događaja </w:t>
      </w:r>
      <w:r w:rsidR="00D901C7" w:rsidRPr="00726092">
        <w:rPr>
          <w:rFonts w:ascii="Courier New" w:hAnsi="Courier New" w:cs="Courier New"/>
          <w:sz w:val="20"/>
          <w:szCs w:val="20"/>
          <w:lang w:val="fr-FR"/>
        </w:rPr>
        <w:t>connect</w:t>
      </w:r>
      <w:r w:rsidR="00C52505" w:rsidRPr="00726092">
        <w:rPr>
          <w:rFonts w:asciiTheme="majorBidi" w:hAnsiTheme="majorBidi" w:cstheme="majorBidi"/>
          <w:lang w:val="fr-FR"/>
        </w:rPr>
        <w:t xml:space="preserve">, koji se obrađuje u </w:t>
      </w:r>
      <w:r w:rsidR="008232DF" w:rsidRPr="00726092">
        <w:rPr>
          <w:rFonts w:asciiTheme="majorBidi" w:hAnsiTheme="majorBidi" w:cstheme="majorBidi"/>
          <w:lang w:val="fr-FR"/>
        </w:rPr>
        <w:t xml:space="preserve">istoimenoj </w:t>
      </w:r>
      <w:r w:rsidR="000601FE" w:rsidRPr="00726092">
        <w:rPr>
          <w:rFonts w:asciiTheme="majorBidi" w:hAnsiTheme="majorBidi" w:cstheme="majorBidi"/>
          <w:lang w:val="fr-FR"/>
        </w:rPr>
        <w:t>funkciji</w:t>
      </w:r>
      <w:r w:rsidR="008232DF" w:rsidRPr="00726092">
        <w:rPr>
          <w:rFonts w:asciiTheme="majorBidi" w:hAnsiTheme="majorBidi" w:cstheme="majorBidi"/>
          <w:lang w:val="fr-FR"/>
        </w:rPr>
        <w:t xml:space="preserve"> slušatelju događaja. </w:t>
      </w:r>
      <w:r w:rsidR="000601FE" w:rsidRPr="00726092">
        <w:rPr>
          <w:rFonts w:asciiTheme="majorBidi" w:hAnsiTheme="majorBidi" w:cstheme="majorBidi"/>
          <w:lang w:val="fr-FR"/>
        </w:rPr>
        <w:t xml:space="preserve">U toj funkciji, ispisuje se poruka o uspješnosti povezivanja te se, putem upravo uspostavljene Socket.io veze, poslužitelju šalje događaj </w:t>
      </w:r>
      <w:r w:rsidR="00993685" w:rsidRPr="00726092">
        <w:rPr>
          <w:rFonts w:ascii="Courier New" w:hAnsi="Courier New" w:cs="Courier New"/>
          <w:sz w:val="20"/>
          <w:szCs w:val="20"/>
          <w:lang w:val="fr-FR"/>
        </w:rPr>
        <w:t>register</w:t>
      </w:r>
      <w:r w:rsidR="00993685" w:rsidRPr="00726092">
        <w:rPr>
          <w:rFonts w:asciiTheme="majorBidi" w:hAnsiTheme="majorBidi" w:cstheme="majorBidi"/>
          <w:lang w:val="fr-FR"/>
        </w:rPr>
        <w:t xml:space="preserve">, čime se poslužitelju omogućuje da zabilježi </w:t>
      </w:r>
      <w:r w:rsidR="0087409B" w:rsidRPr="00726092">
        <w:rPr>
          <w:rFonts w:asciiTheme="majorBidi" w:hAnsiTheme="majorBidi" w:cstheme="majorBidi"/>
          <w:lang w:val="fr-FR"/>
        </w:rPr>
        <w:t>povezani uređaj te da se isti prikaže na korisničkom sučelju.</w:t>
      </w:r>
      <w:r w:rsidR="003312B5" w:rsidRPr="00726092">
        <w:rPr>
          <w:rFonts w:asciiTheme="majorBidi" w:hAnsiTheme="majorBidi" w:cstheme="majorBidi"/>
          <w:lang w:val="fr-FR"/>
        </w:rPr>
        <w:t xml:space="preserve"> </w:t>
      </w:r>
      <w:r w:rsidR="00965F6E" w:rsidRPr="00726092">
        <w:rPr>
          <w:rFonts w:asciiTheme="majorBidi" w:hAnsiTheme="majorBidi" w:cstheme="majorBidi"/>
          <w:lang w:val="fr-FR"/>
        </w:rPr>
        <w:t xml:space="preserve">Navedena funkcija </w:t>
      </w:r>
      <w:r w:rsidR="000400FE" w:rsidRPr="00726092">
        <w:rPr>
          <w:rFonts w:asciiTheme="majorBidi" w:hAnsiTheme="majorBidi" w:cstheme="majorBidi"/>
          <w:lang w:val="fr-FR"/>
        </w:rPr>
        <w:t xml:space="preserve">slušatelj događaja </w:t>
      </w:r>
      <w:r w:rsidR="000400FE" w:rsidRPr="00726092">
        <w:rPr>
          <w:rFonts w:ascii="Courier New" w:hAnsi="Courier New" w:cs="Courier New"/>
          <w:sz w:val="20"/>
          <w:szCs w:val="20"/>
          <w:lang w:val="fr-FR"/>
        </w:rPr>
        <w:t xml:space="preserve">connect </w:t>
      </w:r>
      <w:r w:rsidR="000400FE" w:rsidRPr="00726092">
        <w:rPr>
          <w:rFonts w:asciiTheme="majorBidi" w:hAnsiTheme="majorBidi" w:cstheme="majorBidi"/>
          <w:lang w:val="fr-FR"/>
        </w:rPr>
        <w:t>prikazana je u sljedećem odsječku koda:</w:t>
      </w:r>
    </w:p>
    <w:p w14:paraId="42262DA3" w14:textId="77777777" w:rsidR="000400FE" w:rsidRPr="00726092" w:rsidRDefault="000400FE" w:rsidP="003C1C42">
      <w:pPr>
        <w:spacing w:line="360" w:lineRule="auto"/>
        <w:rPr>
          <w:rFonts w:asciiTheme="majorBidi" w:hAnsiTheme="majorBidi" w:cstheme="majorBidi"/>
          <w:lang w:val="fr-FR"/>
        </w:rPr>
      </w:pPr>
    </w:p>
    <w:p w14:paraId="32AF26C0" w14:textId="469B7EBD" w:rsidR="000400FE" w:rsidRPr="00726092" w:rsidRDefault="00F26B99" w:rsidP="003C1C42">
      <w:pPr>
        <w:spacing w:line="360" w:lineRule="auto"/>
        <w:rPr>
          <w:rFonts w:ascii="Courier New" w:hAnsi="Courier New" w:cs="Courier New"/>
          <w:sz w:val="20"/>
          <w:szCs w:val="20"/>
          <w:lang w:val="fr-FR"/>
        </w:rPr>
      </w:pPr>
      <w:r w:rsidRPr="00726092">
        <w:rPr>
          <w:rFonts w:ascii="Courier New" w:hAnsi="Courier New" w:cs="Courier New"/>
          <w:sz w:val="20"/>
          <w:szCs w:val="20"/>
          <w:lang w:val="fr-FR"/>
        </w:rPr>
        <w:t>@sio.event</w:t>
      </w:r>
    </w:p>
    <w:p w14:paraId="5373F8BD" w14:textId="644CCC6A" w:rsidR="00F26B99" w:rsidRPr="00726092" w:rsidRDefault="00F26B99" w:rsidP="003C1C42">
      <w:pPr>
        <w:spacing w:line="360" w:lineRule="auto"/>
        <w:rPr>
          <w:rFonts w:ascii="Courier New" w:hAnsi="Courier New" w:cs="Courier New"/>
          <w:sz w:val="20"/>
          <w:szCs w:val="20"/>
          <w:lang w:val="fr-FR"/>
        </w:rPr>
      </w:pPr>
      <w:r w:rsidRPr="00726092">
        <w:rPr>
          <w:rFonts w:ascii="Courier New" w:hAnsi="Courier New" w:cs="Courier New"/>
          <w:sz w:val="20"/>
          <w:szCs w:val="20"/>
          <w:lang w:val="fr-FR"/>
        </w:rPr>
        <w:t>def connect():</w:t>
      </w:r>
    </w:p>
    <w:p w14:paraId="639C0EFD" w14:textId="329DB008" w:rsidR="00F26B99" w:rsidRPr="00726092" w:rsidRDefault="00F26B99" w:rsidP="003C1C42">
      <w:pPr>
        <w:spacing w:line="360" w:lineRule="auto"/>
        <w:rPr>
          <w:rFonts w:ascii="Courier New" w:hAnsi="Courier New" w:cs="Courier New"/>
          <w:sz w:val="20"/>
          <w:szCs w:val="20"/>
          <w:lang w:val="fr-FR"/>
        </w:rPr>
      </w:pPr>
      <w:r w:rsidRPr="00726092">
        <w:rPr>
          <w:rFonts w:ascii="Courier New" w:hAnsi="Courier New" w:cs="Courier New"/>
          <w:sz w:val="20"/>
          <w:szCs w:val="20"/>
          <w:lang w:val="fr-FR"/>
        </w:rPr>
        <w:t xml:space="preserve">    </w:t>
      </w:r>
      <w:r w:rsidR="006635D5" w:rsidRPr="00726092">
        <w:rPr>
          <w:rFonts w:ascii="Courier New" w:hAnsi="Courier New" w:cs="Courier New"/>
          <w:sz w:val="20"/>
          <w:szCs w:val="20"/>
          <w:lang w:val="fr-FR"/>
        </w:rPr>
        <w:t>print(“Povezivanje uspjelo”)</w:t>
      </w:r>
    </w:p>
    <w:p w14:paraId="7CE7E746" w14:textId="376F7B54" w:rsidR="006635D5" w:rsidRPr="00726092" w:rsidRDefault="006635D5" w:rsidP="003C1C42">
      <w:pPr>
        <w:spacing w:line="360" w:lineRule="auto"/>
        <w:rPr>
          <w:rFonts w:ascii="Courier New" w:hAnsi="Courier New" w:cs="Courier New"/>
          <w:sz w:val="20"/>
          <w:szCs w:val="20"/>
          <w:lang w:val="fr-FR"/>
        </w:rPr>
      </w:pPr>
      <w:r w:rsidRPr="00726092">
        <w:rPr>
          <w:rFonts w:ascii="Courier New" w:hAnsi="Courier New" w:cs="Courier New"/>
          <w:sz w:val="20"/>
          <w:szCs w:val="20"/>
          <w:lang w:val="fr-FR"/>
        </w:rPr>
        <w:t xml:space="preserve">    sio.emit(“register”, DEVICE_ID)</w:t>
      </w:r>
    </w:p>
    <w:p w14:paraId="5F0C325C" w14:textId="77777777" w:rsidR="004F2D55" w:rsidRPr="00726092" w:rsidRDefault="004F2D55" w:rsidP="003C1C42">
      <w:pPr>
        <w:spacing w:line="360" w:lineRule="auto"/>
        <w:rPr>
          <w:rFonts w:ascii="Courier New" w:hAnsi="Courier New" w:cs="Courier New"/>
          <w:sz w:val="20"/>
          <w:szCs w:val="20"/>
          <w:lang w:val="fr-FR"/>
        </w:rPr>
      </w:pPr>
    </w:p>
    <w:p w14:paraId="5AE00D91" w14:textId="05E1301D" w:rsidR="004F2D55" w:rsidRPr="00726092" w:rsidRDefault="004F2D55" w:rsidP="003C1C42">
      <w:pPr>
        <w:spacing w:line="360" w:lineRule="auto"/>
        <w:rPr>
          <w:rFonts w:asciiTheme="majorBidi" w:hAnsiTheme="majorBidi" w:cstheme="majorBidi"/>
          <w:lang w:val="fr-FR"/>
        </w:rPr>
      </w:pPr>
      <w:r w:rsidRPr="00726092">
        <w:rPr>
          <w:rFonts w:asciiTheme="majorBidi" w:hAnsiTheme="majorBidi" w:cstheme="majorBidi"/>
          <w:lang w:val="fr-FR"/>
        </w:rPr>
        <w:tab/>
        <w:t xml:space="preserve">Po povezivanju, </w:t>
      </w:r>
      <w:r w:rsidR="00124419" w:rsidRPr="00726092">
        <w:rPr>
          <w:rFonts w:asciiTheme="majorBidi" w:hAnsiTheme="majorBidi" w:cstheme="majorBidi"/>
          <w:lang w:val="fr-FR"/>
        </w:rPr>
        <w:t>program ulazi u stanje čekanja na Socket.io događaje</w:t>
      </w:r>
      <w:r w:rsidR="00D85820" w:rsidRPr="00726092">
        <w:rPr>
          <w:rFonts w:asciiTheme="majorBidi" w:hAnsiTheme="majorBidi" w:cstheme="majorBidi"/>
          <w:lang w:val="fr-FR"/>
        </w:rPr>
        <w:t xml:space="preserve"> koji predstavljaju naredbu za slanjem podataka poslanu uređaju. Međutim, istovremeno se pokreće i paralelna dretva (engl. </w:t>
      </w:r>
      <w:r w:rsidR="00D85820" w:rsidRPr="00726092">
        <w:rPr>
          <w:rFonts w:asciiTheme="majorBidi" w:hAnsiTheme="majorBidi" w:cstheme="majorBidi"/>
          <w:i/>
          <w:iCs/>
          <w:lang w:val="fr-FR"/>
        </w:rPr>
        <w:t>thread</w:t>
      </w:r>
      <w:r w:rsidR="00D85820" w:rsidRPr="00726092">
        <w:rPr>
          <w:rFonts w:asciiTheme="majorBidi" w:hAnsiTheme="majorBidi" w:cstheme="majorBidi"/>
          <w:lang w:val="fr-FR"/>
        </w:rPr>
        <w:t xml:space="preserve">) programa, koja ostvaruje periodičko i automatsko slanje podataka na poslužitelj, bez obzira na </w:t>
      </w:r>
      <w:r w:rsidR="00E41D91" w:rsidRPr="00726092">
        <w:rPr>
          <w:rFonts w:asciiTheme="majorBidi" w:hAnsiTheme="majorBidi" w:cstheme="majorBidi"/>
          <w:lang w:val="fr-FR"/>
        </w:rPr>
        <w:t xml:space="preserve">pristigle naredbe. Novi podataka generira se </w:t>
      </w:r>
      <w:r w:rsidR="00B4780D" w:rsidRPr="00726092">
        <w:rPr>
          <w:rFonts w:asciiTheme="majorBidi" w:hAnsiTheme="majorBidi" w:cstheme="majorBidi"/>
          <w:lang w:val="fr-FR"/>
        </w:rPr>
        <w:t xml:space="preserve">i šalje svakih 5 sekundi, što je ostvareno u funkciji </w:t>
      </w:r>
      <w:r w:rsidR="00B4780D" w:rsidRPr="00726092">
        <w:rPr>
          <w:rFonts w:ascii="Courier New" w:hAnsi="Courier New" w:cs="Courier New"/>
          <w:sz w:val="20"/>
          <w:szCs w:val="20"/>
          <w:lang w:val="fr-FR"/>
        </w:rPr>
        <w:t>periodic()</w:t>
      </w:r>
      <w:r w:rsidR="00B4780D" w:rsidRPr="00726092">
        <w:rPr>
          <w:rFonts w:asciiTheme="majorBidi" w:hAnsiTheme="majorBidi" w:cstheme="majorBidi"/>
          <w:lang w:val="fr-FR"/>
        </w:rPr>
        <w:t>.</w:t>
      </w:r>
    </w:p>
    <w:p w14:paraId="242EA8D1" w14:textId="77777777" w:rsidR="00B4780D" w:rsidRPr="00726092" w:rsidRDefault="00B4780D" w:rsidP="003C1C42">
      <w:pPr>
        <w:spacing w:line="360" w:lineRule="auto"/>
        <w:rPr>
          <w:rFonts w:asciiTheme="majorBidi" w:hAnsiTheme="majorBidi" w:cstheme="majorBidi"/>
          <w:lang w:val="fr-FR"/>
        </w:rPr>
      </w:pPr>
    </w:p>
    <w:p w14:paraId="3B13B9F2" w14:textId="09C47882" w:rsidR="00B4780D" w:rsidRDefault="00B4780D" w:rsidP="003C1C42">
      <w:pPr>
        <w:spacing w:line="360" w:lineRule="auto"/>
        <w:rPr>
          <w:rFonts w:ascii="Courier New" w:hAnsi="Courier New" w:cs="Courier New"/>
          <w:sz w:val="20"/>
          <w:szCs w:val="20"/>
        </w:rPr>
      </w:pPr>
      <w:r>
        <w:rPr>
          <w:rFonts w:ascii="Courier New" w:hAnsi="Courier New" w:cs="Courier New"/>
          <w:sz w:val="20"/>
          <w:szCs w:val="20"/>
        </w:rPr>
        <w:t>def periodic():</w:t>
      </w:r>
    </w:p>
    <w:p w14:paraId="7E0DA778" w14:textId="315BDCD7" w:rsidR="00B4780D" w:rsidRDefault="00B4780D" w:rsidP="003C1C42">
      <w:pPr>
        <w:spacing w:line="360" w:lineRule="auto"/>
        <w:rPr>
          <w:rFonts w:ascii="Courier New" w:hAnsi="Courier New" w:cs="Courier New"/>
          <w:sz w:val="20"/>
          <w:szCs w:val="20"/>
        </w:rPr>
      </w:pPr>
      <w:r>
        <w:rPr>
          <w:rFonts w:ascii="Courier New" w:hAnsi="Courier New" w:cs="Courier New"/>
          <w:sz w:val="20"/>
          <w:szCs w:val="20"/>
        </w:rPr>
        <w:lastRenderedPageBreak/>
        <w:t xml:space="preserve">    </w:t>
      </w:r>
      <w:r w:rsidR="00B7694F">
        <w:rPr>
          <w:rFonts w:ascii="Courier New" w:hAnsi="Courier New" w:cs="Courier New"/>
          <w:sz w:val="20"/>
          <w:szCs w:val="20"/>
        </w:rPr>
        <w:t>while True:</w:t>
      </w:r>
    </w:p>
    <w:p w14:paraId="5F51D93A" w14:textId="4D665782" w:rsidR="00B7694F" w:rsidRDefault="00B7694F" w:rsidP="003C1C42">
      <w:pPr>
        <w:spacing w:line="360" w:lineRule="auto"/>
        <w:rPr>
          <w:rFonts w:ascii="Courier New" w:hAnsi="Courier New" w:cs="Courier New"/>
          <w:sz w:val="20"/>
          <w:szCs w:val="20"/>
        </w:rPr>
      </w:pPr>
      <w:r>
        <w:rPr>
          <w:rFonts w:ascii="Courier New" w:hAnsi="Courier New" w:cs="Courier New"/>
          <w:sz w:val="20"/>
          <w:szCs w:val="20"/>
        </w:rPr>
        <w:t xml:space="preserve">        time.sleep(5)</w:t>
      </w:r>
    </w:p>
    <w:p w14:paraId="7EEA8EE1" w14:textId="07FA18B4" w:rsidR="00B7694F" w:rsidRDefault="00B7694F" w:rsidP="003C1C42">
      <w:pPr>
        <w:spacing w:line="360" w:lineRule="auto"/>
        <w:rPr>
          <w:rFonts w:ascii="Courier New" w:hAnsi="Courier New" w:cs="Courier New"/>
          <w:sz w:val="20"/>
          <w:szCs w:val="20"/>
        </w:rPr>
      </w:pPr>
      <w:r>
        <w:rPr>
          <w:rFonts w:ascii="Courier New" w:hAnsi="Courier New" w:cs="Courier New"/>
          <w:sz w:val="20"/>
          <w:szCs w:val="20"/>
        </w:rPr>
        <w:t xml:space="preserve">        send_data()</w:t>
      </w:r>
    </w:p>
    <w:p w14:paraId="6FE94330" w14:textId="77777777" w:rsidR="003F7F25" w:rsidRDefault="003F7F25" w:rsidP="003C1C42">
      <w:pPr>
        <w:spacing w:line="360" w:lineRule="auto"/>
        <w:rPr>
          <w:rFonts w:ascii="Courier New" w:hAnsi="Courier New" w:cs="Courier New"/>
          <w:sz w:val="20"/>
          <w:szCs w:val="20"/>
        </w:rPr>
      </w:pPr>
    </w:p>
    <w:p w14:paraId="670F410E" w14:textId="77777777" w:rsidR="008135BE" w:rsidRDefault="008135BE" w:rsidP="003C1C42">
      <w:pPr>
        <w:spacing w:line="360" w:lineRule="auto"/>
        <w:rPr>
          <w:rFonts w:asciiTheme="majorBidi" w:hAnsiTheme="majorBidi" w:cstheme="majorBidi"/>
        </w:rPr>
      </w:pPr>
      <w:r>
        <w:rPr>
          <w:rFonts w:asciiTheme="majorBidi" w:hAnsiTheme="majorBidi" w:cstheme="majorBidi"/>
        </w:rPr>
        <w:tab/>
      </w:r>
      <w:r w:rsidRPr="008135BE">
        <w:rPr>
          <w:rFonts w:asciiTheme="majorBidi" w:hAnsiTheme="majorBidi" w:cstheme="majorBidi"/>
        </w:rPr>
        <w:t>Ova se funkcija</w:t>
      </w:r>
      <w:r>
        <w:rPr>
          <w:rFonts w:asciiTheme="majorBidi" w:hAnsiTheme="majorBidi" w:cstheme="majorBidi"/>
        </w:rPr>
        <w:t xml:space="preserve"> pokreće u novoj dretvi</w:t>
      </w:r>
      <w:r w:rsidRPr="008135BE">
        <w:rPr>
          <w:rFonts w:asciiTheme="majorBidi" w:hAnsiTheme="majorBidi" w:cstheme="majorBidi"/>
        </w:rPr>
        <w:t xml:space="preserve"> koristeći naredbu</w:t>
      </w:r>
      <w:r>
        <w:rPr>
          <w:rFonts w:asciiTheme="majorBidi" w:hAnsiTheme="majorBidi" w:cstheme="majorBidi"/>
        </w:rPr>
        <w:t>:</w:t>
      </w:r>
      <w:r w:rsidRPr="008135BE">
        <w:rPr>
          <w:rFonts w:asciiTheme="majorBidi" w:hAnsiTheme="majorBidi" w:cstheme="majorBidi"/>
        </w:rPr>
        <w:t xml:space="preserve"> </w:t>
      </w:r>
    </w:p>
    <w:p w14:paraId="59D0EB99" w14:textId="77777777" w:rsidR="008135BE" w:rsidRDefault="008135BE" w:rsidP="003C1C42">
      <w:pPr>
        <w:spacing w:line="360" w:lineRule="auto"/>
        <w:rPr>
          <w:rFonts w:asciiTheme="majorBidi" w:hAnsiTheme="majorBidi" w:cstheme="majorBidi"/>
        </w:rPr>
      </w:pPr>
    </w:p>
    <w:p w14:paraId="7E2DA906" w14:textId="4F3FB35E" w:rsidR="003F7F25" w:rsidRDefault="008135BE" w:rsidP="003C1C42">
      <w:pPr>
        <w:spacing w:line="360" w:lineRule="auto"/>
        <w:rPr>
          <w:rFonts w:ascii="Courier New" w:hAnsi="Courier New" w:cs="Courier New"/>
          <w:sz w:val="20"/>
          <w:szCs w:val="20"/>
        </w:rPr>
      </w:pPr>
      <w:r w:rsidRPr="008135BE">
        <w:rPr>
          <w:rFonts w:ascii="Courier New" w:hAnsi="Courier New" w:cs="Courier New"/>
          <w:sz w:val="20"/>
          <w:szCs w:val="20"/>
        </w:rPr>
        <w:t>thread</w:t>
      </w:r>
      <w:r>
        <w:rPr>
          <w:rFonts w:ascii="Courier New" w:hAnsi="Courier New" w:cs="Courier New"/>
          <w:sz w:val="20"/>
          <w:szCs w:val="20"/>
        </w:rPr>
        <w:t>ing.Thread(target = periodic, daemon = True).start()</w:t>
      </w:r>
    </w:p>
    <w:p w14:paraId="5F336323" w14:textId="77777777" w:rsidR="008135BE" w:rsidRDefault="008135BE" w:rsidP="003C1C42">
      <w:pPr>
        <w:spacing w:line="360" w:lineRule="auto"/>
        <w:rPr>
          <w:rFonts w:ascii="Courier New" w:hAnsi="Courier New" w:cs="Courier New"/>
          <w:sz w:val="20"/>
          <w:szCs w:val="20"/>
        </w:rPr>
      </w:pPr>
    </w:p>
    <w:p w14:paraId="2DEDDE2A" w14:textId="21A44A49" w:rsidR="008135BE" w:rsidRDefault="008135BE" w:rsidP="003C1C42">
      <w:pPr>
        <w:spacing w:line="360" w:lineRule="auto"/>
        <w:rPr>
          <w:rFonts w:asciiTheme="majorBidi" w:hAnsiTheme="majorBidi" w:cstheme="majorBidi"/>
        </w:rPr>
      </w:pPr>
      <w:r>
        <w:rPr>
          <w:rFonts w:asciiTheme="majorBidi" w:hAnsiTheme="majorBidi" w:cstheme="majorBidi"/>
          <w:sz w:val="22"/>
          <w:szCs w:val="22"/>
        </w:rPr>
        <w:tab/>
      </w:r>
      <w:r w:rsidRPr="00A46323">
        <w:rPr>
          <w:rFonts w:asciiTheme="majorBidi" w:hAnsiTheme="majorBidi" w:cstheme="majorBidi"/>
        </w:rPr>
        <w:t xml:space="preserve">Izvršavanjem navedene </w:t>
      </w:r>
      <w:r w:rsidR="00A46323" w:rsidRPr="00A46323">
        <w:rPr>
          <w:rFonts w:asciiTheme="majorBidi" w:hAnsiTheme="majorBidi" w:cstheme="majorBidi"/>
        </w:rPr>
        <w:t>linije koda pokreće se demonska dretva (eng</w:t>
      </w:r>
      <w:r w:rsidR="00A46323">
        <w:rPr>
          <w:rFonts w:asciiTheme="majorBidi" w:hAnsiTheme="majorBidi" w:cstheme="majorBidi"/>
        </w:rPr>
        <w:t xml:space="preserve">l. </w:t>
      </w:r>
      <w:r w:rsidR="00A46323">
        <w:rPr>
          <w:rFonts w:asciiTheme="majorBidi" w:hAnsiTheme="majorBidi" w:cstheme="majorBidi"/>
          <w:i/>
          <w:iCs/>
        </w:rPr>
        <w:t>daemon</w:t>
      </w:r>
      <w:r w:rsidR="00A46323">
        <w:rPr>
          <w:rFonts w:asciiTheme="majorBidi" w:hAnsiTheme="majorBidi" w:cstheme="majorBidi"/>
        </w:rPr>
        <w:t>), što znači da se njeno izvršavanje automatski zaustavlja u trenutku završetka glavne dretve.</w:t>
      </w:r>
      <w:r w:rsidR="00F56C96">
        <w:rPr>
          <w:rFonts w:asciiTheme="majorBidi" w:hAnsiTheme="majorBidi" w:cstheme="majorBidi"/>
        </w:rPr>
        <w:t xml:space="preserve"> Sama funkcija </w:t>
      </w:r>
      <w:r w:rsidR="00F56C96">
        <w:rPr>
          <w:rFonts w:ascii="Courier New" w:hAnsi="Courier New" w:cs="Courier New"/>
          <w:sz w:val="20"/>
          <w:szCs w:val="20"/>
        </w:rPr>
        <w:t xml:space="preserve">send_data() </w:t>
      </w:r>
      <w:r w:rsidR="00F56C96">
        <w:rPr>
          <w:rFonts w:asciiTheme="majorBidi" w:hAnsiTheme="majorBidi" w:cstheme="majorBidi"/>
        </w:rPr>
        <w:t>implementirana je na sljedeći način:</w:t>
      </w:r>
    </w:p>
    <w:p w14:paraId="636E1D45" w14:textId="77777777" w:rsidR="00F56C96" w:rsidRDefault="00F56C96" w:rsidP="003C1C42">
      <w:pPr>
        <w:spacing w:line="360" w:lineRule="auto"/>
        <w:rPr>
          <w:rFonts w:asciiTheme="majorBidi" w:hAnsiTheme="majorBidi" w:cstheme="majorBidi"/>
        </w:rPr>
      </w:pPr>
    </w:p>
    <w:p w14:paraId="68D82E8E" w14:textId="22BC6E96" w:rsidR="00F56C96" w:rsidRDefault="005E446A" w:rsidP="003C1C42">
      <w:pPr>
        <w:spacing w:line="360" w:lineRule="auto"/>
        <w:rPr>
          <w:rFonts w:ascii="Courier New" w:hAnsi="Courier New" w:cs="Courier New"/>
          <w:sz w:val="20"/>
          <w:szCs w:val="20"/>
        </w:rPr>
      </w:pPr>
      <w:r>
        <w:rPr>
          <w:rFonts w:ascii="Courier New" w:hAnsi="Courier New" w:cs="Courier New"/>
          <w:sz w:val="20"/>
          <w:szCs w:val="20"/>
        </w:rPr>
        <w:t>def send_data():</w:t>
      </w:r>
    </w:p>
    <w:p w14:paraId="7CB00417" w14:textId="77777777" w:rsidR="005E446A" w:rsidRDefault="005E446A" w:rsidP="003C1C42">
      <w:pPr>
        <w:spacing w:line="360" w:lineRule="auto"/>
        <w:rPr>
          <w:rFonts w:ascii="Courier New" w:hAnsi="Courier New" w:cs="Courier New"/>
          <w:sz w:val="20"/>
          <w:szCs w:val="20"/>
        </w:rPr>
      </w:pPr>
      <w:r>
        <w:rPr>
          <w:rFonts w:ascii="Courier New" w:hAnsi="Courier New" w:cs="Courier New"/>
          <w:sz w:val="20"/>
          <w:szCs w:val="20"/>
        </w:rPr>
        <w:t xml:space="preserve">    podaci = {</w:t>
      </w:r>
    </w:p>
    <w:p w14:paraId="3642ECDE" w14:textId="6B88FB91" w:rsidR="005E446A" w:rsidRDefault="005E446A" w:rsidP="003C1C42">
      <w:pPr>
        <w:spacing w:line="360" w:lineRule="auto"/>
        <w:rPr>
          <w:rFonts w:ascii="Courier New" w:hAnsi="Courier New" w:cs="Courier New"/>
          <w:sz w:val="20"/>
          <w:szCs w:val="20"/>
        </w:rPr>
      </w:pPr>
      <w:r>
        <w:rPr>
          <w:rFonts w:ascii="Courier New" w:hAnsi="Courier New" w:cs="Courier New"/>
          <w:sz w:val="20"/>
          <w:szCs w:val="20"/>
        </w:rPr>
        <w:t xml:space="preserve">        </w:t>
      </w:r>
      <w:r w:rsidR="00AD1CA5">
        <w:rPr>
          <w:rFonts w:ascii="Courier New" w:hAnsi="Courier New" w:cs="Courier New"/>
          <w:sz w:val="20"/>
          <w:szCs w:val="20"/>
        </w:rPr>
        <w:t>“uredjaj_id”: DEVICE_ID,</w:t>
      </w:r>
    </w:p>
    <w:p w14:paraId="6F41FCBA" w14:textId="6AA3C3FD" w:rsidR="00AD1CA5" w:rsidRDefault="00AD1CA5" w:rsidP="003C1C42">
      <w:pPr>
        <w:spacing w:line="360" w:lineRule="auto"/>
        <w:rPr>
          <w:rFonts w:ascii="Courier New" w:hAnsi="Courier New" w:cs="Courier New"/>
          <w:sz w:val="20"/>
          <w:szCs w:val="20"/>
        </w:rPr>
      </w:pPr>
      <w:r>
        <w:rPr>
          <w:rFonts w:ascii="Courier New" w:hAnsi="Courier New" w:cs="Courier New"/>
          <w:sz w:val="20"/>
          <w:szCs w:val="20"/>
        </w:rPr>
        <w:t xml:space="preserve">        “podatak_id”: str(uuid</w:t>
      </w:r>
      <w:r w:rsidR="00057D0C">
        <w:rPr>
          <w:rFonts w:ascii="Courier New" w:hAnsi="Courier New" w:cs="Courier New"/>
          <w:sz w:val="20"/>
          <w:szCs w:val="20"/>
        </w:rPr>
        <w:t>.uuid4()</w:t>
      </w:r>
      <w:r>
        <w:rPr>
          <w:rFonts w:ascii="Courier New" w:hAnsi="Courier New" w:cs="Courier New"/>
          <w:sz w:val="20"/>
          <w:szCs w:val="20"/>
        </w:rPr>
        <w:t>)</w:t>
      </w:r>
    </w:p>
    <w:p w14:paraId="28E1823B" w14:textId="1D8F618E" w:rsidR="00057D0C" w:rsidRDefault="00057D0C" w:rsidP="003C1C42">
      <w:pPr>
        <w:spacing w:line="360" w:lineRule="auto"/>
        <w:rPr>
          <w:rFonts w:ascii="Courier New" w:hAnsi="Courier New" w:cs="Courier New"/>
          <w:sz w:val="20"/>
          <w:szCs w:val="20"/>
        </w:rPr>
      </w:pPr>
      <w:r>
        <w:rPr>
          <w:rFonts w:ascii="Courier New" w:hAnsi="Courier New" w:cs="Courier New"/>
          <w:sz w:val="20"/>
          <w:szCs w:val="20"/>
        </w:rPr>
        <w:t xml:space="preserve">        “podatak”: random.randint(1, 100)</w:t>
      </w:r>
    </w:p>
    <w:p w14:paraId="73C4EDDB" w14:textId="0B00C9BC" w:rsidR="00057D0C" w:rsidRDefault="00057D0C" w:rsidP="003C1C42">
      <w:pPr>
        <w:spacing w:line="360" w:lineRule="auto"/>
        <w:rPr>
          <w:rFonts w:ascii="Courier New" w:hAnsi="Courier New" w:cs="Courier New"/>
          <w:sz w:val="20"/>
          <w:szCs w:val="20"/>
        </w:rPr>
      </w:pPr>
      <w:r>
        <w:rPr>
          <w:rFonts w:ascii="Courier New" w:hAnsi="Courier New" w:cs="Courier New"/>
          <w:sz w:val="20"/>
          <w:szCs w:val="20"/>
        </w:rPr>
        <w:t xml:space="preserve">        “vrijeme”: datetime.datetime.now(</w:t>
      </w:r>
      <w:r w:rsidR="00BA339A">
        <w:rPr>
          <w:rFonts w:ascii="Courier New" w:hAnsi="Courier New" w:cs="Courier New"/>
          <w:sz w:val="20"/>
          <w:szCs w:val="20"/>
        </w:rPr>
        <w:t>datetime.timezone.utc</w:t>
      </w:r>
      <w:r>
        <w:rPr>
          <w:rFonts w:ascii="Courier New" w:hAnsi="Courier New" w:cs="Courier New"/>
          <w:sz w:val="20"/>
          <w:szCs w:val="20"/>
        </w:rPr>
        <w:t>)</w:t>
      </w:r>
      <w:r w:rsidR="00BA339A">
        <w:rPr>
          <w:rFonts w:ascii="Courier New" w:hAnsi="Courier New" w:cs="Courier New"/>
          <w:sz w:val="20"/>
          <w:szCs w:val="20"/>
        </w:rPr>
        <w:t>.isoformat()</w:t>
      </w:r>
    </w:p>
    <w:p w14:paraId="24D58983" w14:textId="7866EE79" w:rsidR="005E446A" w:rsidRDefault="005E446A" w:rsidP="003C1C42">
      <w:pPr>
        <w:spacing w:line="360" w:lineRule="auto"/>
        <w:rPr>
          <w:rFonts w:ascii="Courier New" w:hAnsi="Courier New" w:cs="Courier New"/>
          <w:sz w:val="20"/>
          <w:szCs w:val="20"/>
        </w:rPr>
      </w:pPr>
      <w:r>
        <w:rPr>
          <w:rFonts w:ascii="Courier New" w:hAnsi="Courier New" w:cs="Courier New"/>
          <w:sz w:val="20"/>
          <w:szCs w:val="20"/>
        </w:rPr>
        <w:t xml:space="preserve">    }</w:t>
      </w:r>
    </w:p>
    <w:p w14:paraId="3A9BC088" w14:textId="08A6F4CA" w:rsidR="00BA339A" w:rsidRDefault="00BA339A" w:rsidP="003C1C42">
      <w:pPr>
        <w:spacing w:line="360" w:lineRule="auto"/>
        <w:rPr>
          <w:rFonts w:ascii="Courier New" w:hAnsi="Courier New" w:cs="Courier New"/>
          <w:sz w:val="20"/>
          <w:szCs w:val="20"/>
        </w:rPr>
      </w:pPr>
      <w:r>
        <w:rPr>
          <w:rFonts w:ascii="Courier New" w:hAnsi="Courier New" w:cs="Courier New"/>
          <w:sz w:val="20"/>
          <w:szCs w:val="20"/>
        </w:rPr>
        <w:t xml:space="preserve">    print(“Sending:”</w:t>
      </w:r>
      <w:r w:rsidR="009A6F75">
        <w:rPr>
          <w:rFonts w:ascii="Courier New" w:hAnsi="Courier New" w:cs="Courier New"/>
          <w:sz w:val="20"/>
          <w:szCs w:val="20"/>
        </w:rPr>
        <w:t>, podaci</w:t>
      </w:r>
      <w:r>
        <w:rPr>
          <w:rFonts w:ascii="Courier New" w:hAnsi="Courier New" w:cs="Courier New"/>
          <w:sz w:val="20"/>
          <w:szCs w:val="20"/>
        </w:rPr>
        <w:t>)</w:t>
      </w:r>
    </w:p>
    <w:p w14:paraId="76C1B3D6" w14:textId="37C2FF42" w:rsidR="009A6F75" w:rsidRDefault="009A6F75" w:rsidP="003C1C42">
      <w:pPr>
        <w:spacing w:line="360" w:lineRule="auto"/>
        <w:rPr>
          <w:rFonts w:ascii="Courier New" w:hAnsi="Courier New" w:cs="Courier New"/>
          <w:sz w:val="20"/>
          <w:szCs w:val="20"/>
        </w:rPr>
      </w:pPr>
      <w:r>
        <w:rPr>
          <w:rFonts w:ascii="Courier New" w:hAnsi="Courier New" w:cs="Courier New"/>
          <w:sz w:val="20"/>
          <w:szCs w:val="20"/>
        </w:rPr>
        <w:t xml:space="preserve">    sio.emit(“device-data”, podaci)</w:t>
      </w:r>
    </w:p>
    <w:p w14:paraId="260217D5" w14:textId="77777777" w:rsidR="001915EF" w:rsidRDefault="001915EF" w:rsidP="003C1C42">
      <w:pPr>
        <w:spacing w:line="360" w:lineRule="auto"/>
        <w:rPr>
          <w:rFonts w:ascii="Courier New" w:hAnsi="Courier New" w:cs="Courier New"/>
          <w:sz w:val="20"/>
          <w:szCs w:val="20"/>
        </w:rPr>
      </w:pPr>
    </w:p>
    <w:p w14:paraId="2A27A22D" w14:textId="1437DE2C" w:rsidR="001915EF" w:rsidRDefault="001915EF" w:rsidP="003C1C42">
      <w:pPr>
        <w:spacing w:line="360" w:lineRule="auto"/>
        <w:rPr>
          <w:rFonts w:asciiTheme="majorBidi" w:hAnsiTheme="majorBidi" w:cstheme="majorBidi"/>
        </w:rPr>
      </w:pPr>
      <w:r>
        <w:rPr>
          <w:rFonts w:asciiTheme="majorBidi" w:hAnsiTheme="majorBidi" w:cstheme="majorBidi"/>
        </w:rPr>
        <w:tab/>
      </w:r>
      <w:r w:rsidR="00F10ECA">
        <w:rPr>
          <w:rFonts w:ascii="Courier New" w:hAnsi="Courier New" w:cs="Courier New"/>
          <w:sz w:val="20"/>
          <w:szCs w:val="20"/>
        </w:rPr>
        <w:t xml:space="preserve">uredjaj_id </w:t>
      </w:r>
      <w:r w:rsidR="00F10ECA">
        <w:rPr>
          <w:rFonts w:asciiTheme="majorBidi" w:hAnsiTheme="majorBidi" w:cstheme="majorBidi"/>
        </w:rPr>
        <w:t xml:space="preserve">predstavlja </w:t>
      </w:r>
      <w:r w:rsidR="00441EF8">
        <w:rPr>
          <w:rFonts w:asciiTheme="majorBidi" w:hAnsiTheme="majorBidi" w:cstheme="majorBidi"/>
        </w:rPr>
        <w:t xml:space="preserve">ID koji je korisnik unio. </w:t>
      </w:r>
      <w:r w:rsidR="00441EF8">
        <w:rPr>
          <w:rFonts w:ascii="Courier New" w:hAnsi="Courier New" w:cs="Courier New"/>
          <w:sz w:val="20"/>
          <w:szCs w:val="20"/>
        </w:rPr>
        <w:t xml:space="preserve">podatak </w:t>
      </w:r>
      <w:r w:rsidR="00441EF8">
        <w:rPr>
          <w:rFonts w:asciiTheme="majorBidi" w:hAnsiTheme="majorBidi" w:cstheme="majorBidi"/>
        </w:rPr>
        <w:t xml:space="preserve">je sam generirani nasumični broj, a </w:t>
      </w:r>
      <w:r w:rsidR="00581607">
        <w:rPr>
          <w:rFonts w:ascii="Courier New" w:hAnsi="Courier New" w:cs="Courier New"/>
          <w:sz w:val="20"/>
          <w:szCs w:val="20"/>
        </w:rPr>
        <w:t xml:space="preserve">vrijeme </w:t>
      </w:r>
      <w:r w:rsidR="00581607">
        <w:rPr>
          <w:rFonts w:asciiTheme="majorBidi" w:hAnsiTheme="majorBidi" w:cstheme="majorBidi"/>
        </w:rPr>
        <w:t xml:space="preserve">predstavlja vremensku oznaku (engl. </w:t>
      </w:r>
      <w:r w:rsidR="00581607">
        <w:rPr>
          <w:rFonts w:asciiTheme="majorBidi" w:hAnsiTheme="majorBidi" w:cstheme="majorBidi"/>
          <w:i/>
          <w:iCs/>
        </w:rPr>
        <w:t>timestamp</w:t>
      </w:r>
      <w:r w:rsidR="00581607">
        <w:rPr>
          <w:rFonts w:asciiTheme="majorBidi" w:hAnsiTheme="majorBidi" w:cstheme="majorBidi"/>
        </w:rPr>
        <w:t xml:space="preserve">) generiranja podatka. </w:t>
      </w:r>
      <w:r w:rsidR="00581607">
        <w:rPr>
          <w:rFonts w:ascii="Courier New" w:hAnsi="Courier New" w:cs="Courier New"/>
          <w:sz w:val="20"/>
          <w:szCs w:val="20"/>
        </w:rPr>
        <w:t xml:space="preserve">podatak_id </w:t>
      </w:r>
      <w:r w:rsidR="00581607">
        <w:rPr>
          <w:rFonts w:asciiTheme="majorBidi" w:hAnsiTheme="majorBidi" w:cstheme="majorBidi"/>
        </w:rPr>
        <w:t>je identifikator svakog pojedinog generiranog podatka</w:t>
      </w:r>
      <w:r w:rsidR="004040E7">
        <w:rPr>
          <w:rFonts w:asciiTheme="majorBidi" w:hAnsiTheme="majorBidi" w:cstheme="majorBidi"/>
        </w:rPr>
        <w:t xml:space="preserve">, nastao korištenjem UUID4 protokola generiranja identifikatora. To podrazumijeva </w:t>
      </w:r>
      <w:r w:rsidR="005C2256">
        <w:rPr>
          <w:rFonts w:asciiTheme="majorBidi" w:hAnsiTheme="majorBidi" w:cstheme="majorBidi"/>
        </w:rPr>
        <w:t xml:space="preserve">generiranje 128-bitnog broja, u kojem je 6 </w:t>
      </w:r>
      <w:r w:rsidR="005C2256">
        <w:rPr>
          <w:rFonts w:asciiTheme="majorBidi" w:hAnsiTheme="majorBidi" w:cstheme="majorBidi"/>
        </w:rPr>
        <w:lastRenderedPageBreak/>
        <w:t>bitova konstantno, a preostalih 122 nasumično. To znači da se ovom funkcijom efektivno generira jedinstveni identifikator svakog pojedinog zapisa</w:t>
      </w:r>
      <w:r w:rsidR="000409D1">
        <w:rPr>
          <w:rFonts w:asciiTheme="majorBidi" w:hAnsiTheme="majorBidi" w:cstheme="majorBidi"/>
        </w:rPr>
        <w:t xml:space="preserve"> jer je vjerojatnost kolizije izuzetno mala. </w:t>
      </w:r>
      <w:r w:rsidR="000409D1" w:rsidRPr="00736926">
        <w:rPr>
          <w:rFonts w:asciiTheme="majorBidi" w:hAnsiTheme="majorBidi" w:cstheme="majorBidi"/>
        </w:rPr>
        <w:t xml:space="preserve">Ovaj identifikator koristi se kasnije kako bi se </w:t>
      </w:r>
      <w:r w:rsidR="00736926" w:rsidRPr="00736926">
        <w:rPr>
          <w:rFonts w:asciiTheme="majorBidi" w:hAnsiTheme="majorBidi" w:cstheme="majorBidi"/>
        </w:rPr>
        <w:t>provjerilo podudaranje zapisa u b</w:t>
      </w:r>
      <w:r w:rsidR="00736926">
        <w:rPr>
          <w:rFonts w:asciiTheme="majorBidi" w:hAnsiTheme="majorBidi" w:cstheme="majorBidi"/>
        </w:rPr>
        <w:t>azi podataka sa zapisima na korisničkoj aplikaciji, o čemu će biti više riječi u narednim poglavljima.</w:t>
      </w:r>
    </w:p>
    <w:p w14:paraId="126FE63A" w14:textId="0569DD75" w:rsidR="00FE5D64" w:rsidRDefault="00FE5D64" w:rsidP="003C1C42">
      <w:pPr>
        <w:spacing w:line="360" w:lineRule="auto"/>
        <w:rPr>
          <w:rFonts w:asciiTheme="majorBidi" w:hAnsiTheme="majorBidi" w:cstheme="majorBidi"/>
        </w:rPr>
      </w:pPr>
      <w:r>
        <w:rPr>
          <w:rFonts w:asciiTheme="majorBidi" w:hAnsiTheme="majorBidi" w:cstheme="majorBidi"/>
        </w:rPr>
        <w:tab/>
        <w:t xml:space="preserve">Naredbe za trenutnim slanjem podataka uređaji primaju putem Socket.io događaja </w:t>
      </w:r>
      <w:r>
        <w:rPr>
          <w:rFonts w:ascii="Courier New" w:hAnsi="Courier New" w:cs="Courier New"/>
          <w:sz w:val="20"/>
          <w:szCs w:val="20"/>
        </w:rPr>
        <w:t xml:space="preserve">send-data-now </w:t>
      </w:r>
      <w:r>
        <w:rPr>
          <w:rFonts w:asciiTheme="majorBidi" w:hAnsiTheme="majorBidi" w:cstheme="majorBidi"/>
        </w:rPr>
        <w:t>te</w:t>
      </w:r>
      <w:r w:rsidR="0011408B">
        <w:rPr>
          <w:rFonts w:asciiTheme="majorBidi" w:hAnsiTheme="majorBidi" w:cstheme="majorBidi"/>
        </w:rPr>
        <w:t xml:space="preserve"> funkcije</w:t>
      </w:r>
      <w:r>
        <w:rPr>
          <w:rFonts w:asciiTheme="majorBidi" w:hAnsiTheme="majorBidi" w:cstheme="majorBidi"/>
        </w:rPr>
        <w:t xml:space="preserve"> slušatelja </w:t>
      </w:r>
      <w:r w:rsidR="0011408B">
        <w:rPr>
          <w:rFonts w:asciiTheme="majorBidi" w:hAnsiTheme="majorBidi" w:cstheme="majorBidi"/>
        </w:rPr>
        <w:t xml:space="preserve">navedenog događaja, u kojoj se </w:t>
      </w:r>
      <w:r w:rsidR="006904D9">
        <w:rPr>
          <w:rFonts w:asciiTheme="majorBidi" w:hAnsiTheme="majorBidi" w:cstheme="majorBidi"/>
        </w:rPr>
        <w:t xml:space="preserve">ispisuje poruka o zahtjevu te </w:t>
      </w:r>
      <w:r w:rsidR="00B06C6D">
        <w:rPr>
          <w:rFonts w:asciiTheme="majorBidi" w:hAnsiTheme="majorBidi" w:cstheme="majorBidi"/>
        </w:rPr>
        <w:t>podaci šalju korištenjem već opisane funkcije:</w:t>
      </w:r>
    </w:p>
    <w:p w14:paraId="3FDDC456" w14:textId="77777777" w:rsidR="00B06C6D" w:rsidRDefault="00B06C6D" w:rsidP="003C1C42">
      <w:pPr>
        <w:spacing w:line="360" w:lineRule="auto"/>
        <w:rPr>
          <w:rFonts w:asciiTheme="majorBidi" w:hAnsiTheme="majorBidi" w:cstheme="majorBidi"/>
        </w:rPr>
      </w:pPr>
    </w:p>
    <w:p w14:paraId="5E33DC5B" w14:textId="31BBE150" w:rsidR="00B06C6D" w:rsidRDefault="00B06C6D" w:rsidP="003C1C42">
      <w:pPr>
        <w:spacing w:line="360" w:lineRule="auto"/>
        <w:rPr>
          <w:rFonts w:ascii="Courier New" w:hAnsi="Courier New" w:cs="Courier New"/>
          <w:sz w:val="20"/>
          <w:szCs w:val="20"/>
        </w:rPr>
      </w:pPr>
      <w:r>
        <w:rPr>
          <w:rFonts w:ascii="Courier New" w:hAnsi="Courier New" w:cs="Courier New"/>
          <w:sz w:val="20"/>
          <w:szCs w:val="20"/>
        </w:rPr>
        <w:t>@sio.</w:t>
      </w:r>
      <w:r w:rsidR="00BA1F2E">
        <w:rPr>
          <w:rFonts w:ascii="Courier New" w:hAnsi="Courier New" w:cs="Courier New"/>
          <w:sz w:val="20"/>
          <w:szCs w:val="20"/>
        </w:rPr>
        <w:t>on(“send-data-now”)</w:t>
      </w:r>
    </w:p>
    <w:p w14:paraId="4EEFB857" w14:textId="07A9A171" w:rsidR="00B06C6D" w:rsidRDefault="00B06C6D" w:rsidP="003C1C42">
      <w:pPr>
        <w:spacing w:line="360" w:lineRule="auto"/>
        <w:rPr>
          <w:rFonts w:ascii="Courier New" w:hAnsi="Courier New" w:cs="Courier New"/>
          <w:sz w:val="20"/>
          <w:szCs w:val="20"/>
        </w:rPr>
      </w:pPr>
      <w:r>
        <w:rPr>
          <w:rFonts w:ascii="Courier New" w:hAnsi="Courier New" w:cs="Courier New"/>
          <w:sz w:val="20"/>
          <w:szCs w:val="20"/>
        </w:rPr>
        <w:t>def</w:t>
      </w:r>
      <w:r w:rsidR="00BA1F2E">
        <w:rPr>
          <w:rFonts w:ascii="Courier New" w:hAnsi="Courier New" w:cs="Courier New"/>
          <w:sz w:val="20"/>
          <w:szCs w:val="20"/>
        </w:rPr>
        <w:t xml:space="preserve"> on_command():</w:t>
      </w:r>
    </w:p>
    <w:p w14:paraId="393418C5" w14:textId="1A21AF6F" w:rsidR="00BA1F2E" w:rsidRDefault="00BA1F2E" w:rsidP="003C1C42">
      <w:pPr>
        <w:spacing w:line="360" w:lineRule="auto"/>
        <w:rPr>
          <w:rFonts w:ascii="Courier New" w:hAnsi="Courier New" w:cs="Courier New"/>
          <w:sz w:val="20"/>
          <w:szCs w:val="20"/>
        </w:rPr>
      </w:pPr>
      <w:r>
        <w:rPr>
          <w:rFonts w:ascii="Courier New" w:hAnsi="Courier New" w:cs="Courier New"/>
          <w:sz w:val="20"/>
          <w:szCs w:val="20"/>
        </w:rPr>
        <w:t xml:space="preserve">    print(“Zahtjev za podacima stigao”)</w:t>
      </w:r>
    </w:p>
    <w:p w14:paraId="47B71CDD" w14:textId="4895808D" w:rsidR="00BA1F2E" w:rsidRPr="00B06C6D" w:rsidRDefault="00BA1F2E" w:rsidP="003C1C42">
      <w:pPr>
        <w:spacing w:line="360" w:lineRule="auto"/>
        <w:rPr>
          <w:rFonts w:ascii="Courier New" w:hAnsi="Courier New" w:cs="Courier New"/>
          <w:sz w:val="20"/>
          <w:szCs w:val="20"/>
        </w:rPr>
      </w:pPr>
      <w:r>
        <w:rPr>
          <w:rFonts w:ascii="Courier New" w:hAnsi="Courier New" w:cs="Courier New"/>
          <w:sz w:val="20"/>
          <w:szCs w:val="20"/>
        </w:rPr>
        <w:t xml:space="preserve">    </w:t>
      </w:r>
      <w:r w:rsidR="00102E54">
        <w:rPr>
          <w:rFonts w:ascii="Courier New" w:hAnsi="Courier New" w:cs="Courier New"/>
          <w:sz w:val="20"/>
          <w:szCs w:val="20"/>
        </w:rPr>
        <w:t>send_data()</w:t>
      </w:r>
    </w:p>
    <w:p w14:paraId="3DE6F1F6" w14:textId="62099D48" w:rsidR="0016553A" w:rsidRDefault="00362ED5" w:rsidP="003C1C42">
      <w:pPr>
        <w:spacing w:line="360" w:lineRule="auto"/>
        <w:rPr>
          <w:rFonts w:asciiTheme="majorBidi" w:hAnsiTheme="majorBidi" w:cstheme="majorBidi"/>
        </w:rPr>
      </w:pPr>
      <w:r w:rsidRPr="00736926">
        <w:rPr>
          <w:rFonts w:asciiTheme="majorBidi" w:hAnsiTheme="majorBidi" w:cstheme="majorBidi"/>
        </w:rPr>
        <w:tab/>
      </w:r>
    </w:p>
    <w:p w14:paraId="2FA6484D" w14:textId="22257A9D" w:rsidR="0016553A" w:rsidRDefault="0016553A" w:rsidP="003C1C42">
      <w:pPr>
        <w:spacing w:line="360" w:lineRule="auto"/>
        <w:rPr>
          <w:rFonts w:asciiTheme="majorBidi" w:hAnsiTheme="majorBidi" w:cstheme="majorBidi"/>
          <w:b/>
          <w:bCs/>
          <w:sz w:val="28"/>
          <w:szCs w:val="28"/>
        </w:rPr>
      </w:pPr>
      <w:r>
        <w:rPr>
          <w:rFonts w:asciiTheme="majorBidi" w:hAnsiTheme="majorBidi" w:cstheme="majorBidi"/>
        </w:rPr>
        <w:tab/>
      </w:r>
      <w:r w:rsidR="00B107CF">
        <w:rPr>
          <w:rFonts w:asciiTheme="majorBidi" w:hAnsiTheme="majorBidi" w:cstheme="majorBidi"/>
        </w:rPr>
        <w:t>Uređaj radi navedene aktivnosti sve do gašenja programa</w:t>
      </w:r>
      <w:r w:rsidR="004223E8">
        <w:rPr>
          <w:rFonts w:asciiTheme="majorBidi" w:hAnsiTheme="majorBidi" w:cstheme="majorBidi"/>
        </w:rPr>
        <w:t xml:space="preserve">, čime se Socket.io veza prema poslužitelju automatski prekida te se ka poslužitelju šalje Socket.io događaj </w:t>
      </w:r>
      <w:r w:rsidR="009537B4">
        <w:rPr>
          <w:rFonts w:ascii="Courier New" w:hAnsi="Courier New" w:cs="Courier New"/>
          <w:sz w:val="20"/>
          <w:szCs w:val="20"/>
        </w:rPr>
        <w:t>disconnect</w:t>
      </w:r>
      <w:r w:rsidR="009537B4">
        <w:rPr>
          <w:rFonts w:asciiTheme="majorBidi" w:hAnsiTheme="majorBidi" w:cstheme="majorBidi"/>
        </w:rPr>
        <w:t xml:space="preserve">. </w:t>
      </w:r>
      <w:r w:rsidR="009537B4" w:rsidRPr="002479D2">
        <w:rPr>
          <w:rFonts w:asciiTheme="majorBidi" w:hAnsiTheme="majorBidi" w:cstheme="majorBidi"/>
        </w:rPr>
        <w:t>Navedeno</w:t>
      </w:r>
      <w:r w:rsidR="002479D2" w:rsidRPr="002479D2">
        <w:rPr>
          <w:rFonts w:asciiTheme="majorBidi" w:hAnsiTheme="majorBidi" w:cstheme="majorBidi"/>
        </w:rPr>
        <w:t xml:space="preserve"> </w:t>
      </w:r>
      <w:r w:rsidR="009537B4" w:rsidRPr="002479D2">
        <w:rPr>
          <w:rFonts w:asciiTheme="majorBidi" w:hAnsiTheme="majorBidi" w:cstheme="majorBidi"/>
        </w:rPr>
        <w:t xml:space="preserve">je sastavni dio načina na koji </w:t>
      </w:r>
      <w:r w:rsidR="002479D2" w:rsidRPr="002479D2">
        <w:rPr>
          <w:rFonts w:asciiTheme="majorBidi" w:hAnsiTheme="majorBidi" w:cstheme="majorBidi"/>
        </w:rPr>
        <w:t>implementacija Socket.io klijen</w:t>
      </w:r>
      <w:r w:rsidR="002479D2">
        <w:rPr>
          <w:rFonts w:asciiTheme="majorBidi" w:hAnsiTheme="majorBidi" w:cstheme="majorBidi"/>
        </w:rPr>
        <w:t>ta radi.</w:t>
      </w:r>
    </w:p>
    <w:p w14:paraId="5822323C" w14:textId="77777777" w:rsidR="000409D6" w:rsidRDefault="000409D6" w:rsidP="003C1C42">
      <w:pPr>
        <w:spacing w:line="360" w:lineRule="auto"/>
        <w:rPr>
          <w:rFonts w:asciiTheme="majorBidi" w:hAnsiTheme="majorBidi" w:cstheme="majorBidi"/>
          <w:b/>
          <w:bCs/>
          <w:sz w:val="28"/>
          <w:szCs w:val="28"/>
        </w:rPr>
      </w:pPr>
    </w:p>
    <w:p w14:paraId="72651D7E" w14:textId="3B5C540A" w:rsidR="000409D6" w:rsidRDefault="1FAB5D1C" w:rsidP="003C1C42">
      <w:pPr>
        <w:spacing w:line="360" w:lineRule="auto"/>
        <w:rPr>
          <w:rFonts w:asciiTheme="majorBidi" w:hAnsiTheme="majorBidi" w:cstheme="majorBidi"/>
          <w:b/>
          <w:bCs/>
          <w:sz w:val="28"/>
          <w:szCs w:val="28"/>
        </w:rPr>
      </w:pPr>
      <w:r w:rsidRPr="0389F25C">
        <w:rPr>
          <w:rFonts w:asciiTheme="majorBidi" w:hAnsiTheme="majorBidi" w:cstheme="majorBidi"/>
          <w:b/>
          <w:bCs/>
          <w:sz w:val="28"/>
          <w:szCs w:val="28"/>
        </w:rPr>
        <w:t>5.2</w:t>
      </w:r>
      <w:r w:rsidR="2A18DED8" w:rsidRPr="0389F25C">
        <w:rPr>
          <w:rFonts w:asciiTheme="majorBidi" w:hAnsiTheme="majorBidi" w:cstheme="majorBidi"/>
          <w:b/>
          <w:bCs/>
          <w:sz w:val="28"/>
          <w:szCs w:val="28"/>
        </w:rPr>
        <w:t>. POSLUŽITELJSKA APLIKACIJA</w:t>
      </w:r>
    </w:p>
    <w:p w14:paraId="0F4879C4" w14:textId="77777777" w:rsidR="000409D6" w:rsidRDefault="000409D6" w:rsidP="003C1C42">
      <w:pPr>
        <w:spacing w:line="360" w:lineRule="auto"/>
        <w:rPr>
          <w:rFonts w:asciiTheme="majorBidi" w:hAnsiTheme="majorBidi" w:cstheme="majorBidi"/>
          <w:b/>
          <w:bCs/>
          <w:sz w:val="28"/>
          <w:szCs w:val="28"/>
        </w:rPr>
      </w:pPr>
    </w:p>
    <w:p w14:paraId="60D64E0D" w14:textId="52B3C569" w:rsidR="000409D6" w:rsidRDefault="501CD595" w:rsidP="003C1C42">
      <w:pPr>
        <w:spacing w:line="360" w:lineRule="auto"/>
        <w:rPr>
          <w:rFonts w:asciiTheme="majorBidi" w:hAnsiTheme="majorBidi" w:cstheme="majorBidi"/>
          <w:b/>
          <w:bCs/>
        </w:rPr>
      </w:pPr>
      <w:r w:rsidRPr="0389F25C">
        <w:rPr>
          <w:rFonts w:asciiTheme="majorBidi" w:hAnsiTheme="majorBidi" w:cstheme="majorBidi"/>
          <w:b/>
          <w:bCs/>
        </w:rPr>
        <w:t>5</w:t>
      </w:r>
      <w:r w:rsidR="2A18DED8" w:rsidRPr="0389F25C">
        <w:rPr>
          <w:rFonts w:asciiTheme="majorBidi" w:hAnsiTheme="majorBidi" w:cstheme="majorBidi"/>
          <w:b/>
          <w:bCs/>
        </w:rPr>
        <w:t>.</w:t>
      </w:r>
      <w:r w:rsidR="7D9AAEE3" w:rsidRPr="0389F25C">
        <w:rPr>
          <w:rFonts w:asciiTheme="majorBidi" w:hAnsiTheme="majorBidi" w:cstheme="majorBidi"/>
          <w:b/>
          <w:bCs/>
        </w:rPr>
        <w:t>2</w:t>
      </w:r>
      <w:r w:rsidR="2A18DED8" w:rsidRPr="0389F25C">
        <w:rPr>
          <w:rFonts w:asciiTheme="majorBidi" w:hAnsiTheme="majorBidi" w:cstheme="majorBidi"/>
          <w:b/>
          <w:bCs/>
        </w:rPr>
        <w:t>.1. PRISTUPNA TOČKA ZA UREĐAJE</w:t>
      </w:r>
    </w:p>
    <w:p w14:paraId="7F323D12" w14:textId="77777777" w:rsidR="000409D6" w:rsidRDefault="000409D6" w:rsidP="003C1C42">
      <w:pPr>
        <w:spacing w:line="360" w:lineRule="auto"/>
        <w:rPr>
          <w:rFonts w:asciiTheme="majorBidi" w:hAnsiTheme="majorBidi" w:cstheme="majorBidi"/>
          <w:b/>
          <w:bCs/>
        </w:rPr>
      </w:pPr>
    </w:p>
    <w:p w14:paraId="3EEB6E24" w14:textId="008FA222" w:rsidR="00975685" w:rsidRDefault="000409D6" w:rsidP="003C1C42">
      <w:pPr>
        <w:spacing w:line="360" w:lineRule="auto"/>
        <w:rPr>
          <w:rFonts w:asciiTheme="majorBidi" w:hAnsiTheme="majorBidi" w:cstheme="majorBidi"/>
        </w:rPr>
      </w:pPr>
      <w:r>
        <w:rPr>
          <w:rFonts w:asciiTheme="majorBidi" w:hAnsiTheme="majorBidi" w:cstheme="majorBidi"/>
          <w:b/>
          <w:bCs/>
        </w:rPr>
        <w:tab/>
      </w:r>
      <w:r w:rsidR="001778F8" w:rsidRPr="001778F8">
        <w:rPr>
          <w:rFonts w:asciiTheme="majorBidi" w:hAnsiTheme="majorBidi" w:cstheme="majorBidi"/>
        </w:rPr>
        <w:t>Pristupna točka za uređaje dio je poslužitelja zaduž</w:t>
      </w:r>
      <w:r w:rsidR="001778F8">
        <w:rPr>
          <w:rFonts w:asciiTheme="majorBidi" w:hAnsiTheme="majorBidi" w:cstheme="majorBidi"/>
        </w:rPr>
        <w:t>en za komunikaciju s uređajima</w:t>
      </w:r>
      <w:r w:rsidR="004B3B1D">
        <w:rPr>
          <w:rFonts w:asciiTheme="majorBidi" w:hAnsiTheme="majorBidi" w:cstheme="majorBidi"/>
        </w:rPr>
        <w:t xml:space="preserve"> te posredstvo između njih i ostalih dijelova poslužitelja. </w:t>
      </w:r>
      <w:r w:rsidR="004B3B1D" w:rsidRPr="004B3B1D">
        <w:rPr>
          <w:rFonts w:asciiTheme="majorBidi" w:hAnsiTheme="majorBidi" w:cstheme="majorBidi"/>
        </w:rPr>
        <w:t>Ova komponenta prima podatke od uređaja te ih prosljeđuje ostalim dijelovima sus</w:t>
      </w:r>
      <w:r w:rsidR="004B3B1D">
        <w:rPr>
          <w:rFonts w:asciiTheme="majorBidi" w:hAnsiTheme="majorBidi" w:cstheme="majorBidi"/>
        </w:rPr>
        <w:t>tava, a ist</w:t>
      </w:r>
      <w:r w:rsidR="00B142C0">
        <w:rPr>
          <w:rFonts w:asciiTheme="majorBidi" w:hAnsiTheme="majorBidi" w:cstheme="majorBidi"/>
        </w:rPr>
        <w:t xml:space="preserve">ovremeno prima </w:t>
      </w:r>
      <w:r w:rsidR="00F3714F">
        <w:rPr>
          <w:rFonts w:asciiTheme="majorBidi" w:hAnsiTheme="majorBidi" w:cstheme="majorBidi"/>
        </w:rPr>
        <w:t xml:space="preserve">zahtjeve od ostalih dijelova sustava te odgovara na njih ili ih prosljeđuje uređajima. </w:t>
      </w:r>
      <w:r w:rsidR="009F1A84">
        <w:rPr>
          <w:rFonts w:asciiTheme="majorBidi" w:hAnsiTheme="majorBidi" w:cstheme="majorBidi"/>
        </w:rPr>
        <w:t xml:space="preserve">Najprije se na adresi </w:t>
      </w:r>
      <w:r w:rsidR="002B1D93" w:rsidRPr="00B01827">
        <w:rPr>
          <w:rFonts w:asciiTheme="majorBidi" w:hAnsiTheme="majorBidi" w:cstheme="majorBidi"/>
          <w:i/>
          <w:iCs/>
        </w:rPr>
        <w:t>http://localhost:3001</w:t>
      </w:r>
      <w:r w:rsidR="002B1D93">
        <w:t xml:space="preserve"> </w:t>
      </w:r>
      <w:r w:rsidR="009F1A84">
        <w:rPr>
          <w:rFonts w:asciiTheme="majorBidi" w:hAnsiTheme="majorBidi" w:cstheme="majorBidi"/>
        </w:rPr>
        <w:t xml:space="preserve">kreira HTTP poslužitelj, nad kojim se, zatim, kreira Socket.io poslužitelj. </w:t>
      </w:r>
      <w:r w:rsidR="00893CE8">
        <w:rPr>
          <w:rFonts w:asciiTheme="majorBidi" w:hAnsiTheme="majorBidi" w:cstheme="majorBidi"/>
        </w:rPr>
        <w:t xml:space="preserve">Poslužitelj je </w:t>
      </w:r>
      <w:r w:rsidR="00893CE8">
        <w:rPr>
          <w:rFonts w:asciiTheme="majorBidi" w:hAnsiTheme="majorBidi" w:cstheme="majorBidi"/>
        </w:rPr>
        <w:lastRenderedPageBreak/>
        <w:t>konfiguriran koristeći CORS (</w:t>
      </w:r>
      <w:r w:rsidR="00893CE8">
        <w:rPr>
          <w:rFonts w:asciiTheme="majorBidi" w:hAnsiTheme="majorBidi" w:cstheme="majorBidi"/>
          <w:i/>
          <w:iCs/>
        </w:rPr>
        <w:t>Cross</w:t>
      </w:r>
      <w:r w:rsidR="0027229E">
        <w:rPr>
          <w:rFonts w:asciiTheme="majorBidi" w:hAnsiTheme="majorBidi" w:cstheme="majorBidi"/>
          <w:i/>
          <w:iCs/>
        </w:rPr>
        <w:t>-</w:t>
      </w:r>
      <w:r w:rsidR="00893CE8">
        <w:rPr>
          <w:rFonts w:asciiTheme="majorBidi" w:hAnsiTheme="majorBidi" w:cstheme="majorBidi"/>
          <w:i/>
          <w:iCs/>
        </w:rPr>
        <w:t>origin request</w:t>
      </w:r>
      <w:r w:rsidR="0027229E">
        <w:rPr>
          <w:rFonts w:asciiTheme="majorBidi" w:hAnsiTheme="majorBidi" w:cstheme="majorBidi"/>
          <w:i/>
          <w:iCs/>
        </w:rPr>
        <w:t xml:space="preserve"> sharing</w:t>
      </w:r>
      <w:r w:rsidR="0027229E">
        <w:rPr>
          <w:rFonts w:asciiTheme="majorBidi" w:hAnsiTheme="majorBidi" w:cstheme="majorBidi"/>
        </w:rPr>
        <w:t xml:space="preserve">) postavke koje omogućuju povezivanje s pristupnom točkom za korisničko sučelje na adresi </w:t>
      </w:r>
      <w:r w:rsidR="0027229E">
        <w:rPr>
          <w:rFonts w:asciiTheme="majorBidi" w:hAnsiTheme="majorBidi" w:cstheme="majorBidi"/>
          <w:i/>
          <w:iCs/>
        </w:rPr>
        <w:t>http://localhost:3000</w:t>
      </w:r>
      <w:r w:rsidR="0027229E">
        <w:rPr>
          <w:rFonts w:asciiTheme="majorBidi" w:hAnsiTheme="majorBidi" w:cstheme="majorBidi"/>
        </w:rPr>
        <w:t>.</w:t>
      </w:r>
      <w:r w:rsidR="0027229E">
        <w:rPr>
          <w:rFonts w:asciiTheme="majorBidi" w:hAnsiTheme="majorBidi" w:cstheme="majorBidi"/>
          <w:i/>
          <w:iCs/>
        </w:rPr>
        <w:t xml:space="preserve"> </w:t>
      </w:r>
      <w:r w:rsidR="00C8363E" w:rsidRPr="00EA6958">
        <w:rPr>
          <w:rFonts w:asciiTheme="majorBidi" w:hAnsiTheme="majorBidi" w:cstheme="majorBidi"/>
        </w:rPr>
        <w:t xml:space="preserve">Objekt </w:t>
      </w:r>
      <w:r w:rsidR="00C8363E" w:rsidRPr="00EA6958">
        <w:rPr>
          <w:rFonts w:ascii="Courier New" w:hAnsi="Courier New" w:cs="Courier New"/>
          <w:sz w:val="20"/>
          <w:szCs w:val="20"/>
        </w:rPr>
        <w:t>io</w:t>
      </w:r>
      <w:r w:rsidR="00EA6958">
        <w:rPr>
          <w:rFonts w:ascii="Courier New" w:hAnsi="Courier New" w:cs="Courier New"/>
          <w:sz w:val="20"/>
          <w:szCs w:val="20"/>
        </w:rPr>
        <w:t xml:space="preserve"> </w:t>
      </w:r>
      <w:r w:rsidR="00EA6958">
        <w:rPr>
          <w:rFonts w:asciiTheme="majorBidi" w:hAnsiTheme="majorBidi" w:cstheme="majorBidi"/>
        </w:rPr>
        <w:t xml:space="preserve">nastao kao povratna vrijednost kreiranja poslužitelja, </w:t>
      </w:r>
      <w:r w:rsidR="00C8363E" w:rsidRPr="00EA6958">
        <w:rPr>
          <w:rFonts w:asciiTheme="majorBidi" w:hAnsiTheme="majorBidi" w:cstheme="majorBidi"/>
        </w:rPr>
        <w:t xml:space="preserve">objekt je nad kojim se izvršavaju metode </w:t>
      </w:r>
      <w:r w:rsidR="00EA6958" w:rsidRPr="00EA6958">
        <w:rPr>
          <w:rFonts w:asciiTheme="majorBidi" w:hAnsiTheme="majorBidi" w:cstheme="majorBidi"/>
        </w:rPr>
        <w:t>vezane za poslužitelj, tj</w:t>
      </w:r>
      <w:r w:rsidR="00EA6958">
        <w:rPr>
          <w:rFonts w:asciiTheme="majorBidi" w:hAnsiTheme="majorBidi" w:cstheme="majorBidi"/>
        </w:rPr>
        <w:t xml:space="preserve">. za sve povezane uređaje. </w:t>
      </w:r>
      <w:r w:rsidR="00C54F9E" w:rsidRPr="00C54F9E">
        <w:rPr>
          <w:rFonts w:asciiTheme="majorBidi" w:hAnsiTheme="majorBidi" w:cstheme="majorBidi"/>
        </w:rPr>
        <w:t xml:space="preserve">Sama funkcionalnost pristupne točke za uređaje ostvarena je u obliku </w:t>
      </w:r>
      <w:r w:rsidR="00346C9E">
        <w:rPr>
          <w:rFonts w:asciiTheme="majorBidi" w:hAnsiTheme="majorBidi" w:cstheme="majorBidi"/>
        </w:rPr>
        <w:t>slušatelja Socket.io događaja</w:t>
      </w:r>
      <w:r w:rsidR="00C01C77">
        <w:rPr>
          <w:rFonts w:asciiTheme="majorBidi" w:hAnsiTheme="majorBidi" w:cstheme="majorBidi"/>
        </w:rPr>
        <w:t xml:space="preserve"> (za komunikaciju s uređajima) te metoda kojima se ostvaruje pretplata/objavljivanje na odgovarajući NATS predmet</w:t>
      </w:r>
      <w:r w:rsidR="00AA7D0A">
        <w:rPr>
          <w:rFonts w:asciiTheme="majorBidi" w:hAnsiTheme="majorBidi" w:cstheme="majorBidi"/>
        </w:rPr>
        <w:t xml:space="preserve"> (za komunikaciju s ostalim dijelovima poslužitelja). Početnu točku izvođenja programa predstavlja funkcija </w:t>
      </w:r>
      <w:r w:rsidR="00AA7D0A">
        <w:rPr>
          <w:rFonts w:ascii="Courier New" w:hAnsi="Courier New" w:cs="Courier New"/>
          <w:sz w:val="20"/>
          <w:szCs w:val="20"/>
        </w:rPr>
        <w:t>start()</w:t>
      </w:r>
      <w:r w:rsidR="00AA7D0A">
        <w:rPr>
          <w:rFonts w:asciiTheme="majorBidi" w:hAnsiTheme="majorBidi" w:cstheme="majorBidi"/>
        </w:rPr>
        <w:t xml:space="preserve">, koja se poziva odmah nakon kreiranja poslužitelja te se u njoj </w:t>
      </w:r>
      <w:r w:rsidR="0012392A">
        <w:rPr>
          <w:rFonts w:asciiTheme="majorBidi" w:hAnsiTheme="majorBidi" w:cstheme="majorBidi"/>
        </w:rPr>
        <w:t>ostvaruje povezivanje na NATS poslužitelj,</w:t>
      </w:r>
      <w:r w:rsidR="007D64D2">
        <w:rPr>
          <w:rFonts w:asciiTheme="majorBidi" w:hAnsiTheme="majorBidi" w:cstheme="majorBidi"/>
        </w:rPr>
        <w:t xml:space="preserve"> pretplate na odgovaraju</w:t>
      </w:r>
      <w:r w:rsidR="00F53BDD">
        <w:rPr>
          <w:rFonts w:asciiTheme="majorBidi" w:hAnsiTheme="majorBidi" w:cstheme="majorBidi"/>
        </w:rPr>
        <w:t xml:space="preserve">će NATS predemete te definiraju potrebni slušači događaja. </w:t>
      </w:r>
      <w:r w:rsidR="008566FA" w:rsidRPr="0023643B">
        <w:rPr>
          <w:rFonts w:asciiTheme="majorBidi" w:hAnsiTheme="majorBidi" w:cstheme="majorBidi"/>
        </w:rPr>
        <w:t xml:space="preserve">Najprije se ostvaruju pretplate na predmete </w:t>
      </w:r>
      <w:r w:rsidR="00B31235" w:rsidRPr="0023643B">
        <w:rPr>
          <w:rFonts w:ascii="Courier New" w:hAnsi="Courier New" w:cs="Courier New"/>
          <w:sz w:val="20"/>
          <w:szCs w:val="20"/>
        </w:rPr>
        <w:t xml:space="preserve">“devices.commands.&gt;” </w:t>
      </w:r>
      <w:r w:rsidR="00B31235" w:rsidRPr="0023643B">
        <w:rPr>
          <w:rFonts w:asciiTheme="majorBidi" w:hAnsiTheme="majorBidi" w:cstheme="majorBidi"/>
        </w:rPr>
        <w:t xml:space="preserve">te </w:t>
      </w:r>
      <w:r w:rsidR="00B31235" w:rsidRPr="0023643B">
        <w:rPr>
          <w:rFonts w:ascii="Courier New" w:hAnsi="Courier New" w:cs="Courier New"/>
          <w:sz w:val="20"/>
          <w:szCs w:val="20"/>
        </w:rPr>
        <w:t>“devices.list”</w:t>
      </w:r>
      <w:r w:rsidR="00B31235" w:rsidRPr="0023643B">
        <w:rPr>
          <w:rFonts w:asciiTheme="majorBidi" w:hAnsiTheme="majorBidi" w:cstheme="majorBidi"/>
        </w:rPr>
        <w:t xml:space="preserve"> i pokreću se odgovarajuće metode </w:t>
      </w:r>
      <w:r w:rsidR="0023643B" w:rsidRPr="0023643B">
        <w:rPr>
          <w:rFonts w:ascii="Courier New" w:hAnsi="Courier New" w:cs="Courier New"/>
          <w:sz w:val="20"/>
          <w:szCs w:val="20"/>
        </w:rPr>
        <w:t xml:space="preserve">handlerKomandi </w:t>
      </w:r>
      <w:r w:rsidR="0023643B" w:rsidRPr="0023643B">
        <w:rPr>
          <w:rFonts w:asciiTheme="majorBidi" w:hAnsiTheme="majorBidi" w:cstheme="majorBidi"/>
        </w:rPr>
        <w:t xml:space="preserve">i </w:t>
      </w:r>
      <w:r w:rsidR="0023643B" w:rsidRPr="0023643B">
        <w:rPr>
          <w:rFonts w:ascii="Courier New" w:hAnsi="Courier New" w:cs="Courier New"/>
          <w:sz w:val="20"/>
          <w:szCs w:val="20"/>
        </w:rPr>
        <w:t>h</w:t>
      </w:r>
      <w:r w:rsidR="0023643B">
        <w:rPr>
          <w:rFonts w:ascii="Courier New" w:hAnsi="Courier New" w:cs="Courier New"/>
          <w:sz w:val="20"/>
          <w:szCs w:val="20"/>
        </w:rPr>
        <w:t>andlerListeUredjaja</w:t>
      </w:r>
      <w:r w:rsidR="0023643B">
        <w:rPr>
          <w:rFonts w:asciiTheme="majorBidi" w:hAnsiTheme="majorBidi" w:cstheme="majorBidi"/>
        </w:rPr>
        <w:t xml:space="preserve">. </w:t>
      </w:r>
      <w:r w:rsidR="00567406">
        <w:rPr>
          <w:rFonts w:asciiTheme="majorBidi" w:hAnsiTheme="majorBidi" w:cstheme="majorBidi"/>
        </w:rPr>
        <w:t xml:space="preserve">Nakon toga slijedi definicija </w:t>
      </w:r>
      <w:r w:rsidR="003E2C58">
        <w:rPr>
          <w:rFonts w:asciiTheme="majorBidi" w:hAnsiTheme="majorBidi" w:cstheme="majorBidi"/>
        </w:rPr>
        <w:t xml:space="preserve">slušatelja događaja </w:t>
      </w:r>
      <w:r w:rsidR="003E2C58">
        <w:rPr>
          <w:rFonts w:ascii="Courier New" w:hAnsi="Courier New" w:cs="Courier New"/>
          <w:sz w:val="20"/>
          <w:szCs w:val="20"/>
        </w:rPr>
        <w:t>connection</w:t>
      </w:r>
      <w:r w:rsidR="003E2C58">
        <w:rPr>
          <w:rFonts w:asciiTheme="majorBidi" w:hAnsiTheme="majorBidi" w:cstheme="majorBidi"/>
        </w:rPr>
        <w:t xml:space="preserve">, koji pristiže kad god se novi uređaj poveže na poslužitelj. </w:t>
      </w:r>
      <w:r w:rsidR="009644F2">
        <w:rPr>
          <w:rFonts w:asciiTheme="majorBidi" w:hAnsiTheme="majorBidi" w:cstheme="majorBidi"/>
        </w:rPr>
        <w:t xml:space="preserve">Argument te funkcije slušatelja je objekt </w:t>
      </w:r>
      <w:r w:rsidR="009644F2">
        <w:rPr>
          <w:rFonts w:ascii="Courier New" w:hAnsi="Courier New" w:cs="Courier New"/>
          <w:sz w:val="20"/>
          <w:szCs w:val="20"/>
        </w:rPr>
        <w:t>socket</w:t>
      </w:r>
      <w:r w:rsidR="009644F2">
        <w:rPr>
          <w:rFonts w:asciiTheme="majorBidi" w:hAnsiTheme="majorBidi" w:cstheme="majorBidi"/>
        </w:rPr>
        <w:t xml:space="preserve">, koji predstavlja trenutnog klijenta. </w:t>
      </w:r>
      <w:r w:rsidR="00C32243">
        <w:rPr>
          <w:rFonts w:asciiTheme="majorBidi" w:hAnsiTheme="majorBidi" w:cstheme="majorBidi"/>
        </w:rPr>
        <w:t>Međutim, konkretna funkcionalnost rukovanja uređajima i konekcijama ostvarena je u ugniježđenim slušateljima</w:t>
      </w:r>
      <w:r w:rsidR="00790E5E">
        <w:rPr>
          <w:rFonts w:asciiTheme="majorBidi" w:hAnsiTheme="majorBidi" w:cstheme="majorBidi"/>
        </w:rPr>
        <w:t xml:space="preserve"> za događaje </w:t>
      </w:r>
      <w:r w:rsidR="00790E5E">
        <w:rPr>
          <w:rFonts w:ascii="Courier New" w:hAnsi="Courier New" w:cs="Courier New"/>
          <w:sz w:val="20"/>
          <w:szCs w:val="20"/>
        </w:rPr>
        <w:t>register</w:t>
      </w:r>
      <w:r w:rsidR="00790E5E">
        <w:rPr>
          <w:rFonts w:asciiTheme="majorBidi" w:hAnsiTheme="majorBidi" w:cstheme="majorBidi"/>
        </w:rPr>
        <w:t>,</w:t>
      </w:r>
      <w:r w:rsidR="00790E5E">
        <w:rPr>
          <w:rFonts w:ascii="Courier New" w:hAnsi="Courier New" w:cs="Courier New"/>
          <w:sz w:val="20"/>
          <w:szCs w:val="20"/>
        </w:rPr>
        <w:t xml:space="preserve"> device</w:t>
      </w:r>
      <w:r w:rsidR="002C041A">
        <w:rPr>
          <w:rFonts w:ascii="Courier New" w:hAnsi="Courier New" w:cs="Courier New"/>
          <w:sz w:val="20"/>
          <w:szCs w:val="20"/>
        </w:rPr>
        <w:t>-</w:t>
      </w:r>
      <w:r w:rsidR="00790E5E">
        <w:rPr>
          <w:rFonts w:ascii="Courier New" w:hAnsi="Courier New" w:cs="Courier New"/>
          <w:sz w:val="20"/>
          <w:szCs w:val="20"/>
        </w:rPr>
        <w:t xml:space="preserve">data </w:t>
      </w:r>
      <w:r w:rsidR="00790E5E">
        <w:rPr>
          <w:rFonts w:asciiTheme="majorBidi" w:hAnsiTheme="majorBidi" w:cstheme="majorBidi"/>
        </w:rPr>
        <w:t xml:space="preserve">i </w:t>
      </w:r>
      <w:r w:rsidR="00790E5E">
        <w:rPr>
          <w:rFonts w:ascii="Courier New" w:hAnsi="Courier New" w:cs="Courier New"/>
          <w:sz w:val="20"/>
          <w:szCs w:val="20"/>
        </w:rPr>
        <w:t>disconnec</w:t>
      </w:r>
      <w:r w:rsidR="009644F2">
        <w:rPr>
          <w:rFonts w:ascii="Courier New" w:hAnsi="Courier New" w:cs="Courier New"/>
          <w:sz w:val="20"/>
          <w:szCs w:val="20"/>
        </w:rPr>
        <w:t xml:space="preserve">t. </w:t>
      </w:r>
      <w:r w:rsidR="00833886" w:rsidRPr="001B5F5B">
        <w:rPr>
          <w:rFonts w:asciiTheme="majorBidi" w:hAnsiTheme="majorBidi" w:cstheme="majorBidi"/>
        </w:rPr>
        <w:t xml:space="preserve">Kad se primi događaj </w:t>
      </w:r>
      <w:r w:rsidR="00833886" w:rsidRPr="001B5F5B">
        <w:rPr>
          <w:rFonts w:ascii="Courier New" w:hAnsi="Courier New" w:cs="Courier New"/>
          <w:sz w:val="20"/>
          <w:szCs w:val="20"/>
        </w:rPr>
        <w:t>register</w:t>
      </w:r>
      <w:r w:rsidR="00C16CB5" w:rsidRPr="001B5F5B">
        <w:rPr>
          <w:rFonts w:asciiTheme="majorBidi" w:hAnsiTheme="majorBidi" w:cstheme="majorBidi"/>
        </w:rPr>
        <w:t xml:space="preserve">, </w:t>
      </w:r>
      <w:r w:rsidR="00023368" w:rsidRPr="001B5F5B">
        <w:rPr>
          <w:rFonts w:asciiTheme="majorBidi" w:hAnsiTheme="majorBidi" w:cstheme="majorBidi"/>
        </w:rPr>
        <w:t xml:space="preserve">ID uređaja pohranjuje se na </w:t>
      </w:r>
      <w:r w:rsidR="009644F2" w:rsidRPr="001B5F5B">
        <w:rPr>
          <w:rFonts w:asciiTheme="majorBidi" w:hAnsiTheme="majorBidi" w:cstheme="majorBidi"/>
        </w:rPr>
        <w:t xml:space="preserve">već spomenuti objekt </w:t>
      </w:r>
      <w:r w:rsidR="009644F2" w:rsidRPr="001B5F5B">
        <w:rPr>
          <w:rFonts w:ascii="Courier New" w:hAnsi="Courier New" w:cs="Courier New"/>
          <w:sz w:val="20"/>
          <w:szCs w:val="20"/>
        </w:rPr>
        <w:t>socket</w:t>
      </w:r>
      <w:r w:rsidR="001B5F5B" w:rsidRPr="001B5F5B">
        <w:rPr>
          <w:rFonts w:asciiTheme="majorBidi" w:hAnsiTheme="majorBidi" w:cstheme="majorBidi"/>
        </w:rPr>
        <w:t>, a zatim se registrirani uređaj do</w:t>
      </w:r>
      <w:r w:rsidR="001B5F5B">
        <w:rPr>
          <w:rFonts w:asciiTheme="majorBidi" w:hAnsiTheme="majorBidi" w:cstheme="majorBidi"/>
        </w:rPr>
        <w:t xml:space="preserve">daje u odgovarajuću sobu definiranu vlastitim ID-jem. </w:t>
      </w:r>
      <w:r w:rsidR="00C05C6A" w:rsidRPr="002E25BF">
        <w:rPr>
          <w:rFonts w:asciiTheme="majorBidi" w:hAnsiTheme="majorBidi" w:cstheme="majorBidi"/>
        </w:rPr>
        <w:t>Kako bi se održavao popis trenutno povezanih uređaja te kako bi se povezao</w:t>
      </w:r>
      <w:r w:rsidR="002E25BF" w:rsidRPr="002E25BF">
        <w:rPr>
          <w:rFonts w:asciiTheme="majorBidi" w:hAnsiTheme="majorBidi" w:cstheme="majorBidi"/>
        </w:rPr>
        <w:t xml:space="preserve"> ID u</w:t>
      </w:r>
      <w:r w:rsidR="002E25BF">
        <w:rPr>
          <w:rFonts w:asciiTheme="majorBidi" w:hAnsiTheme="majorBidi" w:cstheme="majorBidi"/>
        </w:rPr>
        <w:t xml:space="preserve">ređaja koji je korisnik postavio s ID-jem </w:t>
      </w:r>
      <w:r w:rsidR="004059A6">
        <w:rPr>
          <w:rFonts w:asciiTheme="majorBidi" w:hAnsiTheme="majorBidi" w:cstheme="majorBidi"/>
        </w:rPr>
        <w:t xml:space="preserve">dodijeljenim od strane Socket.io protokola, te dvije vrrijednosti se, kao par ključ-vrijednost, dodaju u mapu </w:t>
      </w:r>
      <w:r w:rsidR="00221833">
        <w:rPr>
          <w:rFonts w:ascii="Courier New" w:hAnsi="Courier New" w:cs="Courier New"/>
          <w:sz w:val="20"/>
          <w:szCs w:val="20"/>
        </w:rPr>
        <w:t>uredaji</w:t>
      </w:r>
      <w:r w:rsidR="00221833">
        <w:rPr>
          <w:rFonts w:asciiTheme="majorBidi" w:hAnsiTheme="majorBidi" w:cstheme="majorBidi"/>
        </w:rPr>
        <w:t xml:space="preserve">. </w:t>
      </w:r>
      <w:r w:rsidR="0091480C" w:rsidRPr="00BF1292">
        <w:rPr>
          <w:rFonts w:asciiTheme="majorBidi" w:hAnsiTheme="majorBidi" w:cstheme="majorBidi"/>
        </w:rPr>
        <w:t>Registracija uređaja završava objavom</w:t>
      </w:r>
      <w:r w:rsidR="00BF1292" w:rsidRPr="00BF1292">
        <w:rPr>
          <w:rFonts w:asciiTheme="majorBidi" w:hAnsiTheme="majorBidi" w:cstheme="majorBidi"/>
        </w:rPr>
        <w:t xml:space="preserve"> liste uređaja dobivene</w:t>
      </w:r>
      <w:r w:rsidR="00BF1292">
        <w:rPr>
          <w:rFonts w:asciiTheme="majorBidi" w:hAnsiTheme="majorBidi" w:cstheme="majorBidi"/>
        </w:rPr>
        <w:t xml:space="preserve"> iz navedene mape</w:t>
      </w:r>
      <w:r w:rsidR="0091480C" w:rsidRPr="00BF1292">
        <w:rPr>
          <w:rFonts w:asciiTheme="majorBidi" w:hAnsiTheme="majorBidi" w:cstheme="majorBidi"/>
        </w:rPr>
        <w:t xml:space="preserve"> na NATS predmet </w:t>
      </w:r>
      <w:r w:rsidR="00BF1292" w:rsidRPr="00BF1292">
        <w:rPr>
          <w:rFonts w:ascii="Courier New" w:hAnsi="Courier New" w:cs="Courier New"/>
          <w:sz w:val="20"/>
          <w:szCs w:val="20"/>
        </w:rPr>
        <w:t>devices.status</w:t>
      </w:r>
      <w:r w:rsidR="00BF1292">
        <w:rPr>
          <w:rFonts w:asciiTheme="majorBidi" w:hAnsiTheme="majorBidi" w:cstheme="majorBidi"/>
        </w:rPr>
        <w:t>, što omogućuje ostalim dijelovima sustava dobivanje podataka o trenutno povezanim uređajima. Navedeno je vidljivo u odsječku koda prikazanom u nastavku:</w:t>
      </w:r>
    </w:p>
    <w:p w14:paraId="60310F56" w14:textId="77777777" w:rsidR="00BF1292" w:rsidRDefault="00BF1292" w:rsidP="003C1C42">
      <w:pPr>
        <w:spacing w:line="360" w:lineRule="auto"/>
        <w:rPr>
          <w:rFonts w:asciiTheme="majorBidi" w:hAnsiTheme="majorBidi" w:cstheme="majorBidi"/>
        </w:rPr>
      </w:pPr>
    </w:p>
    <w:p w14:paraId="07E7716B" w14:textId="77777777"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io.on("connection", (socket) =&gt; {</w:t>
      </w:r>
    </w:p>
    <w:p w14:paraId="54F6CDEB" w14:textId="2975F743"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    console.log("Uredaj spojen:", socket.id);</w:t>
      </w:r>
    </w:p>
    <w:p w14:paraId="1B46851E" w14:textId="77777777" w:rsidR="00092C53" w:rsidRPr="00092C53" w:rsidRDefault="00092C53" w:rsidP="003C1C42">
      <w:pPr>
        <w:spacing w:line="360" w:lineRule="auto"/>
        <w:rPr>
          <w:rFonts w:ascii="Courier New" w:hAnsi="Courier New" w:cs="Courier New"/>
          <w:sz w:val="20"/>
          <w:szCs w:val="20"/>
        </w:rPr>
      </w:pPr>
    </w:p>
    <w:p w14:paraId="7B6D9414" w14:textId="1FC38F8E"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    socket.on("register", (deviceId) =&gt; {</w:t>
      </w:r>
    </w:p>
    <w:p w14:paraId="35D6CEB5" w14:textId="4FC35C54"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        socket.deviceId = String(deviceId);</w:t>
      </w:r>
    </w:p>
    <w:p w14:paraId="0CC4D0F2" w14:textId="75518B7F"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lastRenderedPageBreak/>
        <w:t>        socket.join(socket.deviceId);</w:t>
      </w:r>
    </w:p>
    <w:p w14:paraId="7590898F" w14:textId="047592E3"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        uredaji.set(socket.deviceId, socket.id);</w:t>
      </w:r>
    </w:p>
    <w:p w14:paraId="44FA3540" w14:textId="1642C79D"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        console.log("Uredaj registriran", socket.deviceId);</w:t>
      </w:r>
    </w:p>
    <w:p w14:paraId="4DD9AD4B" w14:textId="77777777" w:rsidR="00092C53" w:rsidRPr="00092C53" w:rsidRDefault="00092C53" w:rsidP="003C1C42">
      <w:pPr>
        <w:spacing w:line="360" w:lineRule="auto"/>
        <w:rPr>
          <w:rFonts w:ascii="Courier New" w:hAnsi="Courier New" w:cs="Courier New"/>
          <w:sz w:val="20"/>
          <w:szCs w:val="20"/>
        </w:rPr>
      </w:pPr>
    </w:p>
    <w:p w14:paraId="32D9F64E" w14:textId="749C2E67"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        nc.publish("devices.status", sc.encode(JSON.stringify({</w:t>
      </w:r>
    </w:p>
    <w:p w14:paraId="6ECAE2ED" w14:textId="56A2F13C"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            event: "connected",</w:t>
      </w:r>
    </w:p>
    <w:p w14:paraId="7870A112" w14:textId="2AA3347B"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            uredaji: Array.from(uredaji.keys())</w:t>
      </w:r>
    </w:p>
    <w:p w14:paraId="13E01CDD" w14:textId="4CF44A2E" w:rsidR="00092C53" w:rsidRP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        })));</w:t>
      </w:r>
    </w:p>
    <w:p w14:paraId="17BFFE5D" w14:textId="38B9748C" w:rsidR="00092C53" w:rsidRDefault="00092C53" w:rsidP="003C1C42">
      <w:pPr>
        <w:spacing w:line="360" w:lineRule="auto"/>
        <w:rPr>
          <w:rFonts w:ascii="Courier New" w:hAnsi="Courier New" w:cs="Courier New"/>
          <w:sz w:val="20"/>
          <w:szCs w:val="20"/>
        </w:rPr>
      </w:pPr>
      <w:r w:rsidRPr="00092C53">
        <w:rPr>
          <w:rFonts w:ascii="Courier New" w:hAnsi="Courier New" w:cs="Courier New"/>
          <w:sz w:val="20"/>
          <w:szCs w:val="20"/>
        </w:rPr>
        <w:t>    });</w:t>
      </w:r>
    </w:p>
    <w:p w14:paraId="13727604" w14:textId="77777777" w:rsidR="006B42E2" w:rsidRDefault="006B42E2" w:rsidP="003C1C42">
      <w:pPr>
        <w:spacing w:line="360" w:lineRule="auto"/>
        <w:rPr>
          <w:rFonts w:ascii="Courier New" w:hAnsi="Courier New" w:cs="Courier New"/>
          <w:sz w:val="20"/>
          <w:szCs w:val="20"/>
        </w:rPr>
      </w:pPr>
    </w:p>
    <w:p w14:paraId="38A5B9FF" w14:textId="0CD87EA8" w:rsidR="006B42E2" w:rsidRDefault="006B42E2" w:rsidP="003C1C42">
      <w:pPr>
        <w:spacing w:line="360" w:lineRule="auto"/>
        <w:rPr>
          <w:rFonts w:ascii="Courier New" w:hAnsi="Courier New" w:cs="Courier New"/>
          <w:sz w:val="20"/>
          <w:szCs w:val="20"/>
        </w:rPr>
      </w:pPr>
      <w:r>
        <w:rPr>
          <w:rFonts w:ascii="Courier New" w:hAnsi="Courier New" w:cs="Courier New"/>
          <w:sz w:val="20"/>
          <w:szCs w:val="20"/>
        </w:rPr>
        <w:t>// HANDLERI device-data i disconnect</w:t>
      </w:r>
    </w:p>
    <w:p w14:paraId="7D5A6EFD" w14:textId="65D5CAE8" w:rsidR="00021CD9" w:rsidRDefault="006B42E2" w:rsidP="003C1C42">
      <w:pPr>
        <w:spacing w:line="360" w:lineRule="auto"/>
        <w:rPr>
          <w:rFonts w:ascii="Courier New" w:hAnsi="Courier New" w:cs="Courier New"/>
          <w:sz w:val="20"/>
          <w:szCs w:val="20"/>
        </w:rPr>
      </w:pPr>
      <w:r>
        <w:rPr>
          <w:rFonts w:ascii="Courier New" w:hAnsi="Courier New" w:cs="Courier New"/>
          <w:sz w:val="20"/>
          <w:szCs w:val="20"/>
        </w:rPr>
        <w:t>});</w:t>
      </w:r>
    </w:p>
    <w:p w14:paraId="139CCCFB" w14:textId="77777777" w:rsidR="00726092" w:rsidRDefault="00726092" w:rsidP="003C1C42">
      <w:pPr>
        <w:spacing w:line="360" w:lineRule="auto"/>
        <w:rPr>
          <w:rFonts w:ascii="Courier New" w:hAnsi="Courier New" w:cs="Courier New"/>
          <w:sz w:val="20"/>
          <w:szCs w:val="20"/>
        </w:rPr>
      </w:pPr>
    </w:p>
    <w:p w14:paraId="54891896" w14:textId="2B96E5D3" w:rsidR="00726092" w:rsidRDefault="00726092" w:rsidP="003C1C42">
      <w:pPr>
        <w:spacing w:line="360" w:lineRule="auto"/>
        <w:rPr>
          <w:rFonts w:asciiTheme="majorBidi" w:hAnsiTheme="majorBidi" w:cstheme="majorBidi"/>
        </w:rPr>
      </w:pPr>
      <w:r>
        <w:rPr>
          <w:rFonts w:asciiTheme="majorBidi" w:hAnsiTheme="majorBidi" w:cstheme="majorBidi"/>
        </w:rPr>
        <w:tab/>
      </w:r>
      <w:r w:rsidR="00922749" w:rsidRPr="00922749">
        <w:rPr>
          <w:rFonts w:asciiTheme="majorBidi" w:hAnsiTheme="majorBidi" w:cstheme="majorBidi"/>
        </w:rPr>
        <w:t>Kad pristupna točka za uređaje primi podatke od</w:t>
      </w:r>
      <w:r w:rsidR="00922749">
        <w:rPr>
          <w:rFonts w:asciiTheme="majorBidi" w:hAnsiTheme="majorBidi" w:cstheme="majorBidi"/>
        </w:rPr>
        <w:t xml:space="preserve"> uređaja, to se događa putem Socket.io događaja </w:t>
      </w:r>
      <w:r w:rsidR="00922749">
        <w:rPr>
          <w:rFonts w:ascii="Courier New" w:hAnsi="Courier New" w:cs="Courier New"/>
          <w:sz w:val="20"/>
          <w:szCs w:val="20"/>
        </w:rPr>
        <w:t>device-data</w:t>
      </w:r>
      <w:r w:rsidR="00922749">
        <w:rPr>
          <w:rFonts w:asciiTheme="majorBidi" w:hAnsiTheme="majorBidi" w:cstheme="majorBidi"/>
        </w:rPr>
        <w:t xml:space="preserve">. </w:t>
      </w:r>
      <w:r w:rsidR="00D3688D">
        <w:rPr>
          <w:rFonts w:asciiTheme="majorBidi" w:hAnsiTheme="majorBidi" w:cstheme="majorBidi"/>
        </w:rPr>
        <w:t xml:space="preserve">Ovaj se događaj obrađuje u funkciji slušatelju, koja </w:t>
      </w:r>
      <w:r w:rsidR="00E31319">
        <w:rPr>
          <w:rFonts w:asciiTheme="majorBidi" w:hAnsiTheme="majorBidi" w:cstheme="majorBidi"/>
        </w:rPr>
        <w:t xml:space="preserve">ispisuje poruku o primanju podataka te objavljuje dobivene podatke na NATS predmet koji odgovara uređaju pošiljatelju. </w:t>
      </w:r>
      <w:r w:rsidR="00E31319" w:rsidRPr="00277D2F">
        <w:rPr>
          <w:rFonts w:asciiTheme="majorBidi" w:hAnsiTheme="majorBidi" w:cstheme="majorBidi"/>
        </w:rPr>
        <w:t xml:space="preserve">Naime, </w:t>
      </w:r>
      <w:r w:rsidR="00277D2F" w:rsidRPr="00277D2F">
        <w:rPr>
          <w:rFonts w:asciiTheme="majorBidi" w:hAnsiTheme="majorBidi" w:cstheme="majorBidi"/>
        </w:rPr>
        <w:t>predmeti na koje se podaci objavljuju imenovani su tako da posljednji dio naziva predmeta</w:t>
      </w:r>
      <w:r w:rsidR="00277D2F">
        <w:rPr>
          <w:rFonts w:asciiTheme="majorBidi" w:hAnsiTheme="majorBidi" w:cstheme="majorBidi"/>
        </w:rPr>
        <w:t xml:space="preserve"> odvojen točkom odgovara ID</w:t>
      </w:r>
      <w:r w:rsidR="002C041A">
        <w:rPr>
          <w:rFonts w:asciiTheme="majorBidi" w:hAnsiTheme="majorBidi" w:cstheme="majorBidi"/>
        </w:rPr>
        <w:t>-ju uređaja koji je poslao podatak</w:t>
      </w:r>
      <w:r w:rsidR="000D7C84">
        <w:rPr>
          <w:rFonts w:asciiTheme="majorBidi" w:hAnsiTheme="majorBidi" w:cstheme="majorBidi"/>
        </w:rPr>
        <w:t xml:space="preserve">. Šablona koju nazivi tih predmeta koriste je </w:t>
      </w:r>
      <w:r w:rsidR="009909E3">
        <w:rPr>
          <w:rFonts w:ascii="Courier New" w:hAnsi="Courier New" w:cs="Courier New"/>
          <w:sz w:val="20"/>
          <w:szCs w:val="20"/>
        </w:rPr>
        <w:t>devices.data.[ID_UREĐAJA]</w:t>
      </w:r>
      <w:r w:rsidR="002C041A">
        <w:rPr>
          <w:rFonts w:asciiTheme="majorBidi" w:hAnsiTheme="majorBidi" w:cstheme="majorBidi"/>
        </w:rPr>
        <w:t xml:space="preserve">. </w:t>
      </w:r>
      <w:r w:rsidR="006D5E08">
        <w:rPr>
          <w:rFonts w:asciiTheme="majorBidi" w:hAnsiTheme="majorBidi" w:cstheme="majorBidi"/>
        </w:rPr>
        <w:t>Navedeno je prikazano u sljedećem isječku koda:</w:t>
      </w:r>
    </w:p>
    <w:p w14:paraId="5A1E522E" w14:textId="77777777" w:rsidR="006D5E08" w:rsidRDefault="006D5E08" w:rsidP="003C1C42">
      <w:pPr>
        <w:spacing w:line="360" w:lineRule="auto"/>
        <w:rPr>
          <w:rFonts w:asciiTheme="majorBidi" w:hAnsiTheme="majorBidi" w:cstheme="majorBidi"/>
        </w:rPr>
      </w:pPr>
    </w:p>
    <w:p w14:paraId="56776135" w14:textId="77777777" w:rsidR="001F78BC" w:rsidRPr="001F78BC" w:rsidRDefault="001F78BC" w:rsidP="003C1C42">
      <w:pPr>
        <w:spacing w:line="360" w:lineRule="auto"/>
        <w:rPr>
          <w:rFonts w:ascii="Courier New" w:hAnsi="Courier New" w:cs="Courier New"/>
          <w:sz w:val="20"/>
          <w:szCs w:val="20"/>
        </w:rPr>
      </w:pPr>
      <w:r w:rsidRPr="001F78BC">
        <w:rPr>
          <w:rFonts w:ascii="Courier New" w:hAnsi="Courier New" w:cs="Courier New"/>
          <w:sz w:val="20"/>
          <w:szCs w:val="20"/>
        </w:rPr>
        <w:t>io.on("connection", (socket) =&gt; {</w:t>
      </w:r>
    </w:p>
    <w:p w14:paraId="1F7EEBCE" w14:textId="6C94C309" w:rsidR="001F78BC" w:rsidRDefault="001F78BC" w:rsidP="003C1C42">
      <w:pPr>
        <w:spacing w:line="360" w:lineRule="auto"/>
        <w:rPr>
          <w:rFonts w:ascii="Courier New" w:hAnsi="Courier New" w:cs="Courier New"/>
          <w:sz w:val="20"/>
          <w:szCs w:val="20"/>
        </w:rPr>
      </w:pPr>
      <w:r>
        <w:rPr>
          <w:rFonts w:ascii="Courier New" w:hAnsi="Courier New" w:cs="Courier New"/>
          <w:sz w:val="20"/>
          <w:szCs w:val="20"/>
        </w:rPr>
        <w:t xml:space="preserve">    </w:t>
      </w:r>
      <w:r w:rsidR="0061746B">
        <w:rPr>
          <w:rFonts w:ascii="Courier New" w:hAnsi="Courier New" w:cs="Courier New"/>
          <w:sz w:val="20"/>
          <w:szCs w:val="20"/>
        </w:rPr>
        <w:t>//… HANDLER za register</w:t>
      </w:r>
    </w:p>
    <w:p w14:paraId="1F0AE944" w14:textId="77777777" w:rsidR="0061746B" w:rsidRPr="001F78BC" w:rsidRDefault="0061746B" w:rsidP="003C1C42">
      <w:pPr>
        <w:spacing w:line="360" w:lineRule="auto"/>
        <w:rPr>
          <w:rFonts w:ascii="Courier New" w:hAnsi="Courier New" w:cs="Courier New"/>
          <w:sz w:val="20"/>
          <w:szCs w:val="20"/>
        </w:rPr>
      </w:pPr>
    </w:p>
    <w:p w14:paraId="4AECE947" w14:textId="770FDBDB" w:rsidR="001F78BC" w:rsidRPr="001F78BC" w:rsidRDefault="001F78BC" w:rsidP="003C1C42">
      <w:pPr>
        <w:spacing w:line="360" w:lineRule="auto"/>
        <w:rPr>
          <w:rFonts w:ascii="Courier New" w:hAnsi="Courier New" w:cs="Courier New"/>
          <w:sz w:val="20"/>
          <w:szCs w:val="20"/>
        </w:rPr>
      </w:pPr>
      <w:r w:rsidRPr="001F78BC">
        <w:rPr>
          <w:rFonts w:ascii="Courier New" w:hAnsi="Courier New" w:cs="Courier New"/>
          <w:sz w:val="20"/>
          <w:szCs w:val="20"/>
        </w:rPr>
        <w:t>    socket.on("device-data", (data) =&gt; {</w:t>
      </w:r>
    </w:p>
    <w:p w14:paraId="7DBE1EBB" w14:textId="18B00746" w:rsidR="001F78BC" w:rsidRPr="001F78BC" w:rsidRDefault="001F78BC" w:rsidP="003C1C42">
      <w:pPr>
        <w:spacing w:line="360" w:lineRule="auto"/>
        <w:rPr>
          <w:rFonts w:ascii="Courier New" w:hAnsi="Courier New" w:cs="Courier New"/>
          <w:sz w:val="20"/>
          <w:szCs w:val="20"/>
        </w:rPr>
      </w:pPr>
      <w:r w:rsidRPr="001F78BC">
        <w:rPr>
          <w:rFonts w:ascii="Courier New" w:hAnsi="Courier New" w:cs="Courier New"/>
          <w:sz w:val="20"/>
          <w:szCs w:val="20"/>
        </w:rPr>
        <w:t>        console.log("Podaci primljeni s uredaja", data);</w:t>
      </w:r>
    </w:p>
    <w:p w14:paraId="38104CDA" w14:textId="77777777" w:rsidR="0061746B" w:rsidRDefault="001F78BC" w:rsidP="003C1C42">
      <w:pPr>
        <w:spacing w:line="360" w:lineRule="auto"/>
        <w:rPr>
          <w:rFonts w:ascii="Courier New" w:hAnsi="Courier New" w:cs="Courier New"/>
          <w:sz w:val="20"/>
          <w:szCs w:val="20"/>
        </w:rPr>
      </w:pPr>
      <w:r w:rsidRPr="001F78BC">
        <w:rPr>
          <w:rFonts w:ascii="Courier New" w:hAnsi="Courier New" w:cs="Courier New"/>
          <w:sz w:val="20"/>
          <w:szCs w:val="20"/>
        </w:rPr>
        <w:t xml:space="preserve">        nc.publish(`devices.data.${data.uredjaj_id}`, </w:t>
      </w:r>
      <w:r w:rsidR="0061746B">
        <w:rPr>
          <w:rFonts w:ascii="Courier New" w:hAnsi="Courier New" w:cs="Courier New"/>
          <w:sz w:val="20"/>
          <w:szCs w:val="20"/>
        </w:rPr>
        <w:t xml:space="preserve"> </w:t>
      </w:r>
    </w:p>
    <w:p w14:paraId="01ADF941" w14:textId="3F746CB9" w:rsidR="001F78BC" w:rsidRPr="001F78BC" w:rsidRDefault="0061746B" w:rsidP="003C1C42">
      <w:pPr>
        <w:spacing w:line="360" w:lineRule="auto"/>
        <w:rPr>
          <w:rFonts w:ascii="Courier New" w:hAnsi="Courier New" w:cs="Courier New"/>
          <w:sz w:val="20"/>
          <w:szCs w:val="20"/>
        </w:rPr>
      </w:pPr>
      <w:r>
        <w:rPr>
          <w:rFonts w:ascii="Courier New" w:hAnsi="Courier New" w:cs="Courier New"/>
          <w:sz w:val="20"/>
          <w:szCs w:val="20"/>
        </w:rPr>
        <w:lastRenderedPageBreak/>
        <w:t xml:space="preserve">                    </w:t>
      </w:r>
      <w:r w:rsidR="001F78BC" w:rsidRPr="001F78BC">
        <w:rPr>
          <w:rFonts w:ascii="Courier New" w:hAnsi="Courier New" w:cs="Courier New"/>
          <w:sz w:val="20"/>
          <w:szCs w:val="20"/>
        </w:rPr>
        <w:t>sc.encode(JSON.stringify(data)));</w:t>
      </w:r>
    </w:p>
    <w:p w14:paraId="4DFDEDF7" w14:textId="02E05691" w:rsidR="001F78BC" w:rsidRDefault="001F78BC" w:rsidP="003C1C42">
      <w:pPr>
        <w:spacing w:line="360" w:lineRule="auto"/>
        <w:rPr>
          <w:rFonts w:ascii="Courier New" w:hAnsi="Courier New" w:cs="Courier New"/>
          <w:sz w:val="20"/>
          <w:szCs w:val="20"/>
        </w:rPr>
      </w:pPr>
      <w:r w:rsidRPr="001F78BC">
        <w:rPr>
          <w:rFonts w:ascii="Courier New" w:hAnsi="Courier New" w:cs="Courier New"/>
          <w:sz w:val="20"/>
          <w:szCs w:val="20"/>
        </w:rPr>
        <w:t>    });</w:t>
      </w:r>
    </w:p>
    <w:p w14:paraId="1E9B6512" w14:textId="10E48CC5" w:rsidR="00602862" w:rsidRPr="001F78BC" w:rsidRDefault="002E7A3C" w:rsidP="003C1C42">
      <w:pPr>
        <w:spacing w:line="360" w:lineRule="auto"/>
        <w:rPr>
          <w:rFonts w:ascii="Courier New" w:hAnsi="Courier New" w:cs="Courier New"/>
          <w:sz w:val="20"/>
          <w:szCs w:val="20"/>
        </w:rPr>
      </w:pPr>
      <w:r>
        <w:rPr>
          <w:rFonts w:ascii="Courier New" w:hAnsi="Courier New" w:cs="Courier New"/>
          <w:sz w:val="20"/>
          <w:szCs w:val="20"/>
        </w:rPr>
        <w:t xml:space="preserve">    </w:t>
      </w:r>
      <w:r w:rsidR="00602862">
        <w:rPr>
          <w:rFonts w:ascii="Courier New" w:hAnsi="Courier New" w:cs="Courier New"/>
          <w:sz w:val="20"/>
          <w:szCs w:val="20"/>
        </w:rPr>
        <w:t>//HANDLER za disconnect</w:t>
      </w:r>
    </w:p>
    <w:p w14:paraId="0E39181A" w14:textId="77777777" w:rsidR="002E7A3C" w:rsidRDefault="001F78BC" w:rsidP="003C1C42">
      <w:pPr>
        <w:spacing w:line="360" w:lineRule="auto"/>
        <w:rPr>
          <w:rFonts w:asciiTheme="majorBidi" w:hAnsiTheme="majorBidi" w:cstheme="majorBidi"/>
        </w:rPr>
      </w:pPr>
      <w:r w:rsidRPr="001F78BC">
        <w:rPr>
          <w:rFonts w:ascii="Courier New" w:hAnsi="Courier New" w:cs="Courier New"/>
          <w:sz w:val="20"/>
          <w:szCs w:val="20"/>
        </w:rPr>
        <w:t xml:space="preserve">        </w:t>
      </w:r>
    </w:p>
    <w:p w14:paraId="7AF17BF6" w14:textId="3338343F" w:rsidR="001F78BC" w:rsidRPr="001F78BC" w:rsidRDefault="001F78BC" w:rsidP="003C1C42">
      <w:pPr>
        <w:spacing w:line="360" w:lineRule="auto"/>
        <w:rPr>
          <w:rFonts w:asciiTheme="majorBidi" w:hAnsiTheme="majorBidi" w:cstheme="majorBidi"/>
        </w:rPr>
      </w:pPr>
      <w:r w:rsidRPr="001F78BC">
        <w:rPr>
          <w:rFonts w:asciiTheme="majorBidi" w:hAnsiTheme="majorBidi" w:cstheme="majorBidi"/>
        </w:rPr>
        <w:t xml:space="preserve"> });</w:t>
      </w:r>
    </w:p>
    <w:p w14:paraId="3607AAC9" w14:textId="77777777" w:rsidR="006D5E08" w:rsidRPr="00277D2F" w:rsidRDefault="006D5E08" w:rsidP="003C1C42">
      <w:pPr>
        <w:spacing w:line="360" w:lineRule="auto"/>
        <w:rPr>
          <w:rFonts w:asciiTheme="majorBidi" w:hAnsiTheme="majorBidi" w:cstheme="majorBidi"/>
        </w:rPr>
      </w:pPr>
    </w:p>
    <w:p w14:paraId="069BFE73" w14:textId="63131247" w:rsidR="006B42E2" w:rsidRDefault="00A121D0" w:rsidP="003C1C42">
      <w:pPr>
        <w:spacing w:line="360" w:lineRule="auto"/>
        <w:rPr>
          <w:rFonts w:asciiTheme="majorBidi" w:hAnsiTheme="majorBidi" w:cstheme="majorBidi"/>
        </w:rPr>
      </w:pPr>
      <w:r>
        <w:rPr>
          <w:rFonts w:ascii="Courier New" w:hAnsi="Courier New" w:cs="Courier New"/>
          <w:sz w:val="20"/>
          <w:szCs w:val="20"/>
        </w:rPr>
        <w:tab/>
      </w:r>
      <w:r w:rsidR="00FD7BAB">
        <w:rPr>
          <w:rFonts w:asciiTheme="majorBidi" w:hAnsiTheme="majorBidi" w:cstheme="majorBidi"/>
        </w:rPr>
        <w:t>Prilikom odspajanja uređaja s poslužitelja, aut</w:t>
      </w:r>
      <w:r w:rsidR="00B01827">
        <w:rPr>
          <w:rFonts w:asciiTheme="majorBidi" w:hAnsiTheme="majorBidi" w:cstheme="majorBidi"/>
        </w:rPr>
        <w:t>o</w:t>
      </w:r>
      <w:r w:rsidR="00FD7BAB">
        <w:rPr>
          <w:rFonts w:asciiTheme="majorBidi" w:hAnsiTheme="majorBidi" w:cstheme="majorBidi"/>
        </w:rPr>
        <w:t xml:space="preserve">matski se </w:t>
      </w:r>
      <w:r w:rsidR="003674C2">
        <w:rPr>
          <w:rFonts w:asciiTheme="majorBidi" w:hAnsiTheme="majorBidi" w:cstheme="majorBidi"/>
        </w:rPr>
        <w:t>šalje</w:t>
      </w:r>
      <w:r w:rsidR="00FD7BAB">
        <w:rPr>
          <w:rFonts w:asciiTheme="majorBidi" w:hAnsiTheme="majorBidi" w:cstheme="majorBidi"/>
        </w:rPr>
        <w:t xml:space="preserve"> Socket.io događaj </w:t>
      </w:r>
      <w:r w:rsidR="00FD7BAB">
        <w:rPr>
          <w:rFonts w:ascii="Courier New" w:hAnsi="Courier New" w:cs="Courier New"/>
          <w:sz w:val="20"/>
          <w:szCs w:val="20"/>
        </w:rPr>
        <w:t>disconnect</w:t>
      </w:r>
      <w:r w:rsidR="00FD7BAB">
        <w:rPr>
          <w:rFonts w:asciiTheme="majorBidi" w:hAnsiTheme="majorBidi" w:cstheme="majorBidi"/>
        </w:rPr>
        <w:t xml:space="preserve">. </w:t>
      </w:r>
      <w:r w:rsidR="00FD7BAB" w:rsidRPr="00743D19">
        <w:rPr>
          <w:rFonts w:asciiTheme="majorBidi" w:hAnsiTheme="majorBidi" w:cstheme="majorBidi"/>
        </w:rPr>
        <w:t>Po njegovom</w:t>
      </w:r>
      <w:r w:rsidR="003674C2" w:rsidRPr="00743D19">
        <w:rPr>
          <w:rFonts w:asciiTheme="majorBidi" w:hAnsiTheme="majorBidi" w:cstheme="majorBidi"/>
        </w:rPr>
        <w:t xml:space="preserve"> primanju, iz mape </w:t>
      </w:r>
      <w:r w:rsidR="003674C2" w:rsidRPr="00743D19">
        <w:rPr>
          <w:rFonts w:ascii="Courier New" w:hAnsi="Courier New" w:cs="Courier New"/>
          <w:sz w:val="20"/>
          <w:szCs w:val="20"/>
        </w:rPr>
        <w:t xml:space="preserve">uredaji </w:t>
      </w:r>
      <w:r w:rsidR="003674C2" w:rsidRPr="00743D19">
        <w:rPr>
          <w:rFonts w:asciiTheme="majorBidi" w:hAnsiTheme="majorBidi" w:cstheme="majorBidi"/>
        </w:rPr>
        <w:t xml:space="preserve">briše se </w:t>
      </w:r>
      <w:r w:rsidR="00743D19" w:rsidRPr="00743D19">
        <w:rPr>
          <w:rFonts w:asciiTheme="majorBidi" w:hAnsiTheme="majorBidi" w:cstheme="majorBidi"/>
        </w:rPr>
        <w:t>par ključ-</w:t>
      </w:r>
      <w:r w:rsidR="00743D19">
        <w:rPr>
          <w:rFonts w:asciiTheme="majorBidi" w:hAnsiTheme="majorBidi" w:cstheme="majorBidi"/>
        </w:rPr>
        <w:t xml:space="preserve">vrijednost koji odgovara netom odspojenom uređaju. Nakon toga se ažurirana informacija o trenutno spojenim uređajima čini dostupnom objavljivanjem </w:t>
      </w:r>
      <w:r w:rsidR="00992284">
        <w:rPr>
          <w:rFonts w:asciiTheme="majorBidi" w:hAnsiTheme="majorBidi" w:cstheme="majorBidi"/>
        </w:rPr>
        <w:t xml:space="preserve">popisa uređaja </w:t>
      </w:r>
      <w:r w:rsidR="00743D19">
        <w:rPr>
          <w:rFonts w:asciiTheme="majorBidi" w:hAnsiTheme="majorBidi" w:cstheme="majorBidi"/>
        </w:rPr>
        <w:t xml:space="preserve">na NATS predmet </w:t>
      </w:r>
      <w:r w:rsidR="00992284">
        <w:rPr>
          <w:rFonts w:ascii="Courier New" w:hAnsi="Courier New" w:cs="Courier New"/>
          <w:sz w:val="20"/>
          <w:szCs w:val="20"/>
        </w:rPr>
        <w:t>devices.status</w:t>
      </w:r>
      <w:r w:rsidR="00992284">
        <w:rPr>
          <w:rFonts w:asciiTheme="majorBidi" w:hAnsiTheme="majorBidi" w:cstheme="majorBidi"/>
        </w:rPr>
        <w:t>, baš kao što je slučaj i pri spajanju novog uređaja.</w:t>
      </w:r>
    </w:p>
    <w:p w14:paraId="24770384" w14:textId="77777777" w:rsidR="006E0BA6" w:rsidRDefault="006E0BA6" w:rsidP="003C1C42">
      <w:pPr>
        <w:spacing w:line="360" w:lineRule="auto"/>
        <w:rPr>
          <w:rFonts w:asciiTheme="majorBidi" w:hAnsiTheme="majorBidi" w:cstheme="majorBidi"/>
        </w:rPr>
      </w:pPr>
    </w:p>
    <w:p w14:paraId="089CE08B" w14:textId="28F8A4BB" w:rsidR="006E0BA6" w:rsidRDefault="006E0BA6" w:rsidP="003C1C42">
      <w:pPr>
        <w:spacing w:line="360" w:lineRule="auto"/>
        <w:rPr>
          <w:rFonts w:asciiTheme="majorBidi" w:hAnsiTheme="majorBidi" w:cstheme="majorBidi"/>
        </w:rPr>
      </w:pPr>
      <w:r>
        <w:rPr>
          <w:rFonts w:asciiTheme="majorBidi" w:hAnsiTheme="majorBidi" w:cstheme="majorBidi"/>
        </w:rPr>
        <w:tab/>
      </w:r>
      <w:r w:rsidRPr="0006350F">
        <w:rPr>
          <w:rFonts w:asciiTheme="majorBidi" w:hAnsiTheme="majorBidi" w:cstheme="majorBidi"/>
        </w:rPr>
        <w:t xml:space="preserve">Ranije spomenute pretplate na NATS predmete </w:t>
      </w:r>
      <w:r w:rsidRPr="0006350F">
        <w:rPr>
          <w:rFonts w:ascii="Courier New" w:hAnsi="Courier New" w:cs="Courier New"/>
          <w:sz w:val="20"/>
          <w:szCs w:val="20"/>
        </w:rPr>
        <w:t xml:space="preserve">“devices.commands.&gt;” </w:t>
      </w:r>
      <w:r w:rsidRPr="0006350F">
        <w:rPr>
          <w:rFonts w:asciiTheme="majorBidi" w:hAnsiTheme="majorBidi" w:cstheme="majorBidi"/>
        </w:rPr>
        <w:t xml:space="preserve">te </w:t>
      </w:r>
      <w:r w:rsidRPr="0006350F">
        <w:rPr>
          <w:rFonts w:ascii="Courier New" w:hAnsi="Courier New" w:cs="Courier New"/>
          <w:sz w:val="20"/>
          <w:szCs w:val="20"/>
        </w:rPr>
        <w:t>“devices.list”</w:t>
      </w:r>
      <w:r w:rsidR="0006350F" w:rsidRPr="0006350F">
        <w:rPr>
          <w:rFonts w:asciiTheme="majorBidi" w:hAnsiTheme="majorBidi" w:cstheme="majorBidi"/>
        </w:rPr>
        <w:t xml:space="preserve"> služe za komunikaciju s ostalim dijelovima posl</w:t>
      </w:r>
      <w:r w:rsidR="0006350F">
        <w:rPr>
          <w:rFonts w:asciiTheme="majorBidi" w:hAnsiTheme="majorBidi" w:cstheme="majorBidi"/>
        </w:rPr>
        <w:t xml:space="preserve">užitelja, konkretno s pristupnom točkom za korisničko sučelje, koja je objašnjena detaljnije u narednim poglavljima. </w:t>
      </w:r>
      <w:r w:rsidR="0006350F" w:rsidRPr="004960F2">
        <w:rPr>
          <w:rFonts w:asciiTheme="majorBidi" w:hAnsiTheme="majorBidi" w:cstheme="majorBidi"/>
        </w:rPr>
        <w:t xml:space="preserve">Pretplatom na predmet </w:t>
      </w:r>
      <w:r w:rsidR="0006350F" w:rsidRPr="004960F2">
        <w:rPr>
          <w:rFonts w:ascii="Courier New" w:hAnsi="Courier New" w:cs="Courier New"/>
          <w:sz w:val="20"/>
          <w:szCs w:val="20"/>
        </w:rPr>
        <w:t xml:space="preserve">devices.commands.&gt; </w:t>
      </w:r>
      <w:r w:rsidR="0006350F" w:rsidRPr="004960F2">
        <w:rPr>
          <w:rFonts w:asciiTheme="majorBidi" w:hAnsiTheme="majorBidi" w:cstheme="majorBidi"/>
        </w:rPr>
        <w:t>ostvaruje se primanje nare</w:t>
      </w:r>
      <w:r w:rsidR="004960F2" w:rsidRPr="004960F2">
        <w:rPr>
          <w:rFonts w:asciiTheme="majorBidi" w:hAnsiTheme="majorBidi" w:cstheme="majorBidi"/>
        </w:rPr>
        <w:t>dbi za trenutno slanje podataka koje treba pro</w:t>
      </w:r>
      <w:r w:rsidR="004960F2">
        <w:rPr>
          <w:rFonts w:asciiTheme="majorBidi" w:hAnsiTheme="majorBidi" w:cstheme="majorBidi"/>
        </w:rPr>
        <w:t>slijediti odgovarajućem uređaju.</w:t>
      </w:r>
      <w:r w:rsidR="00684080">
        <w:rPr>
          <w:rFonts w:asciiTheme="majorBidi" w:hAnsiTheme="majorBidi" w:cstheme="majorBidi"/>
        </w:rPr>
        <w:t xml:space="preserve"> </w:t>
      </w:r>
      <w:r w:rsidR="00981985" w:rsidRPr="000220B8">
        <w:rPr>
          <w:rFonts w:asciiTheme="majorBidi" w:hAnsiTheme="majorBidi" w:cstheme="majorBidi"/>
        </w:rPr>
        <w:t xml:space="preserve">Svaki uređaj </w:t>
      </w:r>
      <w:r w:rsidR="000220B8" w:rsidRPr="000220B8">
        <w:rPr>
          <w:rFonts w:asciiTheme="majorBidi" w:hAnsiTheme="majorBidi" w:cstheme="majorBidi"/>
        </w:rPr>
        <w:t xml:space="preserve">pridružen je jednom NATS predmetu naziva </w:t>
      </w:r>
      <w:r w:rsidR="000220B8" w:rsidRPr="000220B8">
        <w:rPr>
          <w:rFonts w:ascii="Courier New" w:hAnsi="Courier New" w:cs="Courier New"/>
          <w:sz w:val="20"/>
          <w:szCs w:val="20"/>
        </w:rPr>
        <w:t>devices.commands.[ID_UREĐAJ</w:t>
      </w:r>
      <w:r w:rsidR="000220B8">
        <w:rPr>
          <w:rFonts w:ascii="Courier New" w:hAnsi="Courier New" w:cs="Courier New"/>
          <w:sz w:val="20"/>
          <w:szCs w:val="20"/>
        </w:rPr>
        <w:t>A]</w:t>
      </w:r>
      <w:r w:rsidR="000220B8">
        <w:rPr>
          <w:rFonts w:asciiTheme="majorBidi" w:hAnsiTheme="majorBidi" w:cstheme="majorBidi"/>
        </w:rPr>
        <w:t xml:space="preserve">. </w:t>
      </w:r>
      <w:r w:rsidR="00FA0935">
        <w:rPr>
          <w:rFonts w:asciiTheme="majorBidi" w:hAnsiTheme="majorBidi" w:cstheme="majorBidi"/>
        </w:rPr>
        <w:t>S obzirom na to da</w:t>
      </w:r>
      <w:r w:rsidR="002D3EF8">
        <w:rPr>
          <w:rFonts w:asciiTheme="majorBidi" w:hAnsiTheme="majorBidi" w:cstheme="majorBidi"/>
        </w:rPr>
        <w:t xml:space="preserve"> NATS u </w:t>
      </w:r>
      <w:r w:rsidR="00B01827">
        <w:rPr>
          <w:rFonts w:asciiTheme="majorBidi" w:hAnsiTheme="majorBidi" w:cstheme="majorBidi"/>
        </w:rPr>
        <w:t xml:space="preserve">slučaju </w:t>
      </w:r>
      <w:r w:rsidR="00FB3969">
        <w:rPr>
          <w:rFonts w:asciiTheme="majorBidi" w:hAnsiTheme="majorBidi" w:cstheme="majorBidi"/>
        </w:rPr>
        <w:t>pretplate korištenjem specijalnih simbola</w:t>
      </w:r>
      <w:r w:rsidR="002D3EF8">
        <w:rPr>
          <w:rFonts w:asciiTheme="majorBidi" w:hAnsiTheme="majorBidi" w:cstheme="majorBidi"/>
        </w:rPr>
        <w:t xml:space="preserve"> ne omogućuje određivanje na koji je točno predmet poruka poslana, ID željenog uređaja pristiže kao sadržaj poruke. </w:t>
      </w:r>
      <w:r w:rsidR="00E14B4B">
        <w:rPr>
          <w:rFonts w:asciiTheme="majorBidi" w:hAnsiTheme="majorBidi" w:cstheme="majorBidi"/>
        </w:rPr>
        <w:t xml:space="preserve">Nakon dekodiranja sadržaja, naredba se prosljeđuje željenom uređaju </w:t>
      </w:r>
      <w:r w:rsidR="00C40316">
        <w:rPr>
          <w:rFonts w:asciiTheme="majorBidi" w:hAnsiTheme="majorBidi" w:cstheme="majorBidi"/>
        </w:rPr>
        <w:t>slanjem</w:t>
      </w:r>
      <w:r w:rsidR="006A2455">
        <w:rPr>
          <w:rFonts w:asciiTheme="majorBidi" w:hAnsiTheme="majorBidi" w:cstheme="majorBidi"/>
        </w:rPr>
        <w:t xml:space="preserve"> Socket.io događaja </w:t>
      </w:r>
      <w:r w:rsidR="006A2455">
        <w:rPr>
          <w:rFonts w:ascii="Courier New" w:hAnsi="Courier New" w:cs="Courier New"/>
          <w:sz w:val="20"/>
          <w:szCs w:val="20"/>
        </w:rPr>
        <w:t>send-data-now</w:t>
      </w:r>
      <w:r w:rsidR="00C40316">
        <w:rPr>
          <w:rFonts w:asciiTheme="majorBidi" w:hAnsiTheme="majorBidi" w:cstheme="majorBidi"/>
        </w:rPr>
        <w:t xml:space="preserve"> sobi</w:t>
      </w:r>
      <w:r w:rsidR="006A2455">
        <w:rPr>
          <w:rFonts w:asciiTheme="majorBidi" w:hAnsiTheme="majorBidi" w:cstheme="majorBidi"/>
        </w:rPr>
        <w:t xml:space="preserve"> u kojoj se uređaj nalazi</w:t>
      </w:r>
      <w:r w:rsidR="00E14B4B">
        <w:rPr>
          <w:rFonts w:asciiTheme="majorBidi" w:hAnsiTheme="majorBidi" w:cstheme="majorBidi"/>
        </w:rPr>
        <w:t>, kao što je prikazano sljedećim odsječkom koda:</w:t>
      </w:r>
    </w:p>
    <w:p w14:paraId="70B6FE31" w14:textId="77777777" w:rsidR="00E14B4B" w:rsidRDefault="00E14B4B" w:rsidP="003C1C42">
      <w:pPr>
        <w:spacing w:line="360" w:lineRule="auto"/>
        <w:rPr>
          <w:rFonts w:asciiTheme="majorBidi" w:hAnsiTheme="majorBidi" w:cstheme="majorBidi"/>
        </w:rPr>
      </w:pPr>
    </w:p>
    <w:p w14:paraId="6776144A" w14:textId="77777777" w:rsidR="006A2455" w:rsidRPr="006A2455" w:rsidRDefault="006A2455" w:rsidP="003C1C42">
      <w:pPr>
        <w:spacing w:line="360" w:lineRule="auto"/>
        <w:rPr>
          <w:rFonts w:ascii="Courier New" w:hAnsi="Courier New" w:cs="Courier New"/>
          <w:sz w:val="20"/>
          <w:szCs w:val="20"/>
        </w:rPr>
      </w:pPr>
      <w:r w:rsidRPr="006A2455">
        <w:rPr>
          <w:rFonts w:ascii="Courier New" w:hAnsi="Courier New" w:cs="Courier New"/>
          <w:sz w:val="20"/>
          <w:szCs w:val="20"/>
        </w:rPr>
        <w:t>async function handlerKomandi(cmdSub, io) {</w:t>
      </w:r>
    </w:p>
    <w:p w14:paraId="37F54DD3" w14:textId="77777777" w:rsidR="006A2455" w:rsidRPr="006A2455" w:rsidRDefault="006A2455" w:rsidP="003C1C42">
      <w:pPr>
        <w:spacing w:line="360" w:lineRule="auto"/>
        <w:rPr>
          <w:rFonts w:ascii="Courier New" w:hAnsi="Courier New" w:cs="Courier New"/>
          <w:sz w:val="20"/>
          <w:szCs w:val="20"/>
        </w:rPr>
      </w:pPr>
      <w:r w:rsidRPr="006A2455">
        <w:rPr>
          <w:rFonts w:ascii="Courier New" w:hAnsi="Courier New" w:cs="Courier New"/>
          <w:sz w:val="20"/>
          <w:szCs w:val="20"/>
        </w:rPr>
        <w:t>    for await (const poruka of cmdSub) {</w:t>
      </w:r>
    </w:p>
    <w:p w14:paraId="58B7638E" w14:textId="77777777" w:rsidR="006A2455" w:rsidRPr="006A2455" w:rsidRDefault="006A2455" w:rsidP="003C1C42">
      <w:pPr>
        <w:spacing w:line="360" w:lineRule="auto"/>
        <w:rPr>
          <w:rFonts w:ascii="Courier New" w:hAnsi="Courier New" w:cs="Courier New"/>
          <w:sz w:val="20"/>
          <w:szCs w:val="20"/>
        </w:rPr>
      </w:pPr>
      <w:r w:rsidRPr="006A2455">
        <w:rPr>
          <w:rFonts w:ascii="Courier New" w:hAnsi="Courier New" w:cs="Courier New"/>
          <w:sz w:val="20"/>
          <w:szCs w:val="20"/>
        </w:rPr>
        <w:t>        const { deviceId } = JSON.parse(sc.decode(poruka.data));</w:t>
      </w:r>
    </w:p>
    <w:p w14:paraId="0E731881" w14:textId="77777777" w:rsidR="006A2455" w:rsidRPr="006A2455" w:rsidRDefault="006A2455" w:rsidP="003C1C42">
      <w:pPr>
        <w:spacing w:line="360" w:lineRule="auto"/>
        <w:rPr>
          <w:rFonts w:ascii="Courier New" w:hAnsi="Courier New" w:cs="Courier New"/>
          <w:sz w:val="20"/>
          <w:szCs w:val="20"/>
        </w:rPr>
      </w:pPr>
      <w:r w:rsidRPr="006A2455">
        <w:rPr>
          <w:rFonts w:ascii="Courier New" w:hAnsi="Courier New" w:cs="Courier New"/>
          <w:sz w:val="20"/>
          <w:szCs w:val="20"/>
        </w:rPr>
        <w:t>        console.log("Saljem naredbu uredaju ", deviceId);</w:t>
      </w:r>
    </w:p>
    <w:p w14:paraId="707FBF23" w14:textId="77777777" w:rsidR="006A2455" w:rsidRPr="006A2455" w:rsidRDefault="006A2455" w:rsidP="003C1C42">
      <w:pPr>
        <w:spacing w:line="360" w:lineRule="auto"/>
        <w:rPr>
          <w:rFonts w:ascii="Courier New" w:hAnsi="Courier New" w:cs="Courier New"/>
          <w:sz w:val="20"/>
          <w:szCs w:val="20"/>
        </w:rPr>
      </w:pPr>
      <w:r w:rsidRPr="006A2455">
        <w:rPr>
          <w:rFonts w:ascii="Courier New" w:hAnsi="Courier New" w:cs="Courier New"/>
          <w:sz w:val="20"/>
          <w:szCs w:val="20"/>
        </w:rPr>
        <w:lastRenderedPageBreak/>
        <w:t>        io.to(deviceId).emit("send-data-now");</w:t>
      </w:r>
    </w:p>
    <w:p w14:paraId="6FD49D58" w14:textId="77777777" w:rsidR="006A2455" w:rsidRPr="006A2455" w:rsidRDefault="006A2455" w:rsidP="003C1C42">
      <w:pPr>
        <w:spacing w:line="360" w:lineRule="auto"/>
        <w:rPr>
          <w:rFonts w:ascii="Courier New" w:hAnsi="Courier New" w:cs="Courier New"/>
          <w:sz w:val="20"/>
          <w:szCs w:val="20"/>
        </w:rPr>
      </w:pPr>
      <w:r w:rsidRPr="006A2455">
        <w:rPr>
          <w:rFonts w:ascii="Courier New" w:hAnsi="Courier New" w:cs="Courier New"/>
          <w:sz w:val="20"/>
          <w:szCs w:val="20"/>
        </w:rPr>
        <w:t>    }</w:t>
      </w:r>
    </w:p>
    <w:p w14:paraId="4AA52E15" w14:textId="77777777" w:rsidR="006A2455" w:rsidRDefault="006A2455" w:rsidP="003C1C42">
      <w:pPr>
        <w:spacing w:line="360" w:lineRule="auto"/>
        <w:rPr>
          <w:rFonts w:ascii="Courier New" w:hAnsi="Courier New" w:cs="Courier New"/>
          <w:sz w:val="20"/>
          <w:szCs w:val="20"/>
        </w:rPr>
      </w:pPr>
      <w:r w:rsidRPr="006A2455">
        <w:rPr>
          <w:rFonts w:ascii="Courier New" w:hAnsi="Courier New" w:cs="Courier New"/>
          <w:sz w:val="20"/>
          <w:szCs w:val="20"/>
        </w:rPr>
        <w:t>}</w:t>
      </w:r>
    </w:p>
    <w:p w14:paraId="5991881D" w14:textId="77777777" w:rsidR="006A2455" w:rsidRDefault="006A2455" w:rsidP="003C1C42">
      <w:pPr>
        <w:spacing w:line="360" w:lineRule="auto"/>
        <w:rPr>
          <w:rFonts w:ascii="Courier New" w:hAnsi="Courier New" w:cs="Courier New"/>
          <w:sz w:val="20"/>
          <w:szCs w:val="20"/>
        </w:rPr>
      </w:pPr>
    </w:p>
    <w:p w14:paraId="3963F2B4" w14:textId="343D495E" w:rsidR="006A2455" w:rsidRDefault="00477B3E" w:rsidP="003C1C42">
      <w:pPr>
        <w:spacing w:line="360" w:lineRule="auto"/>
        <w:rPr>
          <w:rFonts w:asciiTheme="majorBidi" w:hAnsiTheme="majorBidi" w:cstheme="majorBidi"/>
        </w:rPr>
      </w:pPr>
      <w:r>
        <w:rPr>
          <w:rFonts w:asciiTheme="majorBidi" w:hAnsiTheme="majorBidi" w:cstheme="majorBidi"/>
        </w:rPr>
        <w:tab/>
      </w:r>
      <w:r w:rsidRPr="003405C0">
        <w:rPr>
          <w:rFonts w:asciiTheme="majorBidi" w:hAnsiTheme="majorBidi" w:cstheme="majorBidi"/>
        </w:rPr>
        <w:t xml:space="preserve">Pretplata na </w:t>
      </w:r>
      <w:r w:rsidR="00BE1860" w:rsidRPr="003405C0">
        <w:rPr>
          <w:rFonts w:ascii="Courier New" w:hAnsi="Courier New" w:cs="Courier New"/>
          <w:sz w:val="20"/>
          <w:szCs w:val="20"/>
        </w:rPr>
        <w:t>devices.list</w:t>
      </w:r>
      <w:r w:rsidR="00BE1860" w:rsidRPr="003405C0">
        <w:rPr>
          <w:rFonts w:asciiTheme="majorBidi" w:hAnsiTheme="majorBidi" w:cstheme="majorBidi"/>
        </w:rPr>
        <w:t xml:space="preserve"> služi primanju NATS zahtjeva</w:t>
      </w:r>
      <w:r w:rsidR="003405C0" w:rsidRPr="003405C0">
        <w:rPr>
          <w:rFonts w:asciiTheme="majorBidi" w:hAnsiTheme="majorBidi" w:cstheme="majorBidi"/>
        </w:rPr>
        <w:t xml:space="preserve"> za tr</w:t>
      </w:r>
      <w:r w:rsidR="003405C0">
        <w:rPr>
          <w:rFonts w:asciiTheme="majorBidi" w:hAnsiTheme="majorBidi" w:cstheme="majorBidi"/>
        </w:rPr>
        <w:t xml:space="preserve">enutnom listom povezanih uređaja, što je potrebno radi prikaza </w:t>
      </w:r>
      <w:r w:rsidR="000C49FC">
        <w:rPr>
          <w:rFonts w:asciiTheme="majorBidi" w:hAnsiTheme="majorBidi" w:cstheme="majorBidi"/>
        </w:rPr>
        <w:t>navedene liste na korisničkom sučelju. Zahtjev šalje pristupna točka za korisničko sučelje, a pristupna točka za uređaje šalje NATS odgovor</w:t>
      </w:r>
      <w:r w:rsidR="00816B50">
        <w:rPr>
          <w:rFonts w:asciiTheme="majorBidi" w:hAnsiTheme="majorBidi" w:cstheme="majorBidi"/>
        </w:rPr>
        <w:t>, kojemu je sadržaj lista uređaja.</w:t>
      </w:r>
    </w:p>
    <w:p w14:paraId="2BC1135F" w14:textId="77777777" w:rsidR="00816B50" w:rsidRDefault="00816B50" w:rsidP="003C1C42">
      <w:pPr>
        <w:spacing w:line="360" w:lineRule="auto"/>
        <w:rPr>
          <w:rFonts w:asciiTheme="majorBidi" w:hAnsiTheme="majorBidi" w:cstheme="majorBidi"/>
        </w:rPr>
      </w:pPr>
    </w:p>
    <w:p w14:paraId="2A982CB0" w14:textId="77777777" w:rsidR="00816B50" w:rsidRPr="003A1840" w:rsidRDefault="00816B50" w:rsidP="003C1C42">
      <w:pPr>
        <w:spacing w:line="360" w:lineRule="auto"/>
        <w:rPr>
          <w:rFonts w:ascii="Courier New" w:hAnsi="Courier New" w:cs="Courier New"/>
          <w:sz w:val="20"/>
          <w:szCs w:val="20"/>
        </w:rPr>
      </w:pPr>
      <w:r w:rsidRPr="003A1840">
        <w:rPr>
          <w:rFonts w:ascii="Courier New" w:hAnsi="Courier New" w:cs="Courier New"/>
          <w:sz w:val="20"/>
          <w:szCs w:val="20"/>
        </w:rPr>
        <w:t>async function handlerListeUredaja(listSub, io) {</w:t>
      </w:r>
    </w:p>
    <w:p w14:paraId="2AF72F1C" w14:textId="77777777" w:rsidR="00816B50" w:rsidRPr="003A1840" w:rsidRDefault="00816B50" w:rsidP="003C1C42">
      <w:pPr>
        <w:spacing w:line="360" w:lineRule="auto"/>
        <w:rPr>
          <w:rFonts w:ascii="Courier New" w:hAnsi="Courier New" w:cs="Courier New"/>
          <w:sz w:val="20"/>
          <w:szCs w:val="20"/>
        </w:rPr>
      </w:pPr>
      <w:r w:rsidRPr="003A1840">
        <w:rPr>
          <w:rFonts w:ascii="Courier New" w:hAnsi="Courier New" w:cs="Courier New"/>
          <w:sz w:val="20"/>
          <w:szCs w:val="20"/>
        </w:rPr>
        <w:t>    for await (const poruka of listSub) {</w:t>
      </w:r>
    </w:p>
    <w:p w14:paraId="5DC59BD4" w14:textId="77777777" w:rsidR="00816B50" w:rsidRPr="003A1840" w:rsidRDefault="00816B50" w:rsidP="003C1C42">
      <w:pPr>
        <w:spacing w:line="360" w:lineRule="auto"/>
        <w:rPr>
          <w:rFonts w:ascii="Courier New" w:hAnsi="Courier New" w:cs="Courier New"/>
          <w:sz w:val="20"/>
          <w:szCs w:val="20"/>
        </w:rPr>
      </w:pPr>
      <w:r w:rsidRPr="003A1840">
        <w:rPr>
          <w:rFonts w:ascii="Courier New" w:hAnsi="Courier New" w:cs="Courier New"/>
          <w:sz w:val="20"/>
          <w:szCs w:val="20"/>
        </w:rPr>
        <w:t xml:space="preserve">        poruka.respond(sc.encode(JSON.stringify({uredaji: </w:t>
      </w:r>
    </w:p>
    <w:p w14:paraId="67D71079" w14:textId="44333762" w:rsidR="00816B50" w:rsidRPr="003A1840" w:rsidRDefault="00816B50" w:rsidP="003C1C42">
      <w:pPr>
        <w:spacing w:line="360" w:lineRule="auto"/>
        <w:rPr>
          <w:rFonts w:ascii="Courier New" w:hAnsi="Courier New" w:cs="Courier New"/>
          <w:sz w:val="20"/>
          <w:szCs w:val="20"/>
        </w:rPr>
      </w:pPr>
      <w:r w:rsidRPr="003A1840">
        <w:rPr>
          <w:rFonts w:ascii="Courier New" w:hAnsi="Courier New" w:cs="Courier New"/>
          <w:sz w:val="20"/>
          <w:szCs w:val="20"/>
        </w:rPr>
        <w:t xml:space="preserve">                                </w:t>
      </w:r>
      <w:r w:rsidR="00A860B7" w:rsidRPr="003A1840">
        <w:rPr>
          <w:rFonts w:ascii="Courier New" w:hAnsi="Courier New" w:cs="Courier New"/>
          <w:sz w:val="20"/>
          <w:szCs w:val="20"/>
        </w:rPr>
        <w:t xml:space="preserve">      </w:t>
      </w:r>
      <w:r w:rsidRPr="003A1840">
        <w:rPr>
          <w:rFonts w:ascii="Courier New" w:hAnsi="Courier New" w:cs="Courier New"/>
          <w:sz w:val="20"/>
          <w:szCs w:val="20"/>
        </w:rPr>
        <w:t>Array.from(uredaji.keys())})));</w:t>
      </w:r>
    </w:p>
    <w:p w14:paraId="409FE0DA" w14:textId="77777777" w:rsidR="00816B50" w:rsidRPr="003A1840" w:rsidRDefault="00816B50" w:rsidP="003C1C42">
      <w:pPr>
        <w:spacing w:line="360" w:lineRule="auto"/>
        <w:rPr>
          <w:rFonts w:ascii="Courier New" w:hAnsi="Courier New" w:cs="Courier New"/>
          <w:sz w:val="20"/>
          <w:szCs w:val="20"/>
        </w:rPr>
      </w:pPr>
      <w:r w:rsidRPr="003A1840">
        <w:rPr>
          <w:rFonts w:ascii="Courier New" w:hAnsi="Courier New" w:cs="Courier New"/>
          <w:sz w:val="20"/>
          <w:szCs w:val="20"/>
        </w:rPr>
        <w:t>    }</w:t>
      </w:r>
    </w:p>
    <w:p w14:paraId="5081DE71" w14:textId="77777777" w:rsidR="00816B50" w:rsidRDefault="00816B50" w:rsidP="003C1C42">
      <w:pPr>
        <w:spacing w:line="360" w:lineRule="auto"/>
        <w:rPr>
          <w:rFonts w:ascii="Courier New" w:hAnsi="Courier New" w:cs="Courier New"/>
          <w:sz w:val="20"/>
          <w:szCs w:val="20"/>
        </w:rPr>
      </w:pPr>
      <w:r w:rsidRPr="003A1840">
        <w:rPr>
          <w:rFonts w:ascii="Courier New" w:hAnsi="Courier New" w:cs="Courier New"/>
          <w:sz w:val="20"/>
          <w:szCs w:val="20"/>
        </w:rPr>
        <w:t>}</w:t>
      </w:r>
    </w:p>
    <w:p w14:paraId="1CCF2412" w14:textId="77777777" w:rsidR="00E6361A" w:rsidRDefault="00E6361A" w:rsidP="003C1C42">
      <w:pPr>
        <w:spacing w:line="360" w:lineRule="auto"/>
        <w:rPr>
          <w:rFonts w:ascii="Courier New" w:hAnsi="Courier New" w:cs="Courier New"/>
          <w:sz w:val="20"/>
          <w:szCs w:val="20"/>
        </w:rPr>
      </w:pPr>
    </w:p>
    <w:p w14:paraId="20659B1D" w14:textId="79C0AEE8" w:rsidR="00E6361A" w:rsidRDefault="482D8920" w:rsidP="003C1C42">
      <w:pPr>
        <w:spacing w:line="360" w:lineRule="auto"/>
        <w:rPr>
          <w:rFonts w:asciiTheme="majorBidi" w:hAnsiTheme="majorBidi" w:cstheme="majorBidi"/>
          <w:b/>
          <w:bCs/>
        </w:rPr>
      </w:pPr>
      <w:r w:rsidRPr="0389F25C">
        <w:rPr>
          <w:rFonts w:asciiTheme="majorBidi" w:hAnsiTheme="majorBidi" w:cstheme="majorBidi"/>
          <w:b/>
          <w:bCs/>
        </w:rPr>
        <w:t>5.2</w:t>
      </w:r>
      <w:r w:rsidR="097DE38E" w:rsidRPr="0389F25C">
        <w:rPr>
          <w:rFonts w:asciiTheme="majorBidi" w:hAnsiTheme="majorBidi" w:cstheme="majorBidi"/>
          <w:b/>
          <w:bCs/>
        </w:rPr>
        <w:t>.2. SLOJ ZA OBRADU PODATAKA</w:t>
      </w:r>
    </w:p>
    <w:p w14:paraId="0A91F775" w14:textId="77777777" w:rsidR="00E6361A" w:rsidRDefault="00E6361A" w:rsidP="003C1C42">
      <w:pPr>
        <w:spacing w:line="360" w:lineRule="auto"/>
        <w:rPr>
          <w:rFonts w:asciiTheme="majorBidi" w:hAnsiTheme="majorBidi" w:cstheme="majorBidi"/>
          <w:b/>
          <w:bCs/>
        </w:rPr>
      </w:pPr>
    </w:p>
    <w:p w14:paraId="4CB777E7" w14:textId="5BBB5200" w:rsidR="00E6361A" w:rsidRDefault="00E6361A" w:rsidP="003C1C42">
      <w:pPr>
        <w:spacing w:line="360" w:lineRule="auto"/>
        <w:rPr>
          <w:rFonts w:asciiTheme="majorBidi" w:hAnsiTheme="majorBidi" w:cstheme="majorBidi"/>
        </w:rPr>
      </w:pPr>
      <w:r>
        <w:rPr>
          <w:rFonts w:asciiTheme="majorBidi" w:hAnsiTheme="majorBidi" w:cstheme="majorBidi"/>
        </w:rPr>
        <w:tab/>
      </w:r>
      <w:r w:rsidR="00633DF3" w:rsidRPr="006868DB">
        <w:rPr>
          <w:rFonts w:asciiTheme="majorBidi" w:hAnsiTheme="majorBidi" w:cstheme="majorBidi"/>
        </w:rPr>
        <w:t xml:space="preserve">Sloj za obradu podataka je </w:t>
      </w:r>
      <w:r w:rsidR="006868DB" w:rsidRPr="006868DB">
        <w:rPr>
          <w:rFonts w:asciiTheme="majorBidi" w:hAnsiTheme="majorBidi" w:cstheme="majorBidi"/>
        </w:rPr>
        <w:t>dio poslužitelja namijenjena tr</w:t>
      </w:r>
      <w:r w:rsidR="006868DB">
        <w:rPr>
          <w:rFonts w:asciiTheme="majorBidi" w:hAnsiTheme="majorBidi" w:cstheme="majorBidi"/>
        </w:rPr>
        <w:t xml:space="preserve">ajnoj pohrani podataka u bazu podataka te njihovom prosljeđivanju </w:t>
      </w:r>
      <w:r w:rsidR="003258EF">
        <w:rPr>
          <w:rFonts w:asciiTheme="majorBidi" w:hAnsiTheme="majorBidi" w:cstheme="majorBidi"/>
        </w:rPr>
        <w:t xml:space="preserve">pristupnoj točki za korisničko sučelje. </w:t>
      </w:r>
      <w:r w:rsidR="000A6A2F" w:rsidRPr="00FE1BC3">
        <w:rPr>
          <w:rFonts w:asciiTheme="majorBidi" w:hAnsiTheme="majorBidi" w:cstheme="majorBidi"/>
        </w:rPr>
        <w:t xml:space="preserve">Ova komponenta sluša na adresi </w:t>
      </w:r>
      <w:hyperlink r:id="rId11" w:history="1">
        <w:r w:rsidR="000A6A2F" w:rsidRPr="00FE1BC3">
          <w:rPr>
            <w:rStyle w:val="Hyperlink"/>
            <w:rFonts w:asciiTheme="majorBidi" w:hAnsiTheme="majorBidi" w:cstheme="majorBidi"/>
            <w:i/>
            <w:iCs/>
          </w:rPr>
          <w:t>http://localhost:3002</w:t>
        </w:r>
      </w:hyperlink>
      <w:r w:rsidR="000A6A2F" w:rsidRPr="00FE1BC3">
        <w:rPr>
          <w:rFonts w:asciiTheme="majorBidi" w:hAnsiTheme="majorBidi" w:cstheme="majorBidi"/>
        </w:rPr>
        <w:t xml:space="preserve"> te je jedina </w:t>
      </w:r>
      <w:r w:rsidR="00FE1BC3" w:rsidRPr="00FE1BC3">
        <w:rPr>
          <w:rFonts w:asciiTheme="majorBidi" w:hAnsiTheme="majorBidi" w:cstheme="majorBidi"/>
        </w:rPr>
        <w:t>koja ne koristi Socket.io komunikaciju jer nem</w:t>
      </w:r>
      <w:r w:rsidR="00FE1BC3">
        <w:rPr>
          <w:rFonts w:asciiTheme="majorBidi" w:hAnsiTheme="majorBidi" w:cstheme="majorBidi"/>
        </w:rPr>
        <w:t xml:space="preserve">a izravnog dodira niti s uređajima niti s korisničkim sučeljem. </w:t>
      </w:r>
      <w:r w:rsidR="009C2D94" w:rsidRPr="009C2D94">
        <w:rPr>
          <w:rFonts w:asciiTheme="majorBidi" w:hAnsiTheme="majorBidi" w:cstheme="majorBidi"/>
        </w:rPr>
        <w:t>Rad ovog sloja započinje povezivanjem s NATS poslužiteljem te pret</w:t>
      </w:r>
      <w:r w:rsidR="009C2D94">
        <w:rPr>
          <w:rFonts w:asciiTheme="majorBidi" w:hAnsiTheme="majorBidi" w:cstheme="majorBidi"/>
        </w:rPr>
        <w:t xml:space="preserve">platom na NATS predmet </w:t>
      </w:r>
      <w:r w:rsidR="009C2D94">
        <w:rPr>
          <w:rFonts w:ascii="Courier New" w:hAnsi="Courier New" w:cs="Courier New"/>
          <w:sz w:val="22"/>
          <w:szCs w:val="22"/>
        </w:rPr>
        <w:t>d</w:t>
      </w:r>
      <w:r w:rsidR="009C2D94">
        <w:rPr>
          <w:rFonts w:ascii="Courier New" w:hAnsi="Courier New" w:cs="Courier New"/>
          <w:sz w:val="20"/>
          <w:szCs w:val="20"/>
        </w:rPr>
        <w:t>evices.data.&gt;</w:t>
      </w:r>
      <w:r w:rsidR="009C2D94">
        <w:rPr>
          <w:rFonts w:asciiTheme="majorBidi" w:hAnsiTheme="majorBidi" w:cstheme="majorBidi"/>
        </w:rPr>
        <w:t xml:space="preserve">, s kojeg pristižu podaci koje prosljeđuje već opisana pristupna točka za uređaje. Nakon pretplate, na poruke se čeka u funkciji </w:t>
      </w:r>
      <w:r w:rsidR="009C2D94">
        <w:rPr>
          <w:rFonts w:ascii="Courier New" w:hAnsi="Courier New" w:cs="Courier New"/>
          <w:sz w:val="20"/>
          <w:szCs w:val="20"/>
        </w:rPr>
        <w:t>handlerPodataka</w:t>
      </w:r>
      <w:r w:rsidR="00A318AC">
        <w:rPr>
          <w:rFonts w:asciiTheme="majorBidi" w:hAnsiTheme="majorBidi" w:cstheme="majorBidi"/>
        </w:rPr>
        <w:t>, koja</w:t>
      </w:r>
      <w:r w:rsidR="00562746">
        <w:rPr>
          <w:rFonts w:asciiTheme="majorBidi" w:hAnsiTheme="majorBidi" w:cstheme="majorBidi"/>
        </w:rPr>
        <w:t xml:space="preserve"> pohranjuje dobivene podatke u bazu, a odmah zatim prosljeđuje netom umetnuti redak pristupnoj točki za korisničko sučelje, kako bi se na korisničkom sučelju mogla prikazati potvrda o pohrani podataka.</w:t>
      </w:r>
      <w:r w:rsidR="005A1213">
        <w:rPr>
          <w:rFonts w:asciiTheme="majorBidi" w:hAnsiTheme="majorBidi" w:cstheme="majorBidi"/>
        </w:rPr>
        <w:t xml:space="preserve"> Pohrana u bazu podataka ostvaruje se </w:t>
      </w:r>
      <w:r w:rsidR="005A1213">
        <w:rPr>
          <w:rFonts w:asciiTheme="majorBidi" w:hAnsiTheme="majorBidi" w:cstheme="majorBidi"/>
        </w:rPr>
        <w:lastRenderedPageBreak/>
        <w:t>jednostavnim SQL upitom, bez korištenja ORM-a (</w:t>
      </w:r>
      <w:r w:rsidR="005A1213">
        <w:rPr>
          <w:rFonts w:asciiTheme="majorBidi" w:hAnsiTheme="majorBidi" w:cstheme="majorBidi"/>
          <w:i/>
          <w:iCs/>
        </w:rPr>
        <w:t>object-relational mapping</w:t>
      </w:r>
      <w:r w:rsidR="005A1213">
        <w:rPr>
          <w:rFonts w:asciiTheme="majorBidi" w:hAnsiTheme="majorBidi" w:cstheme="majorBidi"/>
        </w:rPr>
        <w:t xml:space="preserve">) ili posebnih radnih okvira za rukovanje bazama podataka. Dobivanje netom umetnutog retka ostvaruje se ključnom riječi </w:t>
      </w:r>
      <w:r w:rsidR="005A1213">
        <w:rPr>
          <w:rFonts w:ascii="Courier New" w:hAnsi="Courier New" w:cs="Courier New"/>
          <w:sz w:val="20"/>
          <w:szCs w:val="20"/>
        </w:rPr>
        <w:t>RETURNING</w:t>
      </w:r>
      <w:r w:rsidR="005A1213">
        <w:rPr>
          <w:rFonts w:asciiTheme="majorBidi" w:hAnsiTheme="majorBidi" w:cstheme="majorBidi"/>
        </w:rPr>
        <w:t>, koja se postavlja na kraj upita.</w:t>
      </w:r>
      <w:r w:rsidR="002E3DFF">
        <w:rPr>
          <w:rFonts w:asciiTheme="majorBidi" w:hAnsiTheme="majorBidi" w:cstheme="majorBidi"/>
        </w:rPr>
        <w:t xml:space="preserve"> </w:t>
      </w:r>
      <w:r w:rsidR="00FD682F">
        <w:rPr>
          <w:rFonts w:asciiTheme="majorBidi" w:hAnsiTheme="majorBidi" w:cstheme="majorBidi"/>
        </w:rPr>
        <w:t xml:space="preserve">Taj se umetnuti redak zatim prosljeđuje pristupnoj točki za korisničko sučelje objavom na NATS predmet </w:t>
      </w:r>
      <w:r w:rsidR="00A13046">
        <w:rPr>
          <w:rFonts w:ascii="Courier New" w:hAnsi="Courier New" w:cs="Courier New"/>
          <w:sz w:val="20"/>
          <w:szCs w:val="20"/>
        </w:rPr>
        <w:t>database.data</w:t>
      </w:r>
      <w:r w:rsidR="00A13046">
        <w:rPr>
          <w:rFonts w:asciiTheme="majorBidi" w:hAnsiTheme="majorBidi" w:cstheme="majorBidi"/>
        </w:rPr>
        <w:t xml:space="preserve">, namijenjen podacima koji ne dolaze direktno s uređaja, već su trajno pohranjeni. </w:t>
      </w:r>
      <w:r w:rsidR="002E3DFF" w:rsidRPr="00A13046">
        <w:rPr>
          <w:rFonts w:asciiTheme="majorBidi" w:hAnsiTheme="majorBidi" w:cstheme="majorBidi"/>
        </w:rPr>
        <w:t>Navedeno</w:t>
      </w:r>
      <w:r w:rsidR="002E3DFF">
        <w:rPr>
          <w:rFonts w:asciiTheme="majorBidi" w:hAnsiTheme="majorBidi" w:cstheme="majorBidi"/>
        </w:rPr>
        <w:t xml:space="preserve"> je prikazano u sljedećem odsječku koda:</w:t>
      </w:r>
    </w:p>
    <w:p w14:paraId="3C003BEF" w14:textId="77777777" w:rsidR="002E3DFF" w:rsidRDefault="002E3DFF" w:rsidP="003C1C42">
      <w:pPr>
        <w:spacing w:line="360" w:lineRule="auto"/>
        <w:rPr>
          <w:rFonts w:asciiTheme="majorBidi" w:hAnsiTheme="majorBidi" w:cstheme="majorBidi"/>
        </w:rPr>
      </w:pPr>
    </w:p>
    <w:p w14:paraId="6720BE6A" w14:textId="77777777" w:rsidR="00066E4F" w:rsidRPr="00066E4F" w:rsidRDefault="00066E4F" w:rsidP="003C1C42">
      <w:pPr>
        <w:spacing w:line="360" w:lineRule="auto"/>
        <w:rPr>
          <w:rFonts w:ascii="Courier New" w:hAnsi="Courier New" w:cs="Courier New"/>
          <w:sz w:val="20"/>
          <w:szCs w:val="20"/>
        </w:rPr>
      </w:pPr>
      <w:r w:rsidRPr="00066E4F">
        <w:rPr>
          <w:rFonts w:ascii="Courier New" w:hAnsi="Courier New" w:cs="Courier New"/>
          <w:sz w:val="20"/>
          <w:szCs w:val="20"/>
        </w:rPr>
        <w:t xml:space="preserve">async </w:t>
      </w:r>
      <w:r w:rsidRPr="00066E4F">
        <w:rPr>
          <w:rFonts w:ascii="Courier New" w:hAnsi="Courier New" w:cs="Courier New"/>
          <w:i/>
          <w:iCs/>
          <w:sz w:val="20"/>
          <w:szCs w:val="20"/>
        </w:rPr>
        <w:t>function</w:t>
      </w:r>
      <w:r w:rsidRPr="00066E4F">
        <w:rPr>
          <w:rFonts w:ascii="Courier New" w:hAnsi="Courier New" w:cs="Courier New"/>
          <w:sz w:val="20"/>
          <w:szCs w:val="20"/>
        </w:rPr>
        <w:t xml:space="preserve"> handlerPodataka(</w:t>
      </w:r>
      <w:r w:rsidRPr="00066E4F">
        <w:rPr>
          <w:rFonts w:ascii="Courier New" w:hAnsi="Courier New" w:cs="Courier New"/>
          <w:i/>
          <w:iCs/>
          <w:sz w:val="20"/>
          <w:szCs w:val="20"/>
        </w:rPr>
        <w:t>dataSub</w:t>
      </w:r>
      <w:r w:rsidRPr="00066E4F">
        <w:rPr>
          <w:rFonts w:ascii="Courier New" w:hAnsi="Courier New" w:cs="Courier New"/>
          <w:sz w:val="20"/>
          <w:szCs w:val="20"/>
        </w:rPr>
        <w:t xml:space="preserve">, </w:t>
      </w:r>
      <w:r w:rsidRPr="00066E4F">
        <w:rPr>
          <w:rFonts w:ascii="Courier New" w:hAnsi="Courier New" w:cs="Courier New"/>
          <w:i/>
          <w:iCs/>
          <w:sz w:val="20"/>
          <w:szCs w:val="20"/>
        </w:rPr>
        <w:t>nc</w:t>
      </w:r>
      <w:r w:rsidRPr="00066E4F">
        <w:rPr>
          <w:rFonts w:ascii="Courier New" w:hAnsi="Courier New" w:cs="Courier New"/>
          <w:sz w:val="20"/>
          <w:szCs w:val="20"/>
        </w:rPr>
        <w:t>) {</w:t>
      </w:r>
    </w:p>
    <w:p w14:paraId="6E35D3E1" w14:textId="77777777" w:rsidR="00066E4F" w:rsidRPr="00066E4F" w:rsidRDefault="00066E4F" w:rsidP="003C1C42">
      <w:pPr>
        <w:spacing w:line="360" w:lineRule="auto"/>
        <w:rPr>
          <w:rFonts w:ascii="Courier New" w:hAnsi="Courier New" w:cs="Courier New"/>
          <w:sz w:val="20"/>
          <w:szCs w:val="20"/>
        </w:rPr>
      </w:pPr>
      <w:r w:rsidRPr="00066E4F">
        <w:rPr>
          <w:rFonts w:ascii="Courier New" w:hAnsi="Courier New" w:cs="Courier New"/>
          <w:sz w:val="20"/>
          <w:szCs w:val="20"/>
        </w:rPr>
        <w:t>    for await (</w:t>
      </w:r>
      <w:r w:rsidRPr="00066E4F">
        <w:rPr>
          <w:rFonts w:ascii="Courier New" w:hAnsi="Courier New" w:cs="Courier New"/>
          <w:i/>
          <w:iCs/>
          <w:sz w:val="20"/>
          <w:szCs w:val="20"/>
        </w:rPr>
        <w:t>const</w:t>
      </w:r>
      <w:r w:rsidRPr="00066E4F">
        <w:rPr>
          <w:rFonts w:ascii="Courier New" w:hAnsi="Courier New" w:cs="Courier New"/>
          <w:sz w:val="20"/>
          <w:szCs w:val="20"/>
        </w:rPr>
        <w:t xml:space="preserve"> poruka of </w:t>
      </w:r>
      <w:r w:rsidRPr="00066E4F">
        <w:rPr>
          <w:rFonts w:ascii="Courier New" w:hAnsi="Courier New" w:cs="Courier New"/>
          <w:i/>
          <w:iCs/>
          <w:sz w:val="20"/>
          <w:szCs w:val="20"/>
        </w:rPr>
        <w:t>dataSub</w:t>
      </w:r>
      <w:r w:rsidRPr="00066E4F">
        <w:rPr>
          <w:rFonts w:ascii="Courier New" w:hAnsi="Courier New" w:cs="Courier New"/>
          <w:sz w:val="20"/>
          <w:szCs w:val="20"/>
        </w:rPr>
        <w:t>) {</w:t>
      </w:r>
    </w:p>
    <w:p w14:paraId="220E43BE" w14:textId="77777777" w:rsidR="00066E4F" w:rsidRPr="00066E4F" w:rsidRDefault="00066E4F" w:rsidP="003C1C42">
      <w:pPr>
        <w:spacing w:line="360" w:lineRule="auto"/>
        <w:rPr>
          <w:rFonts w:ascii="Courier New" w:hAnsi="Courier New" w:cs="Courier New"/>
          <w:sz w:val="20"/>
          <w:szCs w:val="20"/>
          <w:lang w:val="fr-FR"/>
        </w:rPr>
      </w:pPr>
      <w:r w:rsidRPr="00066E4F">
        <w:rPr>
          <w:rFonts w:ascii="Courier New" w:hAnsi="Courier New" w:cs="Courier New"/>
          <w:sz w:val="20"/>
          <w:szCs w:val="20"/>
        </w:rPr>
        <w:t xml:space="preserve">        </w:t>
      </w:r>
      <w:r w:rsidRPr="00066E4F">
        <w:rPr>
          <w:rFonts w:ascii="Courier New" w:hAnsi="Courier New" w:cs="Courier New"/>
          <w:i/>
          <w:iCs/>
          <w:sz w:val="20"/>
          <w:szCs w:val="20"/>
          <w:lang w:val="fr-FR"/>
        </w:rPr>
        <w:t>const</w:t>
      </w:r>
      <w:r w:rsidRPr="00066E4F">
        <w:rPr>
          <w:rFonts w:ascii="Courier New" w:hAnsi="Courier New" w:cs="Courier New"/>
          <w:sz w:val="20"/>
          <w:szCs w:val="20"/>
          <w:lang w:val="fr-FR"/>
        </w:rPr>
        <w:t xml:space="preserve"> podaci = JSON.parse(sc.decode(poruka.data));</w:t>
      </w:r>
    </w:p>
    <w:p w14:paraId="1849A42C" w14:textId="77777777" w:rsidR="00066E4F" w:rsidRPr="00066E4F" w:rsidRDefault="00066E4F" w:rsidP="003C1C42">
      <w:pPr>
        <w:spacing w:line="360" w:lineRule="auto"/>
        <w:rPr>
          <w:rFonts w:ascii="Courier New" w:hAnsi="Courier New" w:cs="Courier New"/>
          <w:sz w:val="20"/>
          <w:szCs w:val="20"/>
          <w:lang w:val="fr-FR"/>
        </w:rPr>
      </w:pPr>
      <w:r w:rsidRPr="00066E4F">
        <w:rPr>
          <w:rFonts w:ascii="Courier New" w:hAnsi="Courier New" w:cs="Courier New"/>
          <w:sz w:val="20"/>
          <w:szCs w:val="20"/>
          <w:lang w:val="fr-FR"/>
        </w:rPr>
        <w:t>        console.log("Pohranjujem podatke: ", podaci);</w:t>
      </w:r>
    </w:p>
    <w:p w14:paraId="5C2BDEC9" w14:textId="77777777" w:rsidR="00066E4F" w:rsidRPr="00066E4F" w:rsidRDefault="00066E4F" w:rsidP="003C1C42">
      <w:pPr>
        <w:spacing w:line="360" w:lineRule="auto"/>
        <w:rPr>
          <w:rFonts w:ascii="Courier New" w:hAnsi="Courier New" w:cs="Courier New"/>
          <w:sz w:val="20"/>
          <w:szCs w:val="20"/>
          <w:lang w:val="fr-FR"/>
        </w:rPr>
      </w:pPr>
    </w:p>
    <w:p w14:paraId="1A0EA4B5" w14:textId="77777777" w:rsidR="00066E4F" w:rsidRPr="00066E4F" w:rsidRDefault="00066E4F" w:rsidP="003C1C42">
      <w:pPr>
        <w:spacing w:line="360" w:lineRule="auto"/>
        <w:rPr>
          <w:rFonts w:ascii="Courier New" w:hAnsi="Courier New" w:cs="Courier New"/>
          <w:sz w:val="20"/>
          <w:szCs w:val="20"/>
          <w:lang w:val="fr-FR"/>
        </w:rPr>
      </w:pPr>
      <w:r w:rsidRPr="00066E4F">
        <w:rPr>
          <w:rFonts w:ascii="Courier New" w:hAnsi="Courier New" w:cs="Courier New"/>
          <w:sz w:val="20"/>
          <w:szCs w:val="20"/>
          <w:lang w:val="fr-FR"/>
        </w:rPr>
        <w:t xml:space="preserve">        </w:t>
      </w:r>
      <w:r w:rsidRPr="00066E4F">
        <w:rPr>
          <w:rFonts w:ascii="Courier New" w:hAnsi="Courier New" w:cs="Courier New"/>
          <w:i/>
          <w:iCs/>
          <w:sz w:val="20"/>
          <w:szCs w:val="20"/>
          <w:lang w:val="fr-FR"/>
        </w:rPr>
        <w:t>const</w:t>
      </w:r>
      <w:r w:rsidRPr="00066E4F">
        <w:rPr>
          <w:rFonts w:ascii="Courier New" w:hAnsi="Courier New" w:cs="Courier New"/>
          <w:sz w:val="20"/>
          <w:szCs w:val="20"/>
          <w:lang w:val="fr-FR"/>
        </w:rPr>
        <w:t xml:space="preserve"> res = await pool.query("INSERT INTO podaci (podatak_id, uredjaj_id, podatak, vrijeme) VALUES ($1, $2, $3, $4) RETURNING *", [podaci.podatak_id, </w:t>
      </w:r>
      <w:r w:rsidRPr="00066E4F">
        <w:rPr>
          <w:rFonts w:ascii="Courier New" w:hAnsi="Courier New" w:cs="Courier New"/>
          <w:i/>
          <w:iCs/>
          <w:sz w:val="20"/>
          <w:szCs w:val="20"/>
          <w:lang w:val="fr-FR"/>
        </w:rPr>
        <w:t>String</w:t>
      </w:r>
      <w:r w:rsidRPr="00066E4F">
        <w:rPr>
          <w:rFonts w:ascii="Courier New" w:hAnsi="Courier New" w:cs="Courier New"/>
          <w:sz w:val="20"/>
          <w:szCs w:val="20"/>
          <w:lang w:val="fr-FR"/>
        </w:rPr>
        <w:t>(podaci.uredjaj_id), podaci.podatak, podaci.vrijeme]);</w:t>
      </w:r>
    </w:p>
    <w:p w14:paraId="3ED16582" w14:textId="62E02161" w:rsidR="00066E4F" w:rsidRPr="0026428D" w:rsidRDefault="00066E4F" w:rsidP="003C1C42">
      <w:pPr>
        <w:spacing w:line="360" w:lineRule="auto"/>
        <w:rPr>
          <w:rFonts w:ascii="Courier New" w:hAnsi="Courier New" w:cs="Courier New"/>
          <w:sz w:val="20"/>
          <w:szCs w:val="20"/>
          <w:lang w:val="fr-FR"/>
        </w:rPr>
      </w:pPr>
      <w:r w:rsidRPr="00066E4F">
        <w:rPr>
          <w:rFonts w:ascii="Courier New" w:hAnsi="Courier New" w:cs="Courier New"/>
          <w:sz w:val="20"/>
          <w:szCs w:val="20"/>
          <w:lang w:val="fr-FR"/>
        </w:rPr>
        <w:t>     </w:t>
      </w:r>
    </w:p>
    <w:p w14:paraId="022FF716" w14:textId="77777777" w:rsidR="00066E4F" w:rsidRPr="00066E4F" w:rsidRDefault="00066E4F" w:rsidP="003C1C42">
      <w:pPr>
        <w:spacing w:line="360" w:lineRule="auto"/>
        <w:rPr>
          <w:rFonts w:ascii="Courier New" w:hAnsi="Courier New" w:cs="Courier New"/>
          <w:sz w:val="20"/>
          <w:szCs w:val="20"/>
        </w:rPr>
      </w:pPr>
      <w:r w:rsidRPr="0026428D">
        <w:rPr>
          <w:rFonts w:ascii="Courier New" w:hAnsi="Courier New" w:cs="Courier New"/>
          <w:sz w:val="20"/>
          <w:szCs w:val="20"/>
          <w:lang w:val="fr-FR"/>
        </w:rPr>
        <w:t xml:space="preserve">        </w:t>
      </w:r>
      <w:r w:rsidRPr="00066E4F">
        <w:rPr>
          <w:rFonts w:ascii="Courier New" w:hAnsi="Courier New" w:cs="Courier New"/>
          <w:i/>
          <w:iCs/>
          <w:sz w:val="20"/>
          <w:szCs w:val="20"/>
        </w:rPr>
        <w:t>const</w:t>
      </w:r>
      <w:r w:rsidRPr="00066E4F">
        <w:rPr>
          <w:rFonts w:ascii="Courier New" w:hAnsi="Courier New" w:cs="Courier New"/>
          <w:sz w:val="20"/>
          <w:szCs w:val="20"/>
        </w:rPr>
        <w:t xml:space="preserve"> noviRedak = res.rows[0];</w:t>
      </w:r>
    </w:p>
    <w:p w14:paraId="0526A5B7" w14:textId="77777777" w:rsidR="00066E4F" w:rsidRPr="00066E4F" w:rsidRDefault="00066E4F" w:rsidP="003C1C42">
      <w:pPr>
        <w:spacing w:line="360" w:lineRule="auto"/>
        <w:rPr>
          <w:rFonts w:ascii="Courier New" w:hAnsi="Courier New" w:cs="Courier New"/>
          <w:sz w:val="20"/>
          <w:szCs w:val="20"/>
        </w:rPr>
      </w:pPr>
      <w:r w:rsidRPr="00066E4F">
        <w:rPr>
          <w:rFonts w:ascii="Courier New" w:hAnsi="Courier New" w:cs="Courier New"/>
          <w:sz w:val="20"/>
          <w:szCs w:val="20"/>
        </w:rPr>
        <w:t xml:space="preserve">        </w:t>
      </w:r>
      <w:r w:rsidRPr="00066E4F">
        <w:rPr>
          <w:rFonts w:ascii="Courier New" w:hAnsi="Courier New" w:cs="Courier New"/>
          <w:i/>
          <w:iCs/>
          <w:sz w:val="20"/>
          <w:szCs w:val="20"/>
        </w:rPr>
        <w:t>nc</w:t>
      </w:r>
      <w:r w:rsidRPr="00066E4F">
        <w:rPr>
          <w:rFonts w:ascii="Courier New" w:hAnsi="Courier New" w:cs="Courier New"/>
          <w:sz w:val="20"/>
          <w:szCs w:val="20"/>
        </w:rPr>
        <w:t>.publish("database.data", sc.encode(JSON.stringify(noviRedak)));</w:t>
      </w:r>
    </w:p>
    <w:p w14:paraId="36B02318" w14:textId="77777777" w:rsidR="00066E4F" w:rsidRPr="00066E4F" w:rsidRDefault="00066E4F" w:rsidP="003C1C42">
      <w:pPr>
        <w:spacing w:line="360" w:lineRule="auto"/>
        <w:rPr>
          <w:rFonts w:ascii="Courier New" w:hAnsi="Courier New" w:cs="Courier New"/>
          <w:sz w:val="20"/>
          <w:szCs w:val="20"/>
        </w:rPr>
      </w:pPr>
      <w:r w:rsidRPr="00066E4F">
        <w:rPr>
          <w:rFonts w:ascii="Courier New" w:hAnsi="Courier New" w:cs="Courier New"/>
          <w:sz w:val="20"/>
          <w:szCs w:val="20"/>
        </w:rPr>
        <w:t>        console.log("Šaljem pohranjene podatke", noviRedak);</w:t>
      </w:r>
    </w:p>
    <w:p w14:paraId="1E3F1060" w14:textId="77777777" w:rsidR="00066E4F" w:rsidRPr="00066E4F" w:rsidRDefault="00066E4F" w:rsidP="003C1C42">
      <w:pPr>
        <w:spacing w:line="360" w:lineRule="auto"/>
        <w:rPr>
          <w:rFonts w:ascii="Courier New" w:hAnsi="Courier New" w:cs="Courier New"/>
          <w:sz w:val="20"/>
          <w:szCs w:val="20"/>
        </w:rPr>
      </w:pPr>
      <w:r w:rsidRPr="00066E4F">
        <w:rPr>
          <w:rFonts w:ascii="Courier New" w:hAnsi="Courier New" w:cs="Courier New"/>
          <w:sz w:val="20"/>
          <w:szCs w:val="20"/>
        </w:rPr>
        <w:t xml:space="preserve">        </w:t>
      </w:r>
    </w:p>
    <w:p w14:paraId="7463F40F" w14:textId="77777777" w:rsidR="00066E4F" w:rsidRPr="00066E4F" w:rsidRDefault="00066E4F" w:rsidP="003C1C42">
      <w:pPr>
        <w:spacing w:line="360" w:lineRule="auto"/>
        <w:rPr>
          <w:rFonts w:ascii="Courier New" w:hAnsi="Courier New" w:cs="Courier New"/>
          <w:sz w:val="20"/>
          <w:szCs w:val="20"/>
        </w:rPr>
      </w:pPr>
      <w:r w:rsidRPr="00066E4F">
        <w:rPr>
          <w:rFonts w:ascii="Courier New" w:hAnsi="Courier New" w:cs="Courier New"/>
          <w:sz w:val="20"/>
          <w:szCs w:val="20"/>
        </w:rPr>
        <w:t>    }</w:t>
      </w:r>
    </w:p>
    <w:p w14:paraId="3996E4B4" w14:textId="77777777" w:rsidR="00066E4F" w:rsidRDefault="00066E4F" w:rsidP="003C1C42">
      <w:pPr>
        <w:spacing w:line="360" w:lineRule="auto"/>
        <w:rPr>
          <w:rFonts w:ascii="Courier New" w:hAnsi="Courier New" w:cs="Courier New"/>
          <w:sz w:val="20"/>
          <w:szCs w:val="20"/>
        </w:rPr>
      </w:pPr>
      <w:r w:rsidRPr="00066E4F">
        <w:rPr>
          <w:rFonts w:ascii="Courier New" w:hAnsi="Courier New" w:cs="Courier New"/>
          <w:sz w:val="20"/>
          <w:szCs w:val="20"/>
        </w:rPr>
        <w:t>}</w:t>
      </w:r>
    </w:p>
    <w:p w14:paraId="37598AD2" w14:textId="77777777" w:rsidR="0060326E" w:rsidRDefault="0060326E" w:rsidP="003C1C42">
      <w:pPr>
        <w:spacing w:line="360" w:lineRule="auto"/>
        <w:rPr>
          <w:rFonts w:ascii="Courier New" w:hAnsi="Courier New" w:cs="Courier New"/>
          <w:sz w:val="20"/>
          <w:szCs w:val="20"/>
        </w:rPr>
      </w:pPr>
    </w:p>
    <w:p w14:paraId="121723BA" w14:textId="0F5A197A" w:rsidR="0060326E" w:rsidRDefault="0060326E" w:rsidP="003C1C42">
      <w:pPr>
        <w:spacing w:line="360" w:lineRule="auto"/>
        <w:rPr>
          <w:rFonts w:asciiTheme="majorBidi" w:hAnsiTheme="majorBidi" w:cstheme="majorBidi"/>
        </w:rPr>
      </w:pPr>
      <w:r>
        <w:rPr>
          <w:rFonts w:asciiTheme="majorBidi" w:hAnsiTheme="majorBidi" w:cstheme="majorBidi"/>
        </w:rPr>
        <w:tab/>
      </w:r>
      <w:r w:rsidR="009818E0">
        <w:rPr>
          <w:rFonts w:asciiTheme="majorBidi" w:hAnsiTheme="majorBidi" w:cstheme="majorBidi"/>
        </w:rPr>
        <w:t xml:space="preserve">Samo povezivanje s bazom podataka ostvareno je korištenjem funkcionalnosti koje pruža </w:t>
      </w:r>
      <w:r w:rsidR="001C0F6F">
        <w:rPr>
          <w:rFonts w:asciiTheme="majorBidi" w:hAnsiTheme="majorBidi" w:cstheme="majorBidi"/>
          <w:i/>
          <w:iCs/>
        </w:rPr>
        <w:t xml:space="preserve">npm </w:t>
      </w:r>
      <w:r w:rsidR="001C0F6F">
        <w:rPr>
          <w:rFonts w:asciiTheme="majorBidi" w:hAnsiTheme="majorBidi" w:cstheme="majorBidi"/>
        </w:rPr>
        <w:t xml:space="preserve">paket </w:t>
      </w:r>
      <w:r w:rsidR="001C0F6F">
        <w:rPr>
          <w:rFonts w:asciiTheme="majorBidi" w:hAnsiTheme="majorBidi" w:cstheme="majorBidi"/>
          <w:i/>
          <w:iCs/>
        </w:rPr>
        <w:t>pg</w:t>
      </w:r>
      <w:r w:rsidR="001C0F6F">
        <w:rPr>
          <w:rFonts w:asciiTheme="majorBidi" w:hAnsiTheme="majorBidi" w:cstheme="majorBidi"/>
        </w:rPr>
        <w:t xml:space="preserve">, namijenjen radu s PostgreSQL bazama podataka. Koristi se povezivanje putem bazena (engl. </w:t>
      </w:r>
      <w:r w:rsidR="001C0F6F">
        <w:rPr>
          <w:rFonts w:asciiTheme="majorBidi" w:hAnsiTheme="majorBidi" w:cstheme="majorBidi"/>
          <w:i/>
          <w:iCs/>
        </w:rPr>
        <w:t>pool</w:t>
      </w:r>
      <w:r w:rsidR="001C0F6F">
        <w:rPr>
          <w:rFonts w:asciiTheme="majorBidi" w:hAnsiTheme="majorBidi" w:cstheme="majorBidi"/>
        </w:rPr>
        <w:t>), što podrazumijeva skup</w:t>
      </w:r>
      <w:r w:rsidR="0052576E">
        <w:rPr>
          <w:rFonts w:asciiTheme="majorBidi" w:hAnsiTheme="majorBidi" w:cstheme="majorBidi"/>
        </w:rPr>
        <w:t xml:space="preserve"> SQL veza koje se mogu koristiti, osloboditi te ponovno upotrijebiti i predstavlja učinkovitiji način korištenja baze podataka s gledišta računalnih </w:t>
      </w:r>
      <w:r w:rsidR="0052576E">
        <w:rPr>
          <w:rFonts w:asciiTheme="majorBidi" w:hAnsiTheme="majorBidi" w:cstheme="majorBidi"/>
        </w:rPr>
        <w:lastRenderedPageBreak/>
        <w:t xml:space="preserve">resursa. Vjerodajnice za povezivanje s bazom podataka nalaze se u </w:t>
      </w:r>
      <w:r w:rsidR="0034455D">
        <w:rPr>
          <w:rFonts w:asciiTheme="majorBidi" w:hAnsiTheme="majorBidi" w:cstheme="majorBidi"/>
        </w:rPr>
        <w:t>.env datoteci, čime se izbjegava njihovo unošenje direktno u programski kod. Povezivanje s bazo</w:t>
      </w:r>
      <w:r w:rsidR="005A0964">
        <w:rPr>
          <w:rFonts w:asciiTheme="majorBidi" w:hAnsiTheme="majorBidi" w:cstheme="majorBidi"/>
        </w:rPr>
        <w:t>m podataka prikazano je sljedećim odsječkom:</w:t>
      </w:r>
    </w:p>
    <w:p w14:paraId="4A9BB45B" w14:textId="77777777" w:rsidR="005A0964" w:rsidRDefault="005A0964" w:rsidP="003C1C42">
      <w:pPr>
        <w:spacing w:line="360" w:lineRule="auto"/>
        <w:rPr>
          <w:rFonts w:asciiTheme="majorBidi" w:hAnsiTheme="majorBidi" w:cstheme="majorBidi"/>
        </w:rPr>
      </w:pPr>
    </w:p>
    <w:p w14:paraId="4C494287" w14:textId="77777777" w:rsidR="005A0964" w:rsidRPr="005A0964" w:rsidRDefault="005A0964" w:rsidP="003C1C42">
      <w:pPr>
        <w:spacing w:line="360" w:lineRule="auto"/>
        <w:rPr>
          <w:rFonts w:ascii="Courier New" w:hAnsi="Courier New" w:cs="Courier New"/>
          <w:sz w:val="20"/>
          <w:szCs w:val="20"/>
        </w:rPr>
      </w:pPr>
      <w:r w:rsidRPr="005A0964">
        <w:rPr>
          <w:rFonts w:ascii="Courier New" w:hAnsi="Courier New" w:cs="Courier New"/>
          <w:i/>
          <w:iCs/>
          <w:sz w:val="20"/>
          <w:szCs w:val="20"/>
        </w:rPr>
        <w:t>const</w:t>
      </w:r>
      <w:r w:rsidRPr="005A0964">
        <w:rPr>
          <w:rFonts w:ascii="Courier New" w:hAnsi="Courier New" w:cs="Courier New"/>
          <w:sz w:val="20"/>
          <w:szCs w:val="20"/>
        </w:rPr>
        <w:t xml:space="preserve"> pool = new pg.</w:t>
      </w:r>
      <w:r w:rsidRPr="005A0964">
        <w:rPr>
          <w:rFonts w:ascii="Courier New" w:hAnsi="Courier New" w:cs="Courier New"/>
          <w:sz w:val="20"/>
          <w:szCs w:val="20"/>
          <w:u w:val="single"/>
        </w:rPr>
        <w:t>Pool</w:t>
      </w:r>
      <w:r w:rsidRPr="005A0964">
        <w:rPr>
          <w:rFonts w:ascii="Courier New" w:hAnsi="Courier New" w:cs="Courier New"/>
          <w:sz w:val="20"/>
          <w:szCs w:val="20"/>
        </w:rPr>
        <w:t>({</w:t>
      </w:r>
    </w:p>
    <w:p w14:paraId="318A2510" w14:textId="77777777" w:rsidR="005A0964" w:rsidRPr="005A0964" w:rsidRDefault="005A0964" w:rsidP="003C1C42">
      <w:pPr>
        <w:spacing w:line="360" w:lineRule="auto"/>
        <w:rPr>
          <w:rFonts w:ascii="Courier New" w:hAnsi="Courier New" w:cs="Courier New"/>
          <w:sz w:val="20"/>
          <w:szCs w:val="20"/>
        </w:rPr>
      </w:pPr>
      <w:r w:rsidRPr="005A0964">
        <w:rPr>
          <w:rFonts w:ascii="Courier New" w:hAnsi="Courier New" w:cs="Courier New"/>
          <w:sz w:val="20"/>
          <w:szCs w:val="20"/>
        </w:rPr>
        <w:t>    connectionString: process.env.DATABASE_URL,</w:t>
      </w:r>
    </w:p>
    <w:p w14:paraId="1BBC9F7F" w14:textId="77777777" w:rsidR="005A0964" w:rsidRPr="005A0964" w:rsidRDefault="005A0964" w:rsidP="003C1C42">
      <w:pPr>
        <w:spacing w:line="360" w:lineRule="auto"/>
        <w:rPr>
          <w:rFonts w:ascii="Courier New" w:hAnsi="Courier New" w:cs="Courier New"/>
          <w:sz w:val="20"/>
          <w:szCs w:val="20"/>
        </w:rPr>
      </w:pPr>
      <w:r w:rsidRPr="005A0964">
        <w:rPr>
          <w:rFonts w:ascii="Courier New" w:hAnsi="Courier New" w:cs="Courier New"/>
          <w:sz w:val="20"/>
          <w:szCs w:val="20"/>
        </w:rPr>
        <w:t>    ssl: {</w:t>
      </w:r>
    </w:p>
    <w:p w14:paraId="2E3F85F5" w14:textId="77777777" w:rsidR="005A0964" w:rsidRPr="005A0964" w:rsidRDefault="005A0964" w:rsidP="003C1C42">
      <w:pPr>
        <w:spacing w:line="360" w:lineRule="auto"/>
        <w:rPr>
          <w:rFonts w:ascii="Courier New" w:hAnsi="Courier New" w:cs="Courier New"/>
          <w:sz w:val="20"/>
          <w:szCs w:val="20"/>
        </w:rPr>
      </w:pPr>
      <w:r w:rsidRPr="005A0964">
        <w:rPr>
          <w:rFonts w:ascii="Courier New" w:hAnsi="Courier New" w:cs="Courier New"/>
          <w:sz w:val="20"/>
          <w:szCs w:val="20"/>
        </w:rPr>
        <w:t>        rejectUnauthorized: false</w:t>
      </w:r>
    </w:p>
    <w:p w14:paraId="5602D208" w14:textId="77777777" w:rsidR="005A0964" w:rsidRPr="005A0964" w:rsidRDefault="005A0964" w:rsidP="003C1C42">
      <w:pPr>
        <w:spacing w:line="360" w:lineRule="auto"/>
        <w:rPr>
          <w:rFonts w:ascii="Courier New" w:hAnsi="Courier New" w:cs="Courier New"/>
          <w:sz w:val="20"/>
          <w:szCs w:val="20"/>
        </w:rPr>
      </w:pPr>
      <w:r w:rsidRPr="005A0964">
        <w:rPr>
          <w:rFonts w:ascii="Courier New" w:hAnsi="Courier New" w:cs="Courier New"/>
          <w:sz w:val="20"/>
          <w:szCs w:val="20"/>
        </w:rPr>
        <w:t>    }</w:t>
      </w:r>
    </w:p>
    <w:p w14:paraId="4540686E" w14:textId="77777777" w:rsidR="005A0964" w:rsidRDefault="005A0964" w:rsidP="003C1C42">
      <w:pPr>
        <w:spacing w:line="360" w:lineRule="auto"/>
        <w:rPr>
          <w:rFonts w:ascii="Courier New" w:hAnsi="Courier New" w:cs="Courier New"/>
          <w:sz w:val="20"/>
          <w:szCs w:val="20"/>
        </w:rPr>
      </w:pPr>
      <w:r w:rsidRPr="005A0964">
        <w:rPr>
          <w:rFonts w:ascii="Courier New" w:hAnsi="Courier New" w:cs="Courier New"/>
          <w:sz w:val="20"/>
          <w:szCs w:val="20"/>
        </w:rPr>
        <w:t>});</w:t>
      </w:r>
    </w:p>
    <w:p w14:paraId="2B4C5B62" w14:textId="77777777" w:rsidR="008A2F41" w:rsidRDefault="008A2F41" w:rsidP="003C1C42">
      <w:pPr>
        <w:spacing w:line="360" w:lineRule="auto"/>
        <w:rPr>
          <w:rFonts w:ascii="Courier New" w:hAnsi="Courier New" w:cs="Courier New"/>
          <w:sz w:val="20"/>
          <w:szCs w:val="20"/>
        </w:rPr>
      </w:pPr>
    </w:p>
    <w:p w14:paraId="4D017F72" w14:textId="407EB64A" w:rsidR="008A2F41" w:rsidRPr="00FE5DBE" w:rsidRDefault="008A2F41" w:rsidP="003C1C42">
      <w:pPr>
        <w:spacing w:line="360" w:lineRule="auto"/>
        <w:rPr>
          <w:rFonts w:asciiTheme="majorBidi" w:hAnsiTheme="majorBidi" w:cstheme="majorBidi"/>
        </w:rPr>
      </w:pPr>
      <w:r>
        <w:rPr>
          <w:rFonts w:ascii="Courier New" w:hAnsi="Courier New" w:cs="Courier New"/>
          <w:sz w:val="20"/>
          <w:szCs w:val="20"/>
        </w:rPr>
        <w:tab/>
      </w:r>
      <w:r w:rsidR="00FE5DBE" w:rsidRPr="00FE5DBE">
        <w:rPr>
          <w:rFonts w:asciiTheme="majorBidi" w:hAnsiTheme="majorBidi" w:cstheme="majorBidi"/>
        </w:rPr>
        <w:t>Sloj za obradu podataka ujedno je i jedin</w:t>
      </w:r>
      <w:r w:rsidR="00FE5DBE">
        <w:rPr>
          <w:rFonts w:asciiTheme="majorBidi" w:hAnsiTheme="majorBidi" w:cstheme="majorBidi"/>
        </w:rPr>
        <w:t xml:space="preserve">a komponenta sustava s mogućnošću pisanja u bazu podataka. Ostale komponente, kao što je </w:t>
      </w:r>
      <w:r w:rsidR="00244AAC">
        <w:rPr>
          <w:rFonts w:asciiTheme="majorBidi" w:hAnsiTheme="majorBidi" w:cstheme="majorBidi"/>
        </w:rPr>
        <w:t xml:space="preserve">pristupna točka za korisničko sučelje, mogu po potrebi čitati već pohranjene podatke, no sama pohrana zadatak je isključivo sloja za obradu podataka. Razlog tome je </w:t>
      </w:r>
      <w:r w:rsidR="00D63DBC">
        <w:rPr>
          <w:rFonts w:asciiTheme="majorBidi" w:hAnsiTheme="majorBidi" w:cstheme="majorBidi"/>
        </w:rPr>
        <w:t>podjela odgovornosti i buduće nadogradnje, koje će uključivati validaciju i sanitizaciju podataka prije upisivanja u bazu. Navedenim pristupom, logika kojom se to postiže bit će lokalizirana na jednom mjestu, umjesto da bude ponovno implementirana više puta u različitim komponentama.</w:t>
      </w:r>
    </w:p>
    <w:p w14:paraId="30F46D56" w14:textId="77777777" w:rsidR="005A0964" w:rsidRPr="00FE5DBE" w:rsidRDefault="005A0964" w:rsidP="003C1C42">
      <w:pPr>
        <w:spacing w:line="360" w:lineRule="auto"/>
        <w:rPr>
          <w:rFonts w:ascii="Courier New" w:hAnsi="Courier New" w:cs="Courier New"/>
          <w:sz w:val="20"/>
          <w:szCs w:val="20"/>
        </w:rPr>
      </w:pPr>
    </w:p>
    <w:p w14:paraId="7B9563E9" w14:textId="5BF1567E" w:rsidR="005A0964" w:rsidRDefault="350E27B7" w:rsidP="003C1C42">
      <w:pPr>
        <w:spacing w:line="360" w:lineRule="auto"/>
        <w:rPr>
          <w:rFonts w:asciiTheme="majorBidi" w:hAnsiTheme="majorBidi" w:cstheme="majorBidi"/>
          <w:b/>
          <w:bCs/>
        </w:rPr>
      </w:pPr>
      <w:r w:rsidRPr="0389F25C">
        <w:rPr>
          <w:rFonts w:asciiTheme="majorBidi" w:hAnsiTheme="majorBidi" w:cstheme="majorBidi"/>
          <w:b/>
          <w:bCs/>
        </w:rPr>
        <w:t>5</w:t>
      </w:r>
      <w:r w:rsidR="7DBF52F9" w:rsidRPr="0389F25C">
        <w:rPr>
          <w:rFonts w:asciiTheme="majorBidi" w:hAnsiTheme="majorBidi" w:cstheme="majorBidi"/>
          <w:b/>
          <w:bCs/>
        </w:rPr>
        <w:t>.</w:t>
      </w:r>
      <w:r w:rsidR="4223D1E6" w:rsidRPr="0389F25C">
        <w:rPr>
          <w:rFonts w:asciiTheme="majorBidi" w:hAnsiTheme="majorBidi" w:cstheme="majorBidi"/>
          <w:b/>
          <w:bCs/>
        </w:rPr>
        <w:t>2</w:t>
      </w:r>
      <w:r w:rsidR="7DBF52F9" w:rsidRPr="0389F25C">
        <w:rPr>
          <w:rFonts w:asciiTheme="majorBidi" w:hAnsiTheme="majorBidi" w:cstheme="majorBidi"/>
          <w:b/>
          <w:bCs/>
        </w:rPr>
        <w:t>.3. PRISTUPNA TOČKA ZA KORISNIČKO SUČELJE</w:t>
      </w:r>
    </w:p>
    <w:p w14:paraId="6B80B7FE" w14:textId="77777777" w:rsidR="001B7125" w:rsidRDefault="001B7125" w:rsidP="003C1C42">
      <w:pPr>
        <w:spacing w:line="360" w:lineRule="auto"/>
        <w:rPr>
          <w:rFonts w:asciiTheme="majorBidi" w:hAnsiTheme="majorBidi" w:cstheme="majorBidi"/>
          <w:b/>
          <w:bCs/>
        </w:rPr>
      </w:pPr>
    </w:p>
    <w:p w14:paraId="0DF8F2FF" w14:textId="03BB3A5E" w:rsidR="000D77C6" w:rsidRPr="0026428D" w:rsidRDefault="000D77C6" w:rsidP="003C1C42">
      <w:pPr>
        <w:spacing w:line="360" w:lineRule="auto"/>
        <w:rPr>
          <w:rFonts w:asciiTheme="majorBidi" w:hAnsiTheme="majorBidi" w:cstheme="majorBidi"/>
        </w:rPr>
      </w:pPr>
      <w:r>
        <w:rPr>
          <w:rFonts w:asciiTheme="majorBidi" w:hAnsiTheme="majorBidi" w:cstheme="majorBidi"/>
          <w:b/>
          <w:bCs/>
        </w:rPr>
        <w:tab/>
      </w:r>
      <w:r>
        <w:rPr>
          <w:rFonts w:asciiTheme="majorBidi" w:hAnsiTheme="majorBidi" w:cstheme="majorBidi"/>
        </w:rPr>
        <w:t xml:space="preserve">Pristupna točka za korisničko sučelje dio je poslužitelja zadužen za direktnu komunikaciju s korisničkim sučeljem aplikacije (engl. </w:t>
      </w:r>
      <w:r>
        <w:rPr>
          <w:rFonts w:asciiTheme="majorBidi" w:hAnsiTheme="majorBidi" w:cstheme="majorBidi"/>
          <w:i/>
          <w:iCs/>
        </w:rPr>
        <w:t>frontend</w:t>
      </w:r>
      <w:r>
        <w:rPr>
          <w:rFonts w:asciiTheme="majorBidi" w:hAnsiTheme="majorBidi" w:cstheme="majorBidi"/>
        </w:rPr>
        <w:t>). Komunikacija se ostvaruje Socket.io protokolom te HTTP rest pozivima, ovisno o traženoj funkcionalnosti.</w:t>
      </w:r>
      <w:r w:rsidR="00244AF6">
        <w:rPr>
          <w:rFonts w:asciiTheme="majorBidi" w:hAnsiTheme="majorBidi" w:cstheme="majorBidi"/>
        </w:rPr>
        <w:t xml:space="preserve"> </w:t>
      </w:r>
      <w:r w:rsidR="00244AF6" w:rsidRPr="0026428D">
        <w:rPr>
          <w:rFonts w:asciiTheme="majorBidi" w:hAnsiTheme="majorBidi" w:cstheme="majorBidi"/>
        </w:rPr>
        <w:t xml:space="preserve">Ova pristupna točka pokreće se na adresi </w:t>
      </w:r>
      <w:hyperlink r:id="rId12" w:history="1">
        <w:r w:rsidR="00244AF6" w:rsidRPr="0026428D">
          <w:rPr>
            <w:rStyle w:val="Hyperlink"/>
            <w:rFonts w:asciiTheme="majorBidi" w:hAnsiTheme="majorBidi" w:cstheme="majorBidi"/>
            <w:i/>
            <w:iCs/>
          </w:rPr>
          <w:t>http://localhost:3000</w:t>
        </w:r>
      </w:hyperlink>
      <w:r w:rsidR="007D6F76" w:rsidRPr="0026428D">
        <w:rPr>
          <w:rFonts w:asciiTheme="majorBidi" w:hAnsiTheme="majorBidi" w:cstheme="majorBidi"/>
        </w:rPr>
        <w:t xml:space="preserve">. </w:t>
      </w:r>
      <w:r w:rsidR="005907C3" w:rsidRPr="0026428D">
        <w:rPr>
          <w:rFonts w:asciiTheme="majorBidi" w:hAnsiTheme="majorBidi" w:cstheme="majorBidi"/>
        </w:rPr>
        <w:t xml:space="preserve">Komponenta se pretplaćuje na NATS predmet </w:t>
      </w:r>
      <w:r w:rsidR="005907C3" w:rsidRPr="0026428D">
        <w:rPr>
          <w:rFonts w:ascii="Courier New" w:hAnsi="Courier New" w:cs="Courier New"/>
          <w:sz w:val="20"/>
          <w:szCs w:val="20"/>
        </w:rPr>
        <w:t>devices.data.&gt;</w:t>
      </w:r>
      <w:r w:rsidR="005907C3" w:rsidRPr="0026428D">
        <w:rPr>
          <w:rFonts w:asciiTheme="majorBidi" w:hAnsiTheme="majorBidi" w:cstheme="majorBidi"/>
        </w:rPr>
        <w:t xml:space="preserve">, </w:t>
      </w:r>
      <w:r w:rsidR="004A68A4" w:rsidRPr="0026428D">
        <w:rPr>
          <w:rFonts w:asciiTheme="majorBidi" w:hAnsiTheme="majorBidi" w:cstheme="majorBidi"/>
        </w:rPr>
        <w:t>namijenjen primanju sirovih podataka s uređaja koje pristupna točka za uređaje prosljeđuje</w:t>
      </w:r>
      <w:r w:rsidR="00E07EB7" w:rsidRPr="0026428D">
        <w:rPr>
          <w:rFonts w:asciiTheme="majorBidi" w:hAnsiTheme="majorBidi" w:cstheme="majorBidi"/>
        </w:rPr>
        <w:t xml:space="preserve">. Pripadna funkcija koja obrađuje navedenu pretplatu je </w:t>
      </w:r>
      <w:r w:rsidR="00E07EB7" w:rsidRPr="0026428D">
        <w:rPr>
          <w:rFonts w:ascii="Courier New" w:hAnsi="Courier New" w:cs="Courier New"/>
          <w:sz w:val="20"/>
          <w:szCs w:val="20"/>
        </w:rPr>
        <w:t>handlerPodataka</w:t>
      </w:r>
      <w:r w:rsidR="00E07EB7" w:rsidRPr="0026428D">
        <w:rPr>
          <w:rFonts w:asciiTheme="majorBidi" w:hAnsiTheme="majorBidi" w:cstheme="majorBidi"/>
        </w:rPr>
        <w:t xml:space="preserve">, </w:t>
      </w:r>
      <w:r w:rsidR="00CA5A9A" w:rsidRPr="0026428D">
        <w:rPr>
          <w:rFonts w:asciiTheme="majorBidi" w:hAnsiTheme="majorBidi" w:cstheme="majorBidi"/>
        </w:rPr>
        <w:t xml:space="preserve">koja </w:t>
      </w:r>
      <w:r w:rsidR="00CA5A9A" w:rsidRPr="0026428D">
        <w:rPr>
          <w:rFonts w:asciiTheme="majorBidi" w:hAnsiTheme="majorBidi" w:cstheme="majorBidi"/>
        </w:rPr>
        <w:lastRenderedPageBreak/>
        <w:t xml:space="preserve">dobivene podatke prosljeđuje neizmjenjene korisničkom sučelju koristeći Socket.io događaj </w:t>
      </w:r>
      <w:r w:rsidR="00CA5A9A" w:rsidRPr="0026428D">
        <w:rPr>
          <w:rFonts w:ascii="Courier New" w:hAnsi="Courier New" w:cs="Courier New"/>
          <w:sz w:val="20"/>
          <w:szCs w:val="20"/>
        </w:rPr>
        <w:t>new-data</w:t>
      </w:r>
      <w:r w:rsidR="00613547" w:rsidRPr="0026428D">
        <w:rPr>
          <w:rFonts w:asciiTheme="majorBidi" w:hAnsiTheme="majorBidi" w:cstheme="majorBidi"/>
        </w:rPr>
        <w:t>, kao što prikazuje programski odsječak u nastavku :</w:t>
      </w:r>
    </w:p>
    <w:p w14:paraId="5D5A05D8" w14:textId="77777777" w:rsidR="00613547" w:rsidRPr="0026428D" w:rsidRDefault="00613547" w:rsidP="003C1C42">
      <w:pPr>
        <w:spacing w:line="360" w:lineRule="auto"/>
        <w:rPr>
          <w:rFonts w:asciiTheme="majorBidi" w:hAnsiTheme="majorBidi" w:cstheme="majorBidi"/>
        </w:rPr>
      </w:pPr>
    </w:p>
    <w:p w14:paraId="566B5913" w14:textId="77777777" w:rsidR="00613547" w:rsidRPr="00976B05" w:rsidRDefault="00613547" w:rsidP="003C1C42">
      <w:pPr>
        <w:spacing w:line="360" w:lineRule="auto"/>
        <w:rPr>
          <w:rFonts w:ascii="Courier New" w:hAnsi="Courier New" w:cs="Courier New"/>
          <w:sz w:val="20"/>
          <w:szCs w:val="20"/>
        </w:rPr>
      </w:pPr>
      <w:r w:rsidRPr="00976B05">
        <w:rPr>
          <w:rFonts w:ascii="Courier New" w:hAnsi="Courier New" w:cs="Courier New"/>
          <w:sz w:val="20"/>
          <w:szCs w:val="20"/>
        </w:rPr>
        <w:t>async function handlerPodataka(dataSub, io) {</w:t>
      </w:r>
    </w:p>
    <w:p w14:paraId="6F450843" w14:textId="77777777" w:rsidR="00613547" w:rsidRPr="00976B05" w:rsidRDefault="00613547" w:rsidP="003C1C42">
      <w:pPr>
        <w:spacing w:line="360" w:lineRule="auto"/>
        <w:rPr>
          <w:rFonts w:ascii="Courier New" w:hAnsi="Courier New" w:cs="Courier New"/>
          <w:sz w:val="20"/>
          <w:szCs w:val="20"/>
        </w:rPr>
      </w:pPr>
      <w:r w:rsidRPr="00976B05">
        <w:rPr>
          <w:rFonts w:ascii="Courier New" w:hAnsi="Courier New" w:cs="Courier New"/>
          <w:sz w:val="20"/>
          <w:szCs w:val="20"/>
        </w:rPr>
        <w:t>    for await (const poruka of dataSub) {</w:t>
      </w:r>
    </w:p>
    <w:p w14:paraId="465AF4CA" w14:textId="77777777" w:rsidR="00613547" w:rsidRPr="00976B05" w:rsidRDefault="00613547" w:rsidP="003C1C42">
      <w:pPr>
        <w:spacing w:line="360" w:lineRule="auto"/>
        <w:rPr>
          <w:rFonts w:ascii="Courier New" w:hAnsi="Courier New" w:cs="Courier New"/>
          <w:sz w:val="20"/>
          <w:szCs w:val="20"/>
          <w:lang w:val="fr-FR"/>
        </w:rPr>
      </w:pPr>
      <w:r w:rsidRPr="00976B05">
        <w:rPr>
          <w:rFonts w:ascii="Courier New" w:hAnsi="Courier New" w:cs="Courier New"/>
          <w:sz w:val="20"/>
          <w:szCs w:val="20"/>
        </w:rPr>
        <w:t xml:space="preserve">        </w:t>
      </w:r>
      <w:r w:rsidRPr="00976B05">
        <w:rPr>
          <w:rFonts w:ascii="Courier New" w:hAnsi="Courier New" w:cs="Courier New"/>
          <w:sz w:val="20"/>
          <w:szCs w:val="20"/>
          <w:lang w:val="fr-FR"/>
        </w:rPr>
        <w:t>const podaci = JSON.parse(sc.decode(poruka.data));</w:t>
      </w:r>
    </w:p>
    <w:p w14:paraId="2A6DCC5D" w14:textId="77777777" w:rsidR="00613547" w:rsidRPr="00976B05" w:rsidRDefault="00613547" w:rsidP="003C1C42">
      <w:pPr>
        <w:spacing w:line="360" w:lineRule="auto"/>
        <w:rPr>
          <w:rFonts w:ascii="Courier New" w:hAnsi="Courier New" w:cs="Courier New"/>
          <w:sz w:val="20"/>
          <w:szCs w:val="20"/>
        </w:rPr>
      </w:pPr>
      <w:r w:rsidRPr="00976B05">
        <w:rPr>
          <w:rFonts w:ascii="Courier New" w:hAnsi="Courier New" w:cs="Courier New"/>
          <w:sz w:val="20"/>
          <w:szCs w:val="20"/>
          <w:lang w:val="fr-FR"/>
        </w:rPr>
        <w:t xml:space="preserve">        </w:t>
      </w:r>
      <w:r w:rsidRPr="00976B05">
        <w:rPr>
          <w:rFonts w:ascii="Courier New" w:hAnsi="Courier New" w:cs="Courier New"/>
          <w:sz w:val="20"/>
          <w:szCs w:val="20"/>
        </w:rPr>
        <w:t>console.log("Saljem podatke na frontend: ", podaci);</w:t>
      </w:r>
    </w:p>
    <w:p w14:paraId="5145E39A" w14:textId="77777777" w:rsidR="00613547" w:rsidRPr="00976B05" w:rsidRDefault="00613547" w:rsidP="003C1C42">
      <w:pPr>
        <w:spacing w:line="360" w:lineRule="auto"/>
        <w:rPr>
          <w:rFonts w:ascii="Courier New" w:hAnsi="Courier New" w:cs="Courier New"/>
          <w:sz w:val="20"/>
          <w:szCs w:val="20"/>
        </w:rPr>
      </w:pPr>
      <w:r w:rsidRPr="00976B05">
        <w:rPr>
          <w:rFonts w:ascii="Courier New" w:hAnsi="Courier New" w:cs="Courier New"/>
          <w:sz w:val="20"/>
          <w:szCs w:val="20"/>
        </w:rPr>
        <w:t>        io.emit("new-data", podaci);</w:t>
      </w:r>
    </w:p>
    <w:p w14:paraId="0139604B" w14:textId="77777777" w:rsidR="00613547" w:rsidRPr="00976B05" w:rsidRDefault="00613547" w:rsidP="003C1C42">
      <w:pPr>
        <w:spacing w:line="360" w:lineRule="auto"/>
        <w:rPr>
          <w:rFonts w:ascii="Courier New" w:hAnsi="Courier New" w:cs="Courier New"/>
          <w:sz w:val="20"/>
          <w:szCs w:val="20"/>
        </w:rPr>
      </w:pPr>
      <w:r w:rsidRPr="00976B05">
        <w:rPr>
          <w:rFonts w:ascii="Courier New" w:hAnsi="Courier New" w:cs="Courier New"/>
          <w:sz w:val="20"/>
          <w:szCs w:val="20"/>
        </w:rPr>
        <w:t>    }</w:t>
      </w:r>
    </w:p>
    <w:p w14:paraId="112FCC74" w14:textId="77777777" w:rsidR="00613547" w:rsidRPr="00976B05" w:rsidRDefault="00613547" w:rsidP="003C1C42">
      <w:pPr>
        <w:spacing w:line="360" w:lineRule="auto"/>
        <w:rPr>
          <w:rFonts w:ascii="Courier New" w:hAnsi="Courier New" w:cs="Courier New"/>
          <w:sz w:val="20"/>
          <w:szCs w:val="20"/>
        </w:rPr>
      </w:pPr>
      <w:r w:rsidRPr="00976B05">
        <w:rPr>
          <w:rFonts w:ascii="Courier New" w:hAnsi="Courier New" w:cs="Courier New"/>
          <w:sz w:val="20"/>
          <w:szCs w:val="20"/>
        </w:rPr>
        <w:t>}</w:t>
      </w:r>
    </w:p>
    <w:p w14:paraId="30934693" w14:textId="77777777" w:rsidR="00613547" w:rsidRPr="0026428D" w:rsidRDefault="00613547" w:rsidP="003C1C42">
      <w:pPr>
        <w:spacing w:line="360" w:lineRule="auto"/>
        <w:rPr>
          <w:rFonts w:asciiTheme="majorBidi" w:hAnsiTheme="majorBidi" w:cstheme="majorBidi"/>
        </w:rPr>
      </w:pPr>
    </w:p>
    <w:p w14:paraId="66A1FB29" w14:textId="4C776AB9" w:rsidR="00613547" w:rsidRPr="0026428D" w:rsidRDefault="00613547" w:rsidP="003C1C42">
      <w:pPr>
        <w:spacing w:line="360" w:lineRule="auto"/>
        <w:rPr>
          <w:rFonts w:asciiTheme="majorBidi" w:hAnsiTheme="majorBidi" w:cstheme="majorBidi"/>
        </w:rPr>
      </w:pPr>
      <w:r w:rsidRPr="0026428D">
        <w:rPr>
          <w:rFonts w:asciiTheme="majorBidi" w:hAnsiTheme="majorBidi" w:cstheme="majorBidi"/>
        </w:rPr>
        <w:tab/>
        <w:t xml:space="preserve">Komponenta se također pretplaćuje na predmet </w:t>
      </w:r>
      <w:r w:rsidRPr="0026428D">
        <w:rPr>
          <w:rFonts w:ascii="Courier New" w:hAnsi="Courier New" w:cs="Courier New"/>
          <w:sz w:val="20"/>
          <w:szCs w:val="20"/>
        </w:rPr>
        <w:t>devices.status</w:t>
      </w:r>
      <w:r w:rsidRPr="0026428D">
        <w:rPr>
          <w:rFonts w:asciiTheme="majorBidi" w:hAnsiTheme="majorBidi" w:cstheme="majorBidi"/>
        </w:rPr>
        <w:t xml:space="preserve">, s kojeg prima aktualnu listu povezanih uređaja nakon svakog novog spajanja i odspajanja. </w:t>
      </w:r>
      <w:r w:rsidR="00376909" w:rsidRPr="0026428D">
        <w:rPr>
          <w:rFonts w:asciiTheme="majorBidi" w:hAnsiTheme="majorBidi" w:cstheme="majorBidi"/>
        </w:rPr>
        <w:t>Navedenu listu</w:t>
      </w:r>
      <w:r w:rsidR="00DD1A68" w:rsidRPr="0026428D">
        <w:rPr>
          <w:rFonts w:asciiTheme="majorBidi" w:hAnsiTheme="majorBidi" w:cstheme="majorBidi"/>
        </w:rPr>
        <w:t xml:space="preserve">, u funkciji </w:t>
      </w:r>
      <w:r w:rsidR="00DD1A68" w:rsidRPr="0026428D">
        <w:rPr>
          <w:rFonts w:ascii="Courier New" w:hAnsi="Courier New" w:cs="Courier New"/>
          <w:sz w:val="20"/>
          <w:szCs w:val="20"/>
        </w:rPr>
        <w:t>handlerStatusa</w:t>
      </w:r>
      <w:r w:rsidR="00DD1A68" w:rsidRPr="0026428D">
        <w:rPr>
          <w:rFonts w:asciiTheme="majorBidi" w:hAnsiTheme="majorBidi" w:cstheme="majorBidi"/>
        </w:rPr>
        <w:t>,</w:t>
      </w:r>
      <w:r w:rsidR="00376909" w:rsidRPr="0026428D">
        <w:rPr>
          <w:rFonts w:asciiTheme="majorBidi" w:hAnsiTheme="majorBidi" w:cstheme="majorBidi"/>
        </w:rPr>
        <w:t xml:space="preserve"> prosljeđuje korisničkom sučelju, što omogućuje prikaz odgovarajućih gumba korisniku te</w:t>
      </w:r>
      <w:r w:rsidR="009E3D35" w:rsidRPr="0026428D">
        <w:rPr>
          <w:rFonts w:asciiTheme="majorBidi" w:hAnsiTheme="majorBidi" w:cstheme="majorBidi"/>
        </w:rPr>
        <w:t xml:space="preserve"> dinamičko ažuriranje istih. Slanje liste korisničkom sučelju ostvareno je Socket.io događajem </w:t>
      </w:r>
      <w:r w:rsidR="009E3D35" w:rsidRPr="0026428D">
        <w:rPr>
          <w:rFonts w:ascii="Courier New" w:hAnsi="Courier New" w:cs="Courier New"/>
          <w:sz w:val="20"/>
          <w:szCs w:val="20"/>
        </w:rPr>
        <w:t>devices-update</w:t>
      </w:r>
      <w:r w:rsidR="009E3D35" w:rsidRPr="0026428D">
        <w:rPr>
          <w:rFonts w:asciiTheme="majorBidi" w:hAnsiTheme="majorBidi" w:cstheme="majorBidi"/>
        </w:rPr>
        <w:t>.</w:t>
      </w:r>
    </w:p>
    <w:p w14:paraId="0FA022D9" w14:textId="77777777" w:rsidR="009E3D35" w:rsidRPr="0026428D" w:rsidRDefault="009E3D35" w:rsidP="003C1C42">
      <w:pPr>
        <w:spacing w:line="360" w:lineRule="auto"/>
        <w:rPr>
          <w:rFonts w:asciiTheme="majorBidi" w:hAnsiTheme="majorBidi" w:cstheme="majorBidi"/>
        </w:rPr>
      </w:pPr>
    </w:p>
    <w:p w14:paraId="39C0C02B" w14:textId="77777777" w:rsidR="00DD1A68" w:rsidRPr="00976B05" w:rsidRDefault="00DD1A68" w:rsidP="003C1C42">
      <w:pPr>
        <w:spacing w:line="360" w:lineRule="auto"/>
        <w:rPr>
          <w:rFonts w:ascii="Courier New" w:hAnsi="Courier New" w:cs="Courier New"/>
          <w:sz w:val="20"/>
          <w:szCs w:val="20"/>
        </w:rPr>
      </w:pPr>
      <w:r w:rsidRPr="00976B05">
        <w:rPr>
          <w:rFonts w:ascii="Courier New" w:hAnsi="Courier New" w:cs="Courier New"/>
          <w:sz w:val="20"/>
          <w:szCs w:val="20"/>
        </w:rPr>
        <w:t>async function handlerStatusa(statusSub, io) {</w:t>
      </w:r>
    </w:p>
    <w:p w14:paraId="32990445" w14:textId="77777777" w:rsidR="00DD1A68" w:rsidRPr="00976B05" w:rsidRDefault="00DD1A68" w:rsidP="003C1C42">
      <w:pPr>
        <w:spacing w:line="360" w:lineRule="auto"/>
        <w:rPr>
          <w:rFonts w:ascii="Courier New" w:hAnsi="Courier New" w:cs="Courier New"/>
          <w:sz w:val="20"/>
          <w:szCs w:val="20"/>
        </w:rPr>
      </w:pPr>
      <w:r w:rsidRPr="00976B05">
        <w:rPr>
          <w:rFonts w:ascii="Courier New" w:hAnsi="Courier New" w:cs="Courier New"/>
          <w:sz w:val="20"/>
          <w:szCs w:val="20"/>
        </w:rPr>
        <w:t>    for await (const poruka of statusSub) {</w:t>
      </w:r>
    </w:p>
    <w:p w14:paraId="33458BF5" w14:textId="77777777" w:rsidR="00DD1A68" w:rsidRPr="00976B05" w:rsidRDefault="00DD1A68" w:rsidP="003C1C42">
      <w:pPr>
        <w:spacing w:line="360" w:lineRule="auto"/>
        <w:rPr>
          <w:rFonts w:ascii="Courier New" w:hAnsi="Courier New" w:cs="Courier New"/>
          <w:sz w:val="20"/>
          <w:szCs w:val="20"/>
        </w:rPr>
      </w:pPr>
      <w:r w:rsidRPr="00976B05">
        <w:rPr>
          <w:rFonts w:ascii="Courier New" w:hAnsi="Courier New" w:cs="Courier New"/>
          <w:sz w:val="20"/>
          <w:szCs w:val="20"/>
        </w:rPr>
        <w:t>        const { uredaji } = JSON.parse(sc.decode(poruka.data));</w:t>
      </w:r>
    </w:p>
    <w:p w14:paraId="0E16F506" w14:textId="77777777" w:rsidR="00DD1A68" w:rsidRPr="00976B05" w:rsidRDefault="00DD1A68" w:rsidP="003C1C42">
      <w:pPr>
        <w:spacing w:line="360" w:lineRule="auto"/>
        <w:rPr>
          <w:rFonts w:ascii="Courier New" w:hAnsi="Courier New" w:cs="Courier New"/>
          <w:sz w:val="20"/>
          <w:szCs w:val="20"/>
        </w:rPr>
      </w:pPr>
      <w:r w:rsidRPr="00976B05">
        <w:rPr>
          <w:rFonts w:ascii="Courier New" w:hAnsi="Courier New" w:cs="Courier New"/>
          <w:sz w:val="20"/>
          <w:szCs w:val="20"/>
        </w:rPr>
        <w:t>        console.log("Azuriranje uredaja: ", uredaji);</w:t>
      </w:r>
    </w:p>
    <w:p w14:paraId="21C29171" w14:textId="77777777" w:rsidR="00DD1A68" w:rsidRPr="00976B05" w:rsidRDefault="00DD1A68" w:rsidP="003C1C42">
      <w:pPr>
        <w:spacing w:line="360" w:lineRule="auto"/>
        <w:rPr>
          <w:rFonts w:ascii="Courier New" w:hAnsi="Courier New" w:cs="Courier New"/>
          <w:sz w:val="20"/>
          <w:szCs w:val="20"/>
        </w:rPr>
      </w:pPr>
      <w:r w:rsidRPr="00976B05">
        <w:rPr>
          <w:rFonts w:ascii="Courier New" w:hAnsi="Courier New" w:cs="Courier New"/>
          <w:sz w:val="20"/>
          <w:szCs w:val="20"/>
        </w:rPr>
        <w:t>        io.emit("devices-update", uredaji);</w:t>
      </w:r>
    </w:p>
    <w:p w14:paraId="4052609C" w14:textId="77777777" w:rsidR="00DD1A68" w:rsidRPr="00976B05" w:rsidRDefault="00DD1A68" w:rsidP="003C1C42">
      <w:pPr>
        <w:spacing w:line="360" w:lineRule="auto"/>
        <w:rPr>
          <w:rFonts w:ascii="Courier New" w:hAnsi="Courier New" w:cs="Courier New"/>
          <w:sz w:val="20"/>
          <w:szCs w:val="20"/>
        </w:rPr>
      </w:pPr>
      <w:r w:rsidRPr="00976B05">
        <w:rPr>
          <w:rFonts w:ascii="Courier New" w:hAnsi="Courier New" w:cs="Courier New"/>
          <w:sz w:val="20"/>
          <w:szCs w:val="20"/>
        </w:rPr>
        <w:t>    }</w:t>
      </w:r>
    </w:p>
    <w:p w14:paraId="3351223B" w14:textId="77777777" w:rsidR="00DD1A68" w:rsidRPr="00976B05" w:rsidRDefault="00DD1A68" w:rsidP="003C1C42">
      <w:pPr>
        <w:spacing w:line="360" w:lineRule="auto"/>
        <w:rPr>
          <w:rFonts w:ascii="Courier New" w:hAnsi="Courier New" w:cs="Courier New"/>
          <w:sz w:val="20"/>
          <w:szCs w:val="20"/>
        </w:rPr>
      </w:pPr>
      <w:r w:rsidRPr="00976B05">
        <w:rPr>
          <w:rFonts w:ascii="Courier New" w:hAnsi="Courier New" w:cs="Courier New"/>
          <w:sz w:val="20"/>
          <w:szCs w:val="20"/>
        </w:rPr>
        <w:t>}</w:t>
      </w:r>
    </w:p>
    <w:p w14:paraId="783F9823" w14:textId="77777777" w:rsidR="00DD1A68" w:rsidRDefault="00DD1A68" w:rsidP="003C1C42">
      <w:pPr>
        <w:spacing w:line="360" w:lineRule="auto"/>
        <w:rPr>
          <w:rFonts w:ascii="Courier New" w:hAnsi="Courier New" w:cs="Courier New"/>
          <w:sz w:val="20"/>
          <w:szCs w:val="20"/>
        </w:rPr>
      </w:pPr>
    </w:p>
    <w:p w14:paraId="6C2D9B7A" w14:textId="002E0172" w:rsidR="00DD1A68" w:rsidRDefault="00DD1A68" w:rsidP="003C1C42">
      <w:pPr>
        <w:spacing w:line="360" w:lineRule="auto"/>
        <w:rPr>
          <w:rFonts w:asciiTheme="majorBidi" w:hAnsiTheme="majorBidi" w:cstheme="majorBidi"/>
        </w:rPr>
      </w:pPr>
      <w:r>
        <w:rPr>
          <w:rFonts w:ascii="Courier New" w:hAnsi="Courier New" w:cs="Courier New"/>
          <w:sz w:val="20"/>
          <w:szCs w:val="20"/>
        </w:rPr>
        <w:lastRenderedPageBreak/>
        <w:tab/>
      </w:r>
      <w:r w:rsidRPr="00E84B49">
        <w:rPr>
          <w:rFonts w:asciiTheme="majorBidi" w:hAnsiTheme="majorBidi" w:cstheme="majorBidi"/>
        </w:rPr>
        <w:t xml:space="preserve">Posljednja NATS pretplata korištena u ovoj komponenti je na predmet </w:t>
      </w:r>
      <w:r w:rsidR="00E84B49" w:rsidRPr="00E84B49">
        <w:rPr>
          <w:rFonts w:ascii="Courier New" w:hAnsi="Courier New" w:cs="Courier New"/>
          <w:sz w:val="22"/>
          <w:szCs w:val="22"/>
        </w:rPr>
        <w:t>d</w:t>
      </w:r>
      <w:r w:rsidR="00E84B49" w:rsidRPr="00E84B49">
        <w:rPr>
          <w:rFonts w:ascii="Courier New" w:hAnsi="Courier New" w:cs="Courier New"/>
          <w:sz w:val="20"/>
          <w:szCs w:val="20"/>
        </w:rPr>
        <w:t>atabase.data</w:t>
      </w:r>
      <w:r w:rsidR="00E84B49" w:rsidRPr="00E84B49">
        <w:rPr>
          <w:rFonts w:asciiTheme="majorBidi" w:hAnsiTheme="majorBidi" w:cstheme="majorBidi"/>
        </w:rPr>
        <w:t xml:space="preserve"> te pripadna fu</w:t>
      </w:r>
      <w:r w:rsidR="00E84B49">
        <w:rPr>
          <w:rFonts w:asciiTheme="majorBidi" w:hAnsiTheme="majorBidi" w:cstheme="majorBidi"/>
        </w:rPr>
        <w:t xml:space="preserve">nkcija </w:t>
      </w:r>
      <w:r w:rsidR="00E84B49">
        <w:rPr>
          <w:rFonts w:ascii="Courier New" w:hAnsi="Courier New" w:cs="Courier New"/>
          <w:sz w:val="20"/>
          <w:szCs w:val="20"/>
        </w:rPr>
        <w:t>handlerPodatakaIzBaze</w:t>
      </w:r>
      <w:r w:rsidR="00E84B49">
        <w:rPr>
          <w:rFonts w:asciiTheme="majorBidi" w:hAnsiTheme="majorBidi" w:cstheme="majorBidi"/>
        </w:rPr>
        <w:t xml:space="preserve">. </w:t>
      </w:r>
      <w:r w:rsidR="0081668E" w:rsidRPr="0081668E">
        <w:rPr>
          <w:rFonts w:asciiTheme="majorBidi" w:hAnsiTheme="majorBidi" w:cstheme="majorBidi"/>
        </w:rPr>
        <w:t>Ovom pretplatom se primaju netom pohranjeni podaci od sloja za obradu podataka te se prosljeđuju k</w:t>
      </w:r>
      <w:r w:rsidR="0081668E">
        <w:rPr>
          <w:rFonts w:asciiTheme="majorBidi" w:hAnsiTheme="majorBidi" w:cstheme="majorBidi"/>
        </w:rPr>
        <w:t xml:space="preserve">orisničkom sučelju putem Socket.io događaja </w:t>
      </w:r>
      <w:r w:rsidR="00493674">
        <w:rPr>
          <w:rFonts w:ascii="Courier New" w:hAnsi="Courier New" w:cs="Courier New"/>
          <w:sz w:val="20"/>
          <w:szCs w:val="20"/>
        </w:rPr>
        <w:t>database_data</w:t>
      </w:r>
      <w:r w:rsidR="00493674">
        <w:rPr>
          <w:rFonts w:asciiTheme="majorBidi" w:hAnsiTheme="majorBidi" w:cstheme="majorBidi"/>
        </w:rPr>
        <w:t xml:space="preserve">. </w:t>
      </w:r>
      <w:r w:rsidR="00493674" w:rsidRPr="00493674">
        <w:rPr>
          <w:rFonts w:asciiTheme="majorBidi" w:hAnsiTheme="majorBidi" w:cstheme="majorBidi"/>
        </w:rPr>
        <w:t xml:space="preserve">Može se primijetiti da, iako se isti podaci već šalju korisničkom sučelju </w:t>
      </w:r>
      <w:r w:rsidR="00493674">
        <w:rPr>
          <w:rFonts w:asciiTheme="majorBidi" w:hAnsiTheme="majorBidi" w:cstheme="majorBidi"/>
        </w:rPr>
        <w:t xml:space="preserve">u funkciji </w:t>
      </w:r>
      <w:r w:rsidR="00493674">
        <w:rPr>
          <w:rFonts w:ascii="Courier New" w:hAnsi="Courier New" w:cs="Courier New"/>
          <w:sz w:val="20"/>
          <w:szCs w:val="20"/>
        </w:rPr>
        <w:t>handlerPodataka</w:t>
      </w:r>
      <w:r w:rsidR="00493674">
        <w:rPr>
          <w:rFonts w:asciiTheme="majorBidi" w:hAnsiTheme="majorBidi" w:cstheme="majorBidi"/>
        </w:rPr>
        <w:t xml:space="preserve">, </w:t>
      </w:r>
      <w:r w:rsidR="00713E34">
        <w:rPr>
          <w:rFonts w:asciiTheme="majorBidi" w:hAnsiTheme="majorBidi" w:cstheme="majorBidi"/>
        </w:rPr>
        <w:t>ti podaci su oni direktno pristigli s pristupne točke za uređaje, bez pohrane u bazu. Podaci poslani u ovoj funkciji predstavljaju potvrđeno spremljenu kopiju podataka</w:t>
      </w:r>
      <w:r w:rsidR="006307D0">
        <w:rPr>
          <w:rFonts w:asciiTheme="majorBidi" w:hAnsiTheme="majorBidi" w:cstheme="majorBidi"/>
        </w:rPr>
        <w:t xml:space="preserve">. </w:t>
      </w:r>
      <w:r w:rsidR="006307D0" w:rsidRPr="00476D40">
        <w:rPr>
          <w:rFonts w:asciiTheme="majorBidi" w:hAnsiTheme="majorBidi" w:cstheme="majorBidi"/>
        </w:rPr>
        <w:t>Ovime se postiže povećanje pouzdanosti</w:t>
      </w:r>
      <w:r w:rsidR="00476D40" w:rsidRPr="00476D40">
        <w:rPr>
          <w:rFonts w:asciiTheme="majorBidi" w:hAnsiTheme="majorBidi" w:cstheme="majorBidi"/>
        </w:rPr>
        <w:t>, potvrdom korisniku da su pristigli podaci pohranjeni, a istovremeno se zadržava pre</w:t>
      </w:r>
      <w:r w:rsidR="00476D40">
        <w:rPr>
          <w:rFonts w:asciiTheme="majorBidi" w:hAnsiTheme="majorBidi" w:cstheme="majorBidi"/>
        </w:rPr>
        <w:t>dnost direktnog slanja podataka bez pohrane, u vidu smanjene latencije</w:t>
      </w:r>
      <w:r w:rsidR="007D590E">
        <w:rPr>
          <w:rFonts w:asciiTheme="majorBidi" w:hAnsiTheme="majorBidi" w:cstheme="majorBidi"/>
        </w:rPr>
        <w:t xml:space="preserve">. </w:t>
      </w:r>
    </w:p>
    <w:p w14:paraId="3B0DC7AF" w14:textId="77777777" w:rsidR="007D590E" w:rsidRDefault="007D590E" w:rsidP="003C1C42">
      <w:pPr>
        <w:spacing w:line="360" w:lineRule="auto"/>
        <w:rPr>
          <w:rFonts w:asciiTheme="majorBidi" w:hAnsiTheme="majorBidi" w:cstheme="majorBidi"/>
        </w:rPr>
      </w:pPr>
    </w:p>
    <w:p w14:paraId="23A27AEF" w14:textId="77777777" w:rsidR="00976B05" w:rsidRPr="00976B05" w:rsidRDefault="00976B05" w:rsidP="003C1C42">
      <w:pPr>
        <w:spacing w:line="360" w:lineRule="auto"/>
        <w:rPr>
          <w:rFonts w:ascii="Courier New" w:hAnsi="Courier New" w:cs="Courier New"/>
          <w:sz w:val="20"/>
          <w:szCs w:val="20"/>
        </w:rPr>
      </w:pPr>
      <w:r w:rsidRPr="00976B05">
        <w:rPr>
          <w:rFonts w:ascii="Courier New" w:hAnsi="Courier New" w:cs="Courier New"/>
          <w:sz w:val="20"/>
          <w:szCs w:val="20"/>
        </w:rPr>
        <w:t>async function handlerPodatakaIzBaze(databaseSub, io) {</w:t>
      </w:r>
    </w:p>
    <w:p w14:paraId="2B52E30A" w14:textId="77777777" w:rsidR="00976B05" w:rsidRPr="00976B05" w:rsidRDefault="00976B05" w:rsidP="003C1C42">
      <w:pPr>
        <w:spacing w:line="360" w:lineRule="auto"/>
        <w:rPr>
          <w:rFonts w:ascii="Courier New" w:hAnsi="Courier New" w:cs="Courier New"/>
          <w:sz w:val="20"/>
          <w:szCs w:val="20"/>
        </w:rPr>
      </w:pPr>
      <w:r w:rsidRPr="00976B05">
        <w:rPr>
          <w:rFonts w:ascii="Courier New" w:hAnsi="Courier New" w:cs="Courier New"/>
          <w:sz w:val="20"/>
          <w:szCs w:val="20"/>
        </w:rPr>
        <w:t>    for await (const poruka of databaseSub) {</w:t>
      </w:r>
    </w:p>
    <w:p w14:paraId="25DCC3A9" w14:textId="77777777" w:rsidR="00976B05" w:rsidRPr="00976B05" w:rsidRDefault="00976B05" w:rsidP="003C1C42">
      <w:pPr>
        <w:spacing w:line="360" w:lineRule="auto"/>
        <w:rPr>
          <w:rFonts w:ascii="Courier New" w:hAnsi="Courier New" w:cs="Courier New"/>
          <w:sz w:val="20"/>
          <w:szCs w:val="20"/>
          <w:lang w:val="fr-FR"/>
        </w:rPr>
      </w:pPr>
      <w:r w:rsidRPr="00976B05">
        <w:rPr>
          <w:rFonts w:ascii="Courier New" w:hAnsi="Courier New" w:cs="Courier New"/>
          <w:sz w:val="20"/>
          <w:szCs w:val="20"/>
        </w:rPr>
        <w:t xml:space="preserve">        </w:t>
      </w:r>
      <w:r w:rsidRPr="00976B05">
        <w:rPr>
          <w:rFonts w:ascii="Courier New" w:hAnsi="Courier New" w:cs="Courier New"/>
          <w:sz w:val="20"/>
          <w:szCs w:val="20"/>
          <w:lang w:val="fr-FR"/>
        </w:rPr>
        <w:t>const podaci = JSON.parse(sc.decode(poruka.data));</w:t>
      </w:r>
    </w:p>
    <w:p w14:paraId="214AF9BF" w14:textId="77777777" w:rsidR="00976B05" w:rsidRPr="00976B05" w:rsidRDefault="00976B05" w:rsidP="003C1C42">
      <w:pPr>
        <w:spacing w:line="360" w:lineRule="auto"/>
        <w:rPr>
          <w:rFonts w:ascii="Courier New" w:hAnsi="Courier New" w:cs="Courier New"/>
          <w:sz w:val="20"/>
          <w:szCs w:val="20"/>
        </w:rPr>
      </w:pPr>
      <w:r w:rsidRPr="00976B05">
        <w:rPr>
          <w:rFonts w:ascii="Courier New" w:hAnsi="Courier New" w:cs="Courier New"/>
          <w:sz w:val="20"/>
          <w:szCs w:val="20"/>
          <w:lang w:val="fr-FR"/>
        </w:rPr>
        <w:t xml:space="preserve">        </w:t>
      </w:r>
      <w:r w:rsidRPr="00976B05">
        <w:rPr>
          <w:rFonts w:ascii="Courier New" w:hAnsi="Courier New" w:cs="Courier New"/>
          <w:sz w:val="20"/>
          <w:szCs w:val="20"/>
        </w:rPr>
        <w:t>console.log("Saljem podatke iz baze na frontend: ", podaci);</w:t>
      </w:r>
    </w:p>
    <w:p w14:paraId="545BD593" w14:textId="77777777" w:rsidR="00976B05" w:rsidRPr="00976B05" w:rsidRDefault="00976B05" w:rsidP="003C1C42">
      <w:pPr>
        <w:spacing w:line="360" w:lineRule="auto"/>
        <w:rPr>
          <w:rFonts w:ascii="Courier New" w:hAnsi="Courier New" w:cs="Courier New"/>
          <w:sz w:val="20"/>
          <w:szCs w:val="20"/>
        </w:rPr>
      </w:pPr>
      <w:r w:rsidRPr="00976B05">
        <w:rPr>
          <w:rFonts w:ascii="Courier New" w:hAnsi="Courier New" w:cs="Courier New"/>
          <w:sz w:val="20"/>
          <w:szCs w:val="20"/>
        </w:rPr>
        <w:t>        io.emit("database_data", podaci);</w:t>
      </w:r>
    </w:p>
    <w:p w14:paraId="621D434A" w14:textId="77777777" w:rsidR="00976B05" w:rsidRPr="00976B05" w:rsidRDefault="00976B05" w:rsidP="003C1C42">
      <w:pPr>
        <w:spacing w:line="360" w:lineRule="auto"/>
        <w:rPr>
          <w:rFonts w:ascii="Courier New" w:hAnsi="Courier New" w:cs="Courier New"/>
          <w:sz w:val="20"/>
          <w:szCs w:val="20"/>
        </w:rPr>
      </w:pPr>
      <w:r w:rsidRPr="00976B05">
        <w:rPr>
          <w:rFonts w:ascii="Courier New" w:hAnsi="Courier New" w:cs="Courier New"/>
          <w:sz w:val="20"/>
          <w:szCs w:val="20"/>
        </w:rPr>
        <w:t>    }</w:t>
      </w:r>
    </w:p>
    <w:p w14:paraId="17AB5463" w14:textId="77777777" w:rsidR="00976B05" w:rsidRPr="00976B05" w:rsidRDefault="00976B05" w:rsidP="003C1C42">
      <w:pPr>
        <w:spacing w:line="360" w:lineRule="auto"/>
        <w:rPr>
          <w:rFonts w:ascii="Courier New" w:hAnsi="Courier New" w:cs="Courier New"/>
          <w:sz w:val="20"/>
          <w:szCs w:val="20"/>
        </w:rPr>
      </w:pPr>
      <w:r w:rsidRPr="00976B05">
        <w:rPr>
          <w:rFonts w:ascii="Courier New" w:hAnsi="Courier New" w:cs="Courier New"/>
          <w:sz w:val="20"/>
          <w:szCs w:val="20"/>
        </w:rPr>
        <w:t>}</w:t>
      </w:r>
    </w:p>
    <w:p w14:paraId="0C1AF8D7" w14:textId="77777777" w:rsidR="009E3D35" w:rsidRDefault="009E3D35" w:rsidP="003C1C42">
      <w:pPr>
        <w:spacing w:line="360" w:lineRule="auto"/>
        <w:rPr>
          <w:rFonts w:asciiTheme="majorBidi" w:hAnsiTheme="majorBidi" w:cstheme="majorBidi"/>
        </w:rPr>
      </w:pPr>
    </w:p>
    <w:p w14:paraId="5108053D" w14:textId="65FD36C4" w:rsidR="00976B05" w:rsidRDefault="00976B05" w:rsidP="003C1C42">
      <w:pPr>
        <w:spacing w:line="360" w:lineRule="auto"/>
        <w:rPr>
          <w:rFonts w:asciiTheme="majorBidi" w:hAnsiTheme="majorBidi" w:cstheme="majorBidi"/>
        </w:rPr>
      </w:pPr>
      <w:r>
        <w:rPr>
          <w:rFonts w:asciiTheme="majorBidi" w:hAnsiTheme="majorBidi" w:cstheme="majorBidi"/>
        </w:rPr>
        <w:tab/>
      </w:r>
      <w:r w:rsidR="00453E6C">
        <w:rPr>
          <w:rFonts w:asciiTheme="majorBidi" w:hAnsiTheme="majorBidi" w:cstheme="majorBidi"/>
        </w:rPr>
        <w:t xml:space="preserve">Socket.io protokol ova komponenta koristi isključivo za komunikaciju s korisničkim sučeljem. </w:t>
      </w:r>
      <w:r w:rsidR="00453E6C" w:rsidRPr="001E2C14">
        <w:rPr>
          <w:rFonts w:asciiTheme="majorBidi" w:hAnsiTheme="majorBidi" w:cstheme="majorBidi"/>
        </w:rPr>
        <w:t>Pri pokretanju korisničkog sučelja, ono se povezuje na pristupnu točku</w:t>
      </w:r>
      <w:r w:rsidR="001E2C14" w:rsidRPr="001E2C14">
        <w:rPr>
          <w:rFonts w:asciiTheme="majorBidi" w:hAnsiTheme="majorBidi" w:cstheme="majorBidi"/>
        </w:rPr>
        <w:t xml:space="preserve"> te prito</w:t>
      </w:r>
      <w:r w:rsidR="001E2C14">
        <w:rPr>
          <w:rFonts w:asciiTheme="majorBidi" w:hAnsiTheme="majorBidi" w:cstheme="majorBidi"/>
        </w:rPr>
        <w:t xml:space="preserve">m generira Socket.io događaj </w:t>
      </w:r>
      <w:r w:rsidR="001E2C14">
        <w:rPr>
          <w:rFonts w:ascii="Courier New" w:hAnsi="Courier New" w:cs="Courier New"/>
          <w:sz w:val="20"/>
          <w:szCs w:val="20"/>
        </w:rPr>
        <w:t>connection</w:t>
      </w:r>
      <w:r w:rsidR="001E2C14">
        <w:rPr>
          <w:rFonts w:asciiTheme="majorBidi" w:hAnsiTheme="majorBidi" w:cstheme="majorBidi"/>
        </w:rPr>
        <w:t xml:space="preserve">. Obrada ovog događaja podrazumijeva </w:t>
      </w:r>
      <w:r w:rsidR="0043434F">
        <w:rPr>
          <w:rFonts w:asciiTheme="majorBidi" w:hAnsiTheme="majorBidi" w:cstheme="majorBidi"/>
        </w:rPr>
        <w:t xml:space="preserve">dobavljanje liste trenutno povezanih uređaja. Naime, iako se prilikom svakog novog povezivanja ili odspajanja uređaja </w:t>
      </w:r>
      <w:r w:rsidR="001703B6">
        <w:rPr>
          <w:rFonts w:asciiTheme="majorBidi" w:hAnsiTheme="majorBidi" w:cstheme="majorBidi"/>
        </w:rPr>
        <w:t>objavljuje NATS poruka, zbog neperzistentnosti NATS komunikacije, informacije pristigle prije početka</w:t>
      </w:r>
      <w:r w:rsidR="005230DE">
        <w:rPr>
          <w:rFonts w:asciiTheme="majorBidi" w:hAnsiTheme="majorBidi" w:cstheme="majorBidi"/>
        </w:rPr>
        <w:t xml:space="preserve"> rada ove komponente neće biti primljene. </w:t>
      </w:r>
      <w:r w:rsidR="005230DE" w:rsidRPr="005230DE">
        <w:rPr>
          <w:rFonts w:asciiTheme="majorBidi" w:hAnsiTheme="majorBidi" w:cstheme="majorBidi"/>
        </w:rPr>
        <w:t>Kako bi se osigurao uvid u situaciju u trenutku pokretanja korisn</w:t>
      </w:r>
      <w:r w:rsidR="005230DE">
        <w:rPr>
          <w:rFonts w:asciiTheme="majorBidi" w:hAnsiTheme="majorBidi" w:cstheme="majorBidi"/>
        </w:rPr>
        <w:t xml:space="preserve">ičkog sučelja, neovisno o prethodnim događajima, </w:t>
      </w:r>
      <w:r w:rsidR="00591141">
        <w:rPr>
          <w:rFonts w:asciiTheme="majorBidi" w:hAnsiTheme="majorBidi" w:cstheme="majorBidi"/>
        </w:rPr>
        <w:t xml:space="preserve">šalje se NATS zahtjev na predmet </w:t>
      </w:r>
      <w:r w:rsidR="00591141">
        <w:rPr>
          <w:rFonts w:ascii="Courier New" w:hAnsi="Courier New" w:cs="Courier New"/>
          <w:sz w:val="20"/>
          <w:szCs w:val="20"/>
        </w:rPr>
        <w:t>devices.list</w:t>
      </w:r>
      <w:r w:rsidR="00591141">
        <w:rPr>
          <w:rFonts w:asciiTheme="majorBidi" w:hAnsiTheme="majorBidi" w:cstheme="majorBidi"/>
        </w:rPr>
        <w:t>, nakon čega se očekuje odgovor. Odgovor šalje pristupna točka za uređaje, kao što je prethodno opisano, u obliku trenutne liste spojenih uređaja.</w:t>
      </w:r>
    </w:p>
    <w:p w14:paraId="0FFB0AF8" w14:textId="36A953B4" w:rsidR="00A75FB5" w:rsidRDefault="00A75FB5" w:rsidP="003C1C42">
      <w:pPr>
        <w:spacing w:line="360" w:lineRule="auto"/>
        <w:rPr>
          <w:rFonts w:asciiTheme="majorBidi" w:hAnsiTheme="majorBidi" w:cstheme="majorBidi"/>
        </w:rPr>
      </w:pPr>
      <w:r>
        <w:rPr>
          <w:rFonts w:asciiTheme="majorBidi" w:hAnsiTheme="majorBidi" w:cstheme="majorBidi"/>
        </w:rPr>
        <w:lastRenderedPageBreak/>
        <w:tab/>
        <w:t xml:space="preserve">U sklopu funkcije slušatelja koja obrađuje događaj povezivanja, </w:t>
      </w:r>
      <w:r w:rsidR="00D06A2D">
        <w:rPr>
          <w:rFonts w:asciiTheme="majorBidi" w:hAnsiTheme="majorBidi" w:cstheme="majorBidi"/>
        </w:rPr>
        <w:t xml:space="preserve">ugniježđeno se definira funkcija koja obrađuje Socket.io događaj </w:t>
      </w:r>
      <w:r w:rsidR="00D06A2D">
        <w:rPr>
          <w:rFonts w:ascii="Courier New" w:hAnsi="Courier New" w:cs="Courier New"/>
          <w:sz w:val="20"/>
          <w:szCs w:val="20"/>
        </w:rPr>
        <w:t>request-data</w:t>
      </w:r>
      <w:r w:rsidR="00D06A2D">
        <w:rPr>
          <w:rFonts w:asciiTheme="majorBidi" w:hAnsiTheme="majorBidi" w:cstheme="majorBidi"/>
        </w:rPr>
        <w:t xml:space="preserve">. To je događaj koji s korisničkog sučelja pristiže kad korisnik, pritiskom na gumb, zatraži trenutno generiranje i slanje podataka s određenog uređaja, izvan uobičajenog 5-sekundnog intervala. </w:t>
      </w:r>
      <w:r w:rsidR="00FE3E75">
        <w:rPr>
          <w:rFonts w:asciiTheme="majorBidi" w:hAnsiTheme="majorBidi" w:cstheme="majorBidi"/>
        </w:rPr>
        <w:t xml:space="preserve">Pristupna točka za korisničko sučelje preuzima sadržaj poslan uz ovaj događaj, koji podrazumijeva ID željenog uređaja te prosljeđuje </w:t>
      </w:r>
      <w:r w:rsidR="00955B00">
        <w:rPr>
          <w:rFonts w:asciiTheme="majorBidi" w:hAnsiTheme="majorBidi" w:cstheme="majorBidi"/>
        </w:rPr>
        <w:t xml:space="preserve">naredbu pristupnoj točki za uređaje putem već spomenutog NATS predmeta oblika </w:t>
      </w:r>
      <w:r w:rsidR="00955B00">
        <w:rPr>
          <w:rFonts w:ascii="Courier New" w:hAnsi="Courier New" w:cs="Courier New"/>
          <w:sz w:val="22"/>
          <w:szCs w:val="22"/>
        </w:rPr>
        <w:t>d</w:t>
      </w:r>
      <w:r w:rsidR="00955B00">
        <w:rPr>
          <w:rFonts w:ascii="Courier New" w:hAnsi="Courier New" w:cs="Courier New"/>
          <w:sz w:val="20"/>
          <w:szCs w:val="20"/>
        </w:rPr>
        <w:t>evices.commands.[ID_UREĐAJA]</w:t>
      </w:r>
      <w:r w:rsidR="00955B00">
        <w:rPr>
          <w:rFonts w:asciiTheme="majorBidi" w:hAnsiTheme="majorBidi" w:cstheme="majorBidi"/>
        </w:rPr>
        <w:t xml:space="preserve">. </w:t>
      </w:r>
      <w:r w:rsidR="00770C8A">
        <w:rPr>
          <w:rFonts w:asciiTheme="majorBidi" w:hAnsiTheme="majorBidi" w:cstheme="majorBidi"/>
        </w:rPr>
        <w:t>Kad uređaj pošalje podatke, oni prolaze isti put kao i periodički generirani podaci te se</w:t>
      </w:r>
      <w:r w:rsidR="00F80FB4">
        <w:rPr>
          <w:rFonts w:asciiTheme="majorBidi" w:hAnsiTheme="majorBidi" w:cstheme="majorBidi"/>
        </w:rPr>
        <w:t>, kao što je ranije opisano, primaju iz dva različita smjera i prosljeđuju korisničkom sučelju.</w:t>
      </w:r>
      <w:r w:rsidR="00E370FC">
        <w:rPr>
          <w:rFonts w:asciiTheme="majorBidi" w:hAnsiTheme="majorBidi" w:cstheme="majorBidi"/>
        </w:rPr>
        <w:t xml:space="preserve"> Programski kod funkcije slušatelja za događaj </w:t>
      </w:r>
      <w:r w:rsidR="00E370FC">
        <w:rPr>
          <w:rFonts w:ascii="Courier New" w:hAnsi="Courier New" w:cs="Courier New"/>
          <w:sz w:val="20"/>
          <w:szCs w:val="20"/>
        </w:rPr>
        <w:t>connection</w:t>
      </w:r>
      <w:r w:rsidR="00E370FC">
        <w:rPr>
          <w:rFonts w:asciiTheme="majorBidi" w:hAnsiTheme="majorBidi" w:cstheme="majorBidi"/>
        </w:rPr>
        <w:t>, zajedno sa svim ugniježđenim slušateljima, u cijelosti je prikazan u nastavku:</w:t>
      </w:r>
    </w:p>
    <w:p w14:paraId="3B5DA383" w14:textId="77777777" w:rsidR="00E370FC" w:rsidRDefault="00E370FC" w:rsidP="003C1C42">
      <w:pPr>
        <w:spacing w:line="360" w:lineRule="auto"/>
        <w:rPr>
          <w:rFonts w:asciiTheme="majorBidi" w:hAnsiTheme="majorBidi" w:cstheme="majorBidi"/>
        </w:rPr>
      </w:pPr>
    </w:p>
    <w:p w14:paraId="67CC0CCB"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io.on("connection", async (</w:t>
      </w:r>
      <w:r w:rsidRPr="00F36E34">
        <w:rPr>
          <w:rFonts w:ascii="Courier New" w:hAnsi="Courier New" w:cs="Courier New"/>
          <w:i/>
          <w:iCs/>
          <w:sz w:val="20"/>
          <w:szCs w:val="20"/>
        </w:rPr>
        <w:t>socket</w:t>
      </w:r>
      <w:r w:rsidRPr="00F36E34">
        <w:rPr>
          <w:rFonts w:ascii="Courier New" w:hAnsi="Courier New" w:cs="Courier New"/>
          <w:sz w:val="20"/>
          <w:szCs w:val="20"/>
        </w:rPr>
        <w:t xml:space="preserve">) </w:t>
      </w:r>
      <w:r w:rsidRPr="00F36E34">
        <w:rPr>
          <w:rFonts w:ascii="Courier New" w:hAnsi="Courier New" w:cs="Courier New"/>
          <w:i/>
          <w:iCs/>
          <w:sz w:val="20"/>
          <w:szCs w:val="20"/>
        </w:rPr>
        <w:t>=&gt;</w:t>
      </w:r>
      <w:r w:rsidRPr="00F36E34">
        <w:rPr>
          <w:rFonts w:ascii="Courier New" w:hAnsi="Courier New" w:cs="Courier New"/>
          <w:sz w:val="20"/>
          <w:szCs w:val="20"/>
        </w:rPr>
        <w:t xml:space="preserve"> {</w:t>
      </w:r>
    </w:p>
    <w:p w14:paraId="1A13BFDC"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xml:space="preserve">        console.log("Frontend povezan:", </w:t>
      </w:r>
      <w:r w:rsidRPr="00F36E34">
        <w:rPr>
          <w:rFonts w:ascii="Courier New" w:hAnsi="Courier New" w:cs="Courier New"/>
          <w:i/>
          <w:iCs/>
          <w:sz w:val="20"/>
          <w:szCs w:val="20"/>
        </w:rPr>
        <w:t>socket</w:t>
      </w:r>
      <w:r w:rsidRPr="00F36E34">
        <w:rPr>
          <w:rFonts w:ascii="Courier New" w:hAnsi="Courier New" w:cs="Courier New"/>
          <w:sz w:val="20"/>
          <w:szCs w:val="20"/>
        </w:rPr>
        <w:t>.id);</w:t>
      </w:r>
    </w:p>
    <w:p w14:paraId="02B414EC" w14:textId="77777777" w:rsidR="00F36E34" w:rsidRPr="00F36E34" w:rsidRDefault="00F36E34" w:rsidP="003C1C42">
      <w:pPr>
        <w:spacing w:line="360" w:lineRule="auto"/>
        <w:rPr>
          <w:rFonts w:ascii="Courier New" w:hAnsi="Courier New" w:cs="Courier New"/>
          <w:sz w:val="20"/>
          <w:szCs w:val="20"/>
        </w:rPr>
      </w:pPr>
    </w:p>
    <w:p w14:paraId="51934579"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try {</w:t>
      </w:r>
    </w:p>
    <w:p w14:paraId="19DD2574"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xml:space="preserve">            </w:t>
      </w:r>
      <w:r w:rsidRPr="00F36E34">
        <w:rPr>
          <w:rFonts w:ascii="Courier New" w:hAnsi="Courier New" w:cs="Courier New"/>
          <w:i/>
          <w:iCs/>
          <w:sz w:val="20"/>
          <w:szCs w:val="20"/>
        </w:rPr>
        <w:t>const</w:t>
      </w:r>
      <w:r w:rsidRPr="00F36E34">
        <w:rPr>
          <w:rFonts w:ascii="Courier New" w:hAnsi="Courier New" w:cs="Courier New"/>
          <w:sz w:val="20"/>
          <w:szCs w:val="20"/>
        </w:rPr>
        <w:t xml:space="preserve"> reply = await nc.request(</w:t>
      </w:r>
    </w:p>
    <w:p w14:paraId="53F28C3C"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"devices.list",</w:t>
      </w:r>
    </w:p>
    <w:p w14:paraId="1AFAC360"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sc.encode(""),</w:t>
      </w:r>
    </w:p>
    <w:p w14:paraId="2125EABB"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 timeout: 1000 }</w:t>
      </w:r>
    </w:p>
    <w:p w14:paraId="46AACBE5"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w:t>
      </w:r>
    </w:p>
    <w:p w14:paraId="215CE05E"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xml:space="preserve">            </w:t>
      </w:r>
      <w:r w:rsidRPr="00F36E34">
        <w:rPr>
          <w:rFonts w:ascii="Courier New" w:hAnsi="Courier New" w:cs="Courier New"/>
          <w:i/>
          <w:iCs/>
          <w:sz w:val="20"/>
          <w:szCs w:val="20"/>
        </w:rPr>
        <w:t>const</w:t>
      </w:r>
      <w:r w:rsidRPr="00F36E34">
        <w:rPr>
          <w:rFonts w:ascii="Courier New" w:hAnsi="Courier New" w:cs="Courier New"/>
          <w:sz w:val="20"/>
          <w:szCs w:val="20"/>
        </w:rPr>
        <w:t xml:space="preserve"> { uredaji } = JSON.parse(sc.decode(reply.data));</w:t>
      </w:r>
    </w:p>
    <w:p w14:paraId="03183744"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xml:space="preserve">            </w:t>
      </w:r>
      <w:r w:rsidRPr="00F36E34">
        <w:rPr>
          <w:rFonts w:ascii="Courier New" w:hAnsi="Courier New" w:cs="Courier New"/>
          <w:i/>
          <w:iCs/>
          <w:sz w:val="20"/>
          <w:szCs w:val="20"/>
        </w:rPr>
        <w:t>socket</w:t>
      </w:r>
      <w:r w:rsidRPr="00F36E34">
        <w:rPr>
          <w:rFonts w:ascii="Courier New" w:hAnsi="Courier New" w:cs="Courier New"/>
          <w:sz w:val="20"/>
          <w:szCs w:val="20"/>
        </w:rPr>
        <w:t>.emit("devices-update", uredaji);</w:t>
      </w:r>
    </w:p>
    <w:p w14:paraId="530CD942"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 catch (err) {</w:t>
      </w:r>
    </w:p>
    <w:p w14:paraId="2EF7A39A"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console.log("Nemoguce dohvatiti listu uredaja:", err.message);</w:t>
      </w:r>
    </w:p>
    <w:p w14:paraId="6D4C27A1"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w:t>
      </w:r>
    </w:p>
    <w:p w14:paraId="1D993FC8" w14:textId="77777777" w:rsidR="00F36E34" w:rsidRPr="00F36E34" w:rsidRDefault="00F36E34" w:rsidP="003C1C42">
      <w:pPr>
        <w:spacing w:line="360" w:lineRule="auto"/>
        <w:rPr>
          <w:rFonts w:ascii="Courier New" w:hAnsi="Courier New" w:cs="Courier New"/>
          <w:sz w:val="20"/>
          <w:szCs w:val="20"/>
        </w:rPr>
      </w:pPr>
    </w:p>
    <w:p w14:paraId="1B308B8A"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xml:space="preserve">        </w:t>
      </w:r>
      <w:r w:rsidRPr="00F36E34">
        <w:rPr>
          <w:rFonts w:ascii="Courier New" w:hAnsi="Courier New" w:cs="Courier New"/>
          <w:i/>
          <w:iCs/>
          <w:sz w:val="20"/>
          <w:szCs w:val="20"/>
        </w:rPr>
        <w:t>socket</w:t>
      </w:r>
      <w:r w:rsidRPr="00F36E34">
        <w:rPr>
          <w:rFonts w:ascii="Courier New" w:hAnsi="Courier New" w:cs="Courier New"/>
          <w:sz w:val="20"/>
          <w:szCs w:val="20"/>
        </w:rPr>
        <w:t>.on("request-data", (</w:t>
      </w:r>
      <w:r w:rsidRPr="00F36E34">
        <w:rPr>
          <w:rFonts w:ascii="Courier New" w:hAnsi="Courier New" w:cs="Courier New"/>
          <w:i/>
          <w:iCs/>
          <w:sz w:val="20"/>
          <w:szCs w:val="20"/>
        </w:rPr>
        <w:t>deviceId</w:t>
      </w:r>
      <w:r w:rsidRPr="00F36E34">
        <w:rPr>
          <w:rFonts w:ascii="Courier New" w:hAnsi="Courier New" w:cs="Courier New"/>
          <w:sz w:val="20"/>
          <w:szCs w:val="20"/>
        </w:rPr>
        <w:t xml:space="preserve">) </w:t>
      </w:r>
      <w:r w:rsidRPr="00F36E34">
        <w:rPr>
          <w:rFonts w:ascii="Courier New" w:hAnsi="Courier New" w:cs="Courier New"/>
          <w:i/>
          <w:iCs/>
          <w:sz w:val="20"/>
          <w:szCs w:val="20"/>
        </w:rPr>
        <w:t>=&gt;</w:t>
      </w:r>
      <w:r w:rsidRPr="00F36E34">
        <w:rPr>
          <w:rFonts w:ascii="Courier New" w:hAnsi="Courier New" w:cs="Courier New"/>
          <w:sz w:val="20"/>
          <w:szCs w:val="20"/>
        </w:rPr>
        <w:t xml:space="preserve"> {</w:t>
      </w:r>
    </w:p>
    <w:p w14:paraId="3065E33B"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lastRenderedPageBreak/>
        <w:t xml:space="preserve">            console.log("Frontend trazi podatke od uredaja:", </w:t>
      </w:r>
      <w:r w:rsidRPr="00F36E34">
        <w:rPr>
          <w:rFonts w:ascii="Courier New" w:hAnsi="Courier New" w:cs="Courier New"/>
          <w:i/>
          <w:iCs/>
          <w:sz w:val="20"/>
          <w:szCs w:val="20"/>
        </w:rPr>
        <w:t>deviceId</w:t>
      </w:r>
      <w:r w:rsidRPr="00F36E34">
        <w:rPr>
          <w:rFonts w:ascii="Courier New" w:hAnsi="Courier New" w:cs="Courier New"/>
          <w:sz w:val="20"/>
          <w:szCs w:val="20"/>
        </w:rPr>
        <w:t>);</w:t>
      </w:r>
    </w:p>
    <w:p w14:paraId="4FCB2DD1"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nc.publish(</w:t>
      </w:r>
    </w:p>
    <w:p w14:paraId="40A98D88"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`devices.commands.${</w:t>
      </w:r>
      <w:r w:rsidRPr="00F36E34">
        <w:rPr>
          <w:rFonts w:ascii="Courier New" w:hAnsi="Courier New" w:cs="Courier New"/>
          <w:i/>
          <w:iCs/>
          <w:sz w:val="20"/>
          <w:szCs w:val="20"/>
        </w:rPr>
        <w:t>deviceId</w:t>
      </w:r>
      <w:r w:rsidRPr="00F36E34">
        <w:rPr>
          <w:rFonts w:ascii="Courier New" w:hAnsi="Courier New" w:cs="Courier New"/>
          <w:sz w:val="20"/>
          <w:szCs w:val="20"/>
        </w:rPr>
        <w:t>}`,</w:t>
      </w:r>
    </w:p>
    <w:p w14:paraId="43A775BE"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sc.encode(JSON.stringify({ deviceId }))</w:t>
      </w:r>
    </w:p>
    <w:p w14:paraId="0A5CE3FA"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w:t>
      </w:r>
    </w:p>
    <w:p w14:paraId="28A29B27"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w:t>
      </w:r>
    </w:p>
    <w:p w14:paraId="0126FCE4" w14:textId="77777777" w:rsidR="00F36E34" w:rsidRPr="00F36E34" w:rsidRDefault="00F36E34" w:rsidP="003C1C42">
      <w:pPr>
        <w:spacing w:line="360" w:lineRule="auto"/>
        <w:rPr>
          <w:rFonts w:ascii="Courier New" w:hAnsi="Courier New" w:cs="Courier New"/>
          <w:sz w:val="20"/>
          <w:szCs w:val="20"/>
        </w:rPr>
      </w:pPr>
    </w:p>
    <w:p w14:paraId="4FC06283"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xml:space="preserve">        </w:t>
      </w:r>
      <w:r w:rsidRPr="00F36E34">
        <w:rPr>
          <w:rFonts w:ascii="Courier New" w:hAnsi="Courier New" w:cs="Courier New"/>
          <w:i/>
          <w:iCs/>
          <w:sz w:val="20"/>
          <w:szCs w:val="20"/>
        </w:rPr>
        <w:t>socket</w:t>
      </w:r>
      <w:r w:rsidRPr="00F36E34">
        <w:rPr>
          <w:rFonts w:ascii="Courier New" w:hAnsi="Courier New" w:cs="Courier New"/>
          <w:sz w:val="20"/>
          <w:szCs w:val="20"/>
        </w:rPr>
        <w:t xml:space="preserve">.on("disconnect", () </w:t>
      </w:r>
      <w:r w:rsidRPr="00F36E34">
        <w:rPr>
          <w:rFonts w:ascii="Courier New" w:hAnsi="Courier New" w:cs="Courier New"/>
          <w:i/>
          <w:iCs/>
          <w:sz w:val="20"/>
          <w:szCs w:val="20"/>
        </w:rPr>
        <w:t>=&gt;</w:t>
      </w:r>
      <w:r w:rsidRPr="00F36E34">
        <w:rPr>
          <w:rFonts w:ascii="Courier New" w:hAnsi="Courier New" w:cs="Courier New"/>
          <w:sz w:val="20"/>
          <w:szCs w:val="20"/>
        </w:rPr>
        <w:t xml:space="preserve"> {</w:t>
      </w:r>
    </w:p>
    <w:p w14:paraId="22901176"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xml:space="preserve">            console.log("Frontend odspojen:", </w:t>
      </w:r>
      <w:r w:rsidRPr="00F36E34">
        <w:rPr>
          <w:rFonts w:ascii="Courier New" w:hAnsi="Courier New" w:cs="Courier New"/>
          <w:i/>
          <w:iCs/>
          <w:sz w:val="20"/>
          <w:szCs w:val="20"/>
        </w:rPr>
        <w:t>socket</w:t>
      </w:r>
      <w:r w:rsidRPr="00F36E34">
        <w:rPr>
          <w:rFonts w:ascii="Courier New" w:hAnsi="Courier New" w:cs="Courier New"/>
          <w:sz w:val="20"/>
          <w:szCs w:val="20"/>
        </w:rPr>
        <w:t>.id);</w:t>
      </w:r>
    </w:p>
    <w:p w14:paraId="0BFAA0F4"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w:t>
      </w:r>
    </w:p>
    <w:p w14:paraId="28FD7640" w14:textId="77777777" w:rsidR="00F36E34" w:rsidRPr="00F36E34" w:rsidRDefault="00F36E34" w:rsidP="003C1C42">
      <w:pPr>
        <w:spacing w:line="360" w:lineRule="auto"/>
        <w:rPr>
          <w:rFonts w:ascii="Courier New" w:hAnsi="Courier New" w:cs="Courier New"/>
          <w:sz w:val="20"/>
          <w:szCs w:val="20"/>
        </w:rPr>
      </w:pPr>
      <w:r w:rsidRPr="00F36E34">
        <w:rPr>
          <w:rFonts w:ascii="Courier New" w:hAnsi="Courier New" w:cs="Courier New"/>
          <w:sz w:val="20"/>
          <w:szCs w:val="20"/>
        </w:rPr>
        <w:t>    });</w:t>
      </w:r>
    </w:p>
    <w:p w14:paraId="22DCD993" w14:textId="77777777" w:rsidR="00E370FC" w:rsidRPr="00E370FC" w:rsidRDefault="00E370FC" w:rsidP="003C1C42">
      <w:pPr>
        <w:spacing w:line="360" w:lineRule="auto"/>
        <w:rPr>
          <w:rFonts w:asciiTheme="majorBidi" w:hAnsiTheme="majorBidi" w:cstheme="majorBidi"/>
        </w:rPr>
      </w:pPr>
    </w:p>
    <w:p w14:paraId="0628BC3F" w14:textId="52AF487D" w:rsidR="001B7125" w:rsidRDefault="003C4FEC" w:rsidP="003C1C42">
      <w:pPr>
        <w:spacing w:line="360" w:lineRule="auto"/>
        <w:rPr>
          <w:rFonts w:asciiTheme="majorBidi" w:hAnsiTheme="majorBidi" w:cstheme="majorBidi"/>
        </w:rPr>
      </w:pPr>
      <w:r>
        <w:rPr>
          <w:rFonts w:asciiTheme="majorBidi" w:hAnsiTheme="majorBidi" w:cstheme="majorBidi"/>
        </w:rPr>
        <w:tab/>
        <w:t xml:space="preserve">Pristupna točka za korisničko sučelje pruža i klasične HTTP krajnje točke (engl. </w:t>
      </w:r>
      <w:r>
        <w:rPr>
          <w:rFonts w:asciiTheme="majorBidi" w:hAnsiTheme="majorBidi" w:cstheme="majorBidi"/>
          <w:i/>
          <w:iCs/>
        </w:rPr>
        <w:t>endpoint</w:t>
      </w:r>
      <w:r>
        <w:rPr>
          <w:rFonts w:asciiTheme="majorBidi" w:hAnsiTheme="majorBidi" w:cstheme="majorBidi"/>
        </w:rPr>
        <w:t xml:space="preserve">) REST sučelja, koje služe dohvaćanju i brisanju svih podataka iz baze. </w:t>
      </w:r>
      <w:r w:rsidR="0038037D">
        <w:rPr>
          <w:rFonts w:asciiTheme="majorBidi" w:hAnsiTheme="majorBidi" w:cstheme="majorBidi"/>
        </w:rPr>
        <w:t>Dohvaćanje podataka iz baze vrši se odmah nakon učitavanja korisničkog sučelja u svrhu prikaza povijesnih podataka</w:t>
      </w:r>
      <w:r w:rsidR="00D31434">
        <w:rPr>
          <w:rFonts w:asciiTheme="majorBidi" w:hAnsiTheme="majorBidi" w:cstheme="majorBidi"/>
        </w:rPr>
        <w:t xml:space="preserve">, dok brisanje inicira korisnik pritiskom gumba. </w:t>
      </w:r>
      <w:r w:rsidR="00D31434" w:rsidRPr="001A13C9">
        <w:rPr>
          <w:rFonts w:asciiTheme="majorBidi" w:hAnsiTheme="majorBidi" w:cstheme="majorBidi"/>
        </w:rPr>
        <w:t>Navedene radnje izvode se povezivanjem na bazu podataka</w:t>
      </w:r>
      <w:r w:rsidR="001A13C9" w:rsidRPr="001A13C9">
        <w:rPr>
          <w:rFonts w:asciiTheme="majorBidi" w:hAnsiTheme="majorBidi" w:cstheme="majorBidi"/>
        </w:rPr>
        <w:t xml:space="preserve"> na način ekvivalentan opisanom u pre</w:t>
      </w:r>
      <w:r w:rsidR="001A13C9">
        <w:rPr>
          <w:rFonts w:asciiTheme="majorBidi" w:hAnsiTheme="majorBidi" w:cstheme="majorBidi"/>
        </w:rPr>
        <w:t xml:space="preserve">thodnom poglavlju te izvršavanjem SQL upita. </w:t>
      </w:r>
      <w:r w:rsidR="00A40DB0">
        <w:rPr>
          <w:rFonts w:asciiTheme="majorBidi" w:hAnsiTheme="majorBidi" w:cstheme="majorBidi"/>
        </w:rPr>
        <w:t>Opisana funkcionalnost implementirana je na sljedeći način:</w:t>
      </w:r>
    </w:p>
    <w:p w14:paraId="3069BDF3" w14:textId="77777777" w:rsidR="00A40DB0" w:rsidRDefault="00A40DB0" w:rsidP="003C1C42">
      <w:pPr>
        <w:spacing w:line="360" w:lineRule="auto"/>
        <w:rPr>
          <w:rFonts w:asciiTheme="majorBidi" w:hAnsiTheme="majorBidi" w:cstheme="majorBidi"/>
        </w:rPr>
      </w:pPr>
    </w:p>
    <w:p w14:paraId="5E761D50" w14:textId="77777777" w:rsidR="00A40DB0" w:rsidRPr="00A40DB0" w:rsidRDefault="00A40DB0" w:rsidP="003C1C42">
      <w:pPr>
        <w:spacing w:line="360" w:lineRule="auto"/>
        <w:rPr>
          <w:rFonts w:ascii="Courier New" w:hAnsi="Courier New" w:cs="Courier New"/>
          <w:sz w:val="20"/>
          <w:szCs w:val="20"/>
        </w:rPr>
      </w:pPr>
      <w:r w:rsidRPr="00A40DB0">
        <w:rPr>
          <w:rFonts w:ascii="Courier New" w:hAnsi="Courier New" w:cs="Courier New"/>
          <w:sz w:val="20"/>
          <w:szCs w:val="20"/>
        </w:rPr>
        <w:t>app.get("/podaci", async (</w:t>
      </w:r>
      <w:r w:rsidRPr="00A40DB0">
        <w:rPr>
          <w:rFonts w:ascii="Courier New" w:hAnsi="Courier New" w:cs="Courier New"/>
          <w:i/>
          <w:iCs/>
          <w:sz w:val="20"/>
          <w:szCs w:val="20"/>
        </w:rPr>
        <w:t>req</w:t>
      </w:r>
      <w:r w:rsidRPr="00A40DB0">
        <w:rPr>
          <w:rFonts w:ascii="Courier New" w:hAnsi="Courier New" w:cs="Courier New"/>
          <w:sz w:val="20"/>
          <w:szCs w:val="20"/>
        </w:rPr>
        <w:t xml:space="preserve">, </w:t>
      </w:r>
      <w:r w:rsidRPr="00A40DB0">
        <w:rPr>
          <w:rFonts w:ascii="Courier New" w:hAnsi="Courier New" w:cs="Courier New"/>
          <w:i/>
          <w:iCs/>
          <w:sz w:val="20"/>
          <w:szCs w:val="20"/>
        </w:rPr>
        <w:t>res</w:t>
      </w:r>
      <w:r w:rsidRPr="00A40DB0">
        <w:rPr>
          <w:rFonts w:ascii="Courier New" w:hAnsi="Courier New" w:cs="Courier New"/>
          <w:sz w:val="20"/>
          <w:szCs w:val="20"/>
        </w:rPr>
        <w:t xml:space="preserve">) </w:t>
      </w:r>
      <w:r w:rsidRPr="00A40DB0">
        <w:rPr>
          <w:rFonts w:ascii="Courier New" w:hAnsi="Courier New" w:cs="Courier New"/>
          <w:i/>
          <w:iCs/>
          <w:sz w:val="20"/>
          <w:szCs w:val="20"/>
        </w:rPr>
        <w:t>=&gt;</w:t>
      </w:r>
      <w:r w:rsidRPr="00A40DB0">
        <w:rPr>
          <w:rFonts w:ascii="Courier New" w:hAnsi="Courier New" w:cs="Courier New"/>
          <w:sz w:val="20"/>
          <w:szCs w:val="20"/>
        </w:rPr>
        <w:t xml:space="preserve"> {</w:t>
      </w:r>
    </w:p>
    <w:p w14:paraId="744F690A" w14:textId="77777777" w:rsidR="00A40DB0" w:rsidRPr="00A40DB0" w:rsidRDefault="00A40DB0" w:rsidP="003C1C42">
      <w:pPr>
        <w:spacing w:line="360" w:lineRule="auto"/>
        <w:rPr>
          <w:rFonts w:ascii="Courier New" w:hAnsi="Courier New" w:cs="Courier New"/>
          <w:sz w:val="20"/>
          <w:szCs w:val="20"/>
        </w:rPr>
      </w:pPr>
      <w:r w:rsidRPr="00A40DB0">
        <w:rPr>
          <w:rFonts w:ascii="Courier New" w:hAnsi="Courier New" w:cs="Courier New"/>
          <w:sz w:val="20"/>
          <w:szCs w:val="20"/>
        </w:rPr>
        <w:t xml:space="preserve">    </w:t>
      </w:r>
      <w:r w:rsidRPr="00A40DB0">
        <w:rPr>
          <w:rFonts w:ascii="Courier New" w:hAnsi="Courier New" w:cs="Courier New"/>
          <w:i/>
          <w:iCs/>
          <w:sz w:val="20"/>
          <w:szCs w:val="20"/>
        </w:rPr>
        <w:t>const</w:t>
      </w:r>
      <w:r w:rsidRPr="00A40DB0">
        <w:rPr>
          <w:rFonts w:ascii="Courier New" w:hAnsi="Courier New" w:cs="Courier New"/>
          <w:sz w:val="20"/>
          <w:szCs w:val="20"/>
        </w:rPr>
        <w:t xml:space="preserve"> result = await pool.query("SELECT * FROM podaci ORDER BY vrijeme");</w:t>
      </w:r>
    </w:p>
    <w:p w14:paraId="257DA2D0" w14:textId="77777777" w:rsidR="00A40DB0" w:rsidRPr="00A40DB0" w:rsidRDefault="00A40DB0" w:rsidP="003C1C42">
      <w:pPr>
        <w:spacing w:line="360" w:lineRule="auto"/>
        <w:rPr>
          <w:rFonts w:ascii="Courier New" w:hAnsi="Courier New" w:cs="Courier New"/>
          <w:sz w:val="20"/>
          <w:szCs w:val="20"/>
        </w:rPr>
      </w:pPr>
      <w:r w:rsidRPr="00A40DB0">
        <w:rPr>
          <w:rFonts w:ascii="Courier New" w:hAnsi="Courier New" w:cs="Courier New"/>
          <w:sz w:val="20"/>
          <w:szCs w:val="20"/>
        </w:rPr>
        <w:t>    console.log((await result).rowCount);</w:t>
      </w:r>
    </w:p>
    <w:p w14:paraId="5FDBDAE7" w14:textId="77777777" w:rsidR="00A40DB0" w:rsidRPr="00A40DB0" w:rsidRDefault="00A40DB0" w:rsidP="003C1C42">
      <w:pPr>
        <w:spacing w:line="360" w:lineRule="auto"/>
        <w:rPr>
          <w:rFonts w:ascii="Courier New" w:hAnsi="Courier New" w:cs="Courier New"/>
          <w:sz w:val="20"/>
          <w:szCs w:val="20"/>
        </w:rPr>
      </w:pPr>
      <w:r w:rsidRPr="00A40DB0">
        <w:rPr>
          <w:rFonts w:ascii="Courier New" w:hAnsi="Courier New" w:cs="Courier New"/>
          <w:sz w:val="20"/>
          <w:szCs w:val="20"/>
        </w:rPr>
        <w:t xml:space="preserve">    </w:t>
      </w:r>
      <w:r w:rsidRPr="00A40DB0">
        <w:rPr>
          <w:rFonts w:ascii="Courier New" w:hAnsi="Courier New" w:cs="Courier New"/>
          <w:i/>
          <w:iCs/>
          <w:sz w:val="20"/>
          <w:szCs w:val="20"/>
        </w:rPr>
        <w:t>res</w:t>
      </w:r>
      <w:r w:rsidRPr="00A40DB0">
        <w:rPr>
          <w:rFonts w:ascii="Courier New" w:hAnsi="Courier New" w:cs="Courier New"/>
          <w:sz w:val="20"/>
          <w:szCs w:val="20"/>
        </w:rPr>
        <w:t>.json(result.rows);</w:t>
      </w:r>
    </w:p>
    <w:p w14:paraId="1069CBDA" w14:textId="77777777" w:rsidR="00A40DB0" w:rsidRPr="00A40DB0" w:rsidRDefault="00A40DB0" w:rsidP="003C1C42">
      <w:pPr>
        <w:spacing w:line="360" w:lineRule="auto"/>
        <w:rPr>
          <w:rFonts w:ascii="Courier New" w:hAnsi="Courier New" w:cs="Courier New"/>
          <w:sz w:val="20"/>
          <w:szCs w:val="20"/>
        </w:rPr>
      </w:pPr>
      <w:r w:rsidRPr="00A40DB0">
        <w:rPr>
          <w:rFonts w:ascii="Courier New" w:hAnsi="Courier New" w:cs="Courier New"/>
          <w:sz w:val="20"/>
          <w:szCs w:val="20"/>
        </w:rPr>
        <w:t>})</w:t>
      </w:r>
    </w:p>
    <w:p w14:paraId="45BE2E4E" w14:textId="77777777" w:rsidR="00A40DB0" w:rsidRPr="00A40DB0" w:rsidRDefault="00A40DB0" w:rsidP="003C1C42">
      <w:pPr>
        <w:spacing w:line="360" w:lineRule="auto"/>
        <w:rPr>
          <w:rFonts w:ascii="Courier New" w:hAnsi="Courier New" w:cs="Courier New"/>
          <w:sz w:val="20"/>
          <w:szCs w:val="20"/>
        </w:rPr>
      </w:pPr>
    </w:p>
    <w:p w14:paraId="2C034473" w14:textId="77777777" w:rsidR="00A40DB0" w:rsidRPr="00A40DB0" w:rsidRDefault="00A40DB0" w:rsidP="003C1C42">
      <w:pPr>
        <w:spacing w:line="360" w:lineRule="auto"/>
        <w:rPr>
          <w:rFonts w:ascii="Courier New" w:hAnsi="Courier New" w:cs="Courier New"/>
          <w:sz w:val="20"/>
          <w:szCs w:val="20"/>
        </w:rPr>
      </w:pPr>
      <w:r w:rsidRPr="00A40DB0">
        <w:rPr>
          <w:rFonts w:ascii="Courier New" w:hAnsi="Courier New" w:cs="Courier New"/>
          <w:sz w:val="20"/>
          <w:szCs w:val="20"/>
        </w:rPr>
        <w:t>app.delete("/podaci", async (</w:t>
      </w:r>
      <w:r w:rsidRPr="00A40DB0">
        <w:rPr>
          <w:rFonts w:ascii="Courier New" w:hAnsi="Courier New" w:cs="Courier New"/>
          <w:i/>
          <w:iCs/>
          <w:sz w:val="20"/>
          <w:szCs w:val="20"/>
        </w:rPr>
        <w:t>req</w:t>
      </w:r>
      <w:r w:rsidRPr="00A40DB0">
        <w:rPr>
          <w:rFonts w:ascii="Courier New" w:hAnsi="Courier New" w:cs="Courier New"/>
          <w:sz w:val="20"/>
          <w:szCs w:val="20"/>
        </w:rPr>
        <w:t>,</w:t>
      </w:r>
      <w:r w:rsidRPr="00A40DB0">
        <w:rPr>
          <w:rFonts w:ascii="Courier New" w:hAnsi="Courier New" w:cs="Courier New"/>
          <w:i/>
          <w:iCs/>
          <w:sz w:val="20"/>
          <w:szCs w:val="20"/>
        </w:rPr>
        <w:t>res</w:t>
      </w:r>
      <w:r w:rsidRPr="00A40DB0">
        <w:rPr>
          <w:rFonts w:ascii="Courier New" w:hAnsi="Courier New" w:cs="Courier New"/>
          <w:sz w:val="20"/>
          <w:szCs w:val="20"/>
        </w:rPr>
        <w:t xml:space="preserve">) </w:t>
      </w:r>
      <w:r w:rsidRPr="00A40DB0">
        <w:rPr>
          <w:rFonts w:ascii="Courier New" w:hAnsi="Courier New" w:cs="Courier New"/>
          <w:i/>
          <w:iCs/>
          <w:sz w:val="20"/>
          <w:szCs w:val="20"/>
        </w:rPr>
        <w:t>=&gt;</w:t>
      </w:r>
      <w:r w:rsidRPr="00A40DB0">
        <w:rPr>
          <w:rFonts w:ascii="Courier New" w:hAnsi="Courier New" w:cs="Courier New"/>
          <w:sz w:val="20"/>
          <w:szCs w:val="20"/>
        </w:rPr>
        <w:t xml:space="preserve"> {</w:t>
      </w:r>
    </w:p>
    <w:p w14:paraId="1465A8A7" w14:textId="77777777" w:rsidR="00A40DB0" w:rsidRPr="00A40DB0" w:rsidRDefault="00A40DB0" w:rsidP="003C1C42">
      <w:pPr>
        <w:spacing w:line="360" w:lineRule="auto"/>
        <w:rPr>
          <w:rFonts w:ascii="Courier New" w:hAnsi="Courier New" w:cs="Courier New"/>
          <w:sz w:val="20"/>
          <w:szCs w:val="20"/>
        </w:rPr>
      </w:pPr>
      <w:r w:rsidRPr="00A40DB0">
        <w:rPr>
          <w:rFonts w:ascii="Courier New" w:hAnsi="Courier New" w:cs="Courier New"/>
          <w:sz w:val="20"/>
          <w:szCs w:val="20"/>
        </w:rPr>
        <w:lastRenderedPageBreak/>
        <w:t xml:space="preserve">    </w:t>
      </w:r>
      <w:r w:rsidRPr="00A40DB0">
        <w:rPr>
          <w:rFonts w:ascii="Courier New" w:hAnsi="Courier New" w:cs="Courier New"/>
          <w:i/>
          <w:iCs/>
          <w:sz w:val="20"/>
          <w:szCs w:val="20"/>
        </w:rPr>
        <w:t>const</w:t>
      </w:r>
      <w:r w:rsidRPr="00A40DB0">
        <w:rPr>
          <w:rFonts w:ascii="Courier New" w:hAnsi="Courier New" w:cs="Courier New"/>
          <w:sz w:val="20"/>
          <w:szCs w:val="20"/>
        </w:rPr>
        <w:t xml:space="preserve"> result = await pool.query("DELETE FROM podaci");</w:t>
      </w:r>
    </w:p>
    <w:p w14:paraId="1B03BCFA" w14:textId="77777777" w:rsidR="00A40DB0" w:rsidRPr="00A40DB0" w:rsidRDefault="00A40DB0" w:rsidP="003C1C42">
      <w:pPr>
        <w:spacing w:line="360" w:lineRule="auto"/>
        <w:rPr>
          <w:rFonts w:ascii="Courier New" w:hAnsi="Courier New" w:cs="Courier New"/>
          <w:sz w:val="20"/>
          <w:szCs w:val="20"/>
        </w:rPr>
      </w:pPr>
      <w:r w:rsidRPr="00A40DB0">
        <w:rPr>
          <w:rFonts w:ascii="Courier New" w:hAnsi="Courier New" w:cs="Courier New"/>
          <w:sz w:val="20"/>
          <w:szCs w:val="20"/>
        </w:rPr>
        <w:t xml:space="preserve">    </w:t>
      </w:r>
      <w:r w:rsidRPr="00A40DB0">
        <w:rPr>
          <w:rFonts w:ascii="Courier New" w:hAnsi="Courier New" w:cs="Courier New"/>
          <w:i/>
          <w:iCs/>
          <w:sz w:val="20"/>
          <w:szCs w:val="20"/>
        </w:rPr>
        <w:t>res</w:t>
      </w:r>
      <w:r w:rsidRPr="00A40DB0">
        <w:rPr>
          <w:rFonts w:ascii="Courier New" w:hAnsi="Courier New" w:cs="Courier New"/>
          <w:sz w:val="20"/>
          <w:szCs w:val="20"/>
        </w:rPr>
        <w:t>.json({success: true});</w:t>
      </w:r>
    </w:p>
    <w:p w14:paraId="79758009" w14:textId="77777777" w:rsidR="00A40DB0" w:rsidRPr="00A40DB0" w:rsidRDefault="00A40DB0" w:rsidP="003C1C42">
      <w:pPr>
        <w:spacing w:line="360" w:lineRule="auto"/>
        <w:rPr>
          <w:rFonts w:ascii="Courier New" w:hAnsi="Courier New" w:cs="Courier New"/>
          <w:sz w:val="20"/>
          <w:szCs w:val="20"/>
        </w:rPr>
      </w:pPr>
      <w:r w:rsidRPr="00A40DB0">
        <w:rPr>
          <w:rFonts w:ascii="Courier New" w:hAnsi="Courier New" w:cs="Courier New"/>
          <w:sz w:val="20"/>
          <w:szCs w:val="20"/>
        </w:rPr>
        <w:t>})</w:t>
      </w:r>
    </w:p>
    <w:p w14:paraId="35B110DC" w14:textId="77777777" w:rsidR="005A0964" w:rsidRDefault="005A0964" w:rsidP="003C1C42">
      <w:pPr>
        <w:spacing w:line="360" w:lineRule="auto"/>
        <w:rPr>
          <w:rFonts w:asciiTheme="majorBidi" w:hAnsiTheme="majorBidi" w:cstheme="majorBidi"/>
        </w:rPr>
      </w:pPr>
    </w:p>
    <w:p w14:paraId="2A7537C9" w14:textId="76020C6B" w:rsidR="00A40DB0" w:rsidRPr="001A13C9" w:rsidRDefault="00A40DB0" w:rsidP="003C1C42">
      <w:pPr>
        <w:spacing w:line="360" w:lineRule="auto"/>
        <w:rPr>
          <w:rFonts w:asciiTheme="majorBidi" w:hAnsiTheme="majorBidi" w:cstheme="majorBidi"/>
        </w:rPr>
      </w:pPr>
      <w:r>
        <w:rPr>
          <w:rFonts w:asciiTheme="majorBidi" w:hAnsiTheme="majorBidi" w:cstheme="majorBidi"/>
        </w:rPr>
        <w:tab/>
      </w:r>
    </w:p>
    <w:p w14:paraId="00A82DA0" w14:textId="77777777" w:rsidR="002E3DFF" w:rsidRPr="001A13C9" w:rsidRDefault="002E3DFF" w:rsidP="003C1C42">
      <w:pPr>
        <w:spacing w:line="360" w:lineRule="auto"/>
        <w:rPr>
          <w:rFonts w:asciiTheme="majorBidi" w:hAnsiTheme="majorBidi" w:cstheme="majorBidi"/>
        </w:rPr>
      </w:pPr>
    </w:p>
    <w:p w14:paraId="458406A2" w14:textId="669B0007" w:rsidR="003A1840" w:rsidRPr="001A13C9" w:rsidRDefault="58220E6F" w:rsidP="003C1C42">
      <w:pPr>
        <w:spacing w:line="360" w:lineRule="auto"/>
        <w:jc w:val="center"/>
        <w:rPr>
          <w:rFonts w:asciiTheme="majorBidi" w:hAnsiTheme="majorBidi" w:cstheme="majorBidi"/>
          <w:b/>
          <w:bCs/>
          <w:sz w:val="32"/>
          <w:szCs w:val="32"/>
        </w:rPr>
      </w:pPr>
      <w:r w:rsidRPr="0389F25C">
        <w:rPr>
          <w:rFonts w:asciiTheme="majorBidi" w:hAnsiTheme="majorBidi" w:cstheme="majorBidi"/>
          <w:b/>
          <w:bCs/>
          <w:sz w:val="32"/>
          <w:szCs w:val="32"/>
        </w:rPr>
        <w:t>Dodatak A:</w:t>
      </w:r>
      <w:r w:rsidR="09862515" w:rsidRPr="0389F25C">
        <w:rPr>
          <w:rFonts w:asciiTheme="majorBidi" w:hAnsiTheme="majorBidi" w:cstheme="majorBidi"/>
          <w:b/>
          <w:bCs/>
          <w:sz w:val="32"/>
          <w:szCs w:val="32"/>
        </w:rPr>
        <w:t xml:space="preserve"> NATS primjeri koda i način korištenja</w:t>
      </w:r>
    </w:p>
    <w:p w14:paraId="1CAAB867" w14:textId="1D8F4615" w:rsidR="00092C53" w:rsidRPr="001A13C9" w:rsidRDefault="00092C53" w:rsidP="003C1C42">
      <w:pPr>
        <w:spacing w:line="360" w:lineRule="auto"/>
        <w:jc w:val="center"/>
        <w:rPr>
          <w:rFonts w:asciiTheme="majorBidi" w:hAnsiTheme="majorBidi" w:cstheme="majorBidi"/>
          <w:b/>
          <w:bCs/>
          <w:sz w:val="32"/>
          <w:szCs w:val="32"/>
        </w:rPr>
      </w:pPr>
    </w:p>
    <w:p w14:paraId="766DF03C" w14:textId="24B7420E" w:rsidR="00092C53" w:rsidRPr="0026428D" w:rsidRDefault="09862515" w:rsidP="003C1C42">
      <w:pPr>
        <w:spacing w:line="360" w:lineRule="auto"/>
        <w:jc w:val="left"/>
        <w:rPr>
          <w:rFonts w:asciiTheme="majorBidi" w:hAnsiTheme="majorBidi" w:cstheme="majorBidi"/>
          <w:b/>
          <w:bCs/>
          <w:sz w:val="28"/>
          <w:szCs w:val="28"/>
          <w:lang w:val="fr-FR"/>
        </w:rPr>
      </w:pPr>
      <w:r w:rsidRPr="0026428D">
        <w:rPr>
          <w:rFonts w:asciiTheme="majorBidi" w:hAnsiTheme="majorBidi" w:cstheme="majorBidi"/>
          <w:b/>
          <w:bCs/>
          <w:sz w:val="28"/>
          <w:szCs w:val="28"/>
          <w:lang w:val="fr-FR"/>
        </w:rPr>
        <w:t xml:space="preserve">A.1. </w:t>
      </w:r>
      <w:r w:rsidR="398F109A" w:rsidRPr="0026428D">
        <w:rPr>
          <w:rFonts w:asciiTheme="majorBidi" w:hAnsiTheme="majorBidi" w:cstheme="majorBidi"/>
          <w:b/>
          <w:bCs/>
          <w:sz w:val="28"/>
          <w:szCs w:val="28"/>
          <w:lang w:val="fr-FR"/>
        </w:rPr>
        <w:t>KORIŠTENJE NATS-A U NODE.JS OKRUŽENJU</w:t>
      </w:r>
    </w:p>
    <w:p w14:paraId="7FDAA61B" w14:textId="7375AFF6" w:rsidR="00092C53" w:rsidRPr="0026428D" w:rsidRDefault="00092C53" w:rsidP="003C1C42">
      <w:pPr>
        <w:spacing w:line="360" w:lineRule="auto"/>
        <w:jc w:val="left"/>
        <w:rPr>
          <w:rFonts w:asciiTheme="majorBidi" w:hAnsiTheme="majorBidi" w:cstheme="majorBidi"/>
          <w:b/>
          <w:bCs/>
          <w:sz w:val="28"/>
          <w:szCs w:val="28"/>
          <w:lang w:val="fr-FR"/>
        </w:rPr>
      </w:pPr>
    </w:p>
    <w:p w14:paraId="1AE867B7" w14:textId="6438A68A" w:rsidR="00092C53" w:rsidRPr="0026428D" w:rsidRDefault="3D2A6918" w:rsidP="003C1C42">
      <w:pPr>
        <w:spacing w:line="360" w:lineRule="auto"/>
        <w:jc w:val="left"/>
        <w:rPr>
          <w:lang w:val="fr-FR"/>
        </w:rPr>
      </w:pPr>
      <w:r w:rsidRPr="0389F25C">
        <w:rPr>
          <w:rFonts w:ascii="Times New Roman" w:eastAsia="Times New Roman" w:hAnsi="Times New Roman" w:cs="Times New Roman"/>
          <w:lang w:val="fr-FR"/>
        </w:rPr>
        <w:t xml:space="preserve">Brojni programski jezici i alati podržavaju rad s NATS poslužiteljem. Jedan od programskih jezika u kojima se NATS često koristi je JavaScript, a posebno u kontekstu poslužiteljske strane aplikacija (engl. </w:t>
      </w:r>
      <w:r w:rsidRPr="0389F25C">
        <w:rPr>
          <w:rFonts w:ascii="Times New Roman" w:eastAsia="Times New Roman" w:hAnsi="Times New Roman" w:cs="Times New Roman"/>
          <w:i/>
          <w:iCs/>
          <w:lang w:val="fr-FR"/>
        </w:rPr>
        <w:t>backend</w:t>
      </w:r>
      <w:r w:rsidRPr="0389F25C">
        <w:rPr>
          <w:rFonts w:ascii="Times New Roman" w:eastAsia="Times New Roman" w:hAnsi="Times New Roman" w:cs="Times New Roman"/>
          <w:lang w:val="fr-FR"/>
        </w:rPr>
        <w:t xml:space="preserve">). Node.JS je uobičajeno korišten alat za ostvarivanje poslužiteljske strane aplikacija u modernom programskom inženjerstvu. Kako bi se omogućilo korištenje NATS funkcionalnosti u sklopu Node.JS-a, najprije je potrebno preuzeti NATS paket korištenjem naredbe </w:t>
      </w:r>
      <w:r w:rsidRPr="0389F25C">
        <w:rPr>
          <w:rFonts w:ascii="Courier New" w:eastAsia="Courier New" w:hAnsi="Courier New" w:cs="Courier New"/>
          <w:sz w:val="20"/>
          <w:szCs w:val="20"/>
          <w:lang w:val="fr-FR"/>
        </w:rPr>
        <w:t>npm install nats</w:t>
      </w:r>
      <w:r w:rsidRPr="0389F25C">
        <w:rPr>
          <w:rFonts w:ascii="Times New Roman" w:eastAsia="Times New Roman" w:hAnsi="Times New Roman" w:cs="Times New Roman"/>
          <w:lang w:val="fr-FR"/>
        </w:rPr>
        <w:t xml:space="preserve">. Rad s NATS-om započinje pozivom funkcije </w:t>
      </w:r>
      <w:r w:rsidRPr="0389F25C">
        <w:rPr>
          <w:rFonts w:ascii="Courier New" w:eastAsia="Courier New" w:hAnsi="Courier New" w:cs="Courier New"/>
          <w:sz w:val="20"/>
          <w:szCs w:val="20"/>
          <w:lang w:val="fr-FR"/>
        </w:rPr>
        <w:t>connect</w:t>
      </w:r>
      <w:r w:rsidRPr="0389F25C">
        <w:rPr>
          <w:rFonts w:ascii="Times New Roman" w:eastAsia="Times New Roman" w:hAnsi="Times New Roman" w:cs="Times New Roman"/>
          <w:lang w:val="fr-FR"/>
        </w:rPr>
        <w:t xml:space="preserve">, čime se uspostavlja veza s poslužiteljem. Navedena funkcija vraća objekt razreda </w:t>
      </w:r>
      <w:r w:rsidRPr="0389F25C">
        <w:rPr>
          <w:rFonts w:ascii="Courier New" w:eastAsia="Courier New" w:hAnsi="Courier New" w:cs="Courier New"/>
          <w:sz w:val="20"/>
          <w:szCs w:val="20"/>
          <w:lang w:val="fr-FR"/>
        </w:rPr>
        <w:t>NatsConnection</w:t>
      </w:r>
      <w:r w:rsidRPr="0389F25C">
        <w:rPr>
          <w:rFonts w:ascii="Times New Roman" w:eastAsia="Times New Roman" w:hAnsi="Times New Roman" w:cs="Times New Roman"/>
          <w:lang w:val="fr-FR"/>
        </w:rPr>
        <w:t xml:space="preserve">, koji će, zatim, služiti za izvođenje operacija s porukama korištenjem NATS poslužitelja. Nakon završetka rada s poslužiteljem, konekcija se prekida pozivom funkcije </w:t>
      </w:r>
      <w:r w:rsidRPr="0389F25C">
        <w:rPr>
          <w:rFonts w:ascii="Courier New" w:eastAsia="Courier New" w:hAnsi="Courier New" w:cs="Courier New"/>
          <w:sz w:val="20"/>
          <w:szCs w:val="20"/>
          <w:lang w:val="fr-FR"/>
        </w:rPr>
        <w:t>close()</w:t>
      </w:r>
      <w:r w:rsidRPr="0389F25C">
        <w:rPr>
          <w:rFonts w:ascii="Times New Roman" w:eastAsia="Times New Roman" w:hAnsi="Times New Roman" w:cs="Times New Roman"/>
          <w:lang w:val="fr-FR"/>
        </w:rPr>
        <w:t xml:space="preserve">. Ovo je osnovni način prekida konekcije koji konekciju odmah prekida. Međutim, postoji i funkcija </w:t>
      </w:r>
      <w:r w:rsidRPr="0389F25C">
        <w:rPr>
          <w:rFonts w:ascii="Courier New" w:eastAsia="Courier New" w:hAnsi="Courier New" w:cs="Courier New"/>
          <w:sz w:val="20"/>
          <w:szCs w:val="20"/>
          <w:lang w:val="fr-FR"/>
        </w:rPr>
        <w:t>drain()</w:t>
      </w:r>
      <w:r w:rsidRPr="0389F25C">
        <w:rPr>
          <w:rFonts w:ascii="Times New Roman" w:eastAsia="Times New Roman" w:hAnsi="Times New Roman" w:cs="Times New Roman"/>
          <w:lang w:val="fr-FR"/>
        </w:rPr>
        <w:t xml:space="preserve">, koja će najprije obraditi sve poruke koje se još nalaze u sustavu, a tek zatim zatvoriti konekciju. </w:t>
      </w:r>
      <w:r w:rsidR="6CCFF0A5" w:rsidRPr="0389F25C">
        <w:rPr>
          <w:rFonts w:ascii="Times New Roman" w:eastAsia="Times New Roman" w:hAnsi="Times New Roman" w:cs="Times New Roman"/>
          <w:lang w:val="fr-FR"/>
        </w:rPr>
        <w:t>Korištenjem ove funkcije se</w:t>
      </w:r>
      <w:r w:rsidRPr="0389F25C">
        <w:rPr>
          <w:rFonts w:ascii="Times New Roman" w:eastAsia="Times New Roman" w:hAnsi="Times New Roman" w:cs="Times New Roman"/>
          <w:lang w:val="fr-FR"/>
        </w:rPr>
        <w:t xml:space="preserve"> smanjuje mogućnost gubitka poruke.</w:t>
      </w:r>
    </w:p>
    <w:p w14:paraId="139756EF" w14:textId="0F1CF74B" w:rsidR="00092C53" w:rsidRPr="0026428D" w:rsidRDefault="3D2A6918" w:rsidP="003C1C42">
      <w:pPr>
        <w:spacing w:line="360" w:lineRule="auto"/>
        <w:jc w:val="left"/>
        <w:rPr>
          <w:lang w:val="fr-FR"/>
        </w:rPr>
      </w:pPr>
      <w:r w:rsidRPr="0389F25C">
        <w:rPr>
          <w:rFonts w:ascii="Times New Roman" w:eastAsia="Times New Roman" w:hAnsi="Times New Roman" w:cs="Times New Roman"/>
          <w:lang w:val="fr"/>
        </w:rPr>
        <w:t xml:space="preserve"> </w:t>
      </w:r>
    </w:p>
    <w:p w14:paraId="6BAB2303" w14:textId="517ECF2C"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import { connect } from “nats”;</w:t>
      </w:r>
    </w:p>
    <w:p w14:paraId="6190F917" w14:textId="5099D6C6"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const konekcija = await connect({ servers: “nats://localhost:4222” });</w:t>
      </w:r>
    </w:p>
    <w:p w14:paraId="142B2D53" w14:textId="22786254"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 konekcija.close();  nesigurno zatvaranje</w:t>
      </w:r>
    </w:p>
    <w:p w14:paraId="19F0F8E8" w14:textId="429ED7F2"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lastRenderedPageBreak/>
        <w:t>// konekcija.drain();  sigurno zatvaranje</w:t>
      </w:r>
    </w:p>
    <w:p w14:paraId="5414D1BA" w14:textId="45909616"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 xml:space="preserve"> </w:t>
      </w:r>
    </w:p>
    <w:p w14:paraId="5595F039" w14:textId="06371BAC" w:rsidR="00092C53" w:rsidRPr="0026428D" w:rsidRDefault="3D2A6918" w:rsidP="003C1C42">
      <w:pPr>
        <w:spacing w:line="360" w:lineRule="auto"/>
        <w:jc w:val="left"/>
        <w:rPr>
          <w:lang w:val="fr-FR"/>
        </w:rPr>
      </w:pPr>
      <w:r w:rsidRPr="0026428D">
        <w:rPr>
          <w:rFonts w:ascii="Times New Roman" w:eastAsia="Times New Roman" w:hAnsi="Times New Roman" w:cs="Times New Roman"/>
          <w:lang w:val="fr-FR"/>
        </w:rPr>
        <w:t xml:space="preserve">Osnovna NATS funkcionalnost objave i pretplate ostvarena je funkcijama </w:t>
      </w:r>
      <w:r w:rsidRPr="0026428D">
        <w:rPr>
          <w:rFonts w:ascii="Courier New" w:eastAsia="Courier New" w:hAnsi="Courier New" w:cs="Courier New"/>
          <w:sz w:val="20"/>
          <w:szCs w:val="20"/>
          <w:lang w:val="fr-FR"/>
        </w:rPr>
        <w:t xml:space="preserve">publish </w:t>
      </w:r>
      <w:r w:rsidRPr="0026428D">
        <w:rPr>
          <w:rFonts w:ascii="Times New Roman" w:eastAsia="Times New Roman" w:hAnsi="Times New Roman" w:cs="Times New Roman"/>
          <w:lang w:val="fr-FR"/>
        </w:rPr>
        <w:t xml:space="preserve">i </w:t>
      </w:r>
      <w:r w:rsidRPr="0026428D">
        <w:rPr>
          <w:rFonts w:ascii="Courier New" w:eastAsia="Courier New" w:hAnsi="Courier New" w:cs="Courier New"/>
          <w:sz w:val="20"/>
          <w:szCs w:val="20"/>
          <w:lang w:val="fr-FR"/>
        </w:rPr>
        <w:t>subscribe</w:t>
      </w:r>
      <w:r w:rsidRPr="0026428D">
        <w:rPr>
          <w:rFonts w:ascii="Times New Roman" w:eastAsia="Times New Roman" w:hAnsi="Times New Roman" w:cs="Times New Roman"/>
          <w:lang w:val="fr-FR"/>
        </w:rPr>
        <w:t xml:space="preserve">. Funkcija </w:t>
      </w:r>
      <w:r w:rsidRPr="0026428D">
        <w:rPr>
          <w:rFonts w:ascii="Courier New" w:eastAsia="Courier New" w:hAnsi="Courier New" w:cs="Courier New"/>
          <w:sz w:val="20"/>
          <w:szCs w:val="20"/>
          <w:lang w:val="fr-FR"/>
        </w:rPr>
        <w:t xml:space="preserve">publish </w:t>
      </w:r>
      <w:r w:rsidRPr="0026428D">
        <w:rPr>
          <w:rFonts w:ascii="Times New Roman" w:eastAsia="Times New Roman" w:hAnsi="Times New Roman" w:cs="Times New Roman"/>
          <w:lang w:val="fr-FR"/>
        </w:rPr>
        <w:t xml:space="preserve">kao prvi argument prima naziv predmeta na koji se poruka šalje, a drugi argument predstavljaju sami podaci poruke. </w:t>
      </w:r>
      <w:r w:rsidR="3DBF0615" w:rsidRPr="0026428D">
        <w:rPr>
          <w:rFonts w:ascii="Times New Roman" w:eastAsia="Times New Roman" w:hAnsi="Times New Roman" w:cs="Times New Roman"/>
          <w:lang w:val="fr-FR"/>
        </w:rPr>
        <w:t>S</w:t>
      </w:r>
      <w:r w:rsidRPr="0026428D">
        <w:rPr>
          <w:rFonts w:ascii="Times New Roman" w:eastAsia="Times New Roman" w:hAnsi="Times New Roman" w:cs="Times New Roman"/>
          <w:lang w:val="fr-FR"/>
        </w:rPr>
        <w:t xml:space="preserve"> obzirom da se podaci u NATS protokolu šalju kao niz bajtova, tj. </w:t>
      </w:r>
      <w:r w:rsidRPr="0026428D">
        <w:rPr>
          <w:rFonts w:ascii="Courier New" w:eastAsia="Courier New" w:hAnsi="Courier New" w:cs="Courier New"/>
          <w:sz w:val="20"/>
          <w:szCs w:val="20"/>
          <w:lang w:val="fr-FR"/>
        </w:rPr>
        <w:t>Uint8Array</w:t>
      </w:r>
      <w:r w:rsidRPr="0026428D">
        <w:rPr>
          <w:rFonts w:ascii="Times New Roman" w:eastAsia="Times New Roman" w:hAnsi="Times New Roman" w:cs="Times New Roman"/>
          <w:lang w:val="fr-FR"/>
        </w:rPr>
        <w:t xml:space="preserve">, potrebno ih je najprije kodirati prije slanja. Također, nakon primanja poruke, primatelj dobivene bajtove dekodira, kako bi bio u stanju čitati i koristiti podatke. Kodiranje i dekodiranje ostvaruje se funkcijama </w:t>
      </w:r>
      <w:r w:rsidRPr="0026428D">
        <w:rPr>
          <w:rFonts w:ascii="Courier New" w:eastAsia="Courier New" w:hAnsi="Courier New" w:cs="Courier New"/>
          <w:sz w:val="20"/>
          <w:szCs w:val="20"/>
          <w:lang w:val="fr-FR"/>
        </w:rPr>
        <w:t xml:space="preserve">encode() </w:t>
      </w:r>
      <w:r w:rsidRPr="0026428D">
        <w:rPr>
          <w:rFonts w:ascii="Times New Roman" w:eastAsia="Times New Roman" w:hAnsi="Times New Roman" w:cs="Times New Roman"/>
          <w:lang w:val="fr-FR"/>
        </w:rPr>
        <w:t xml:space="preserve">i </w:t>
      </w:r>
      <w:r w:rsidRPr="0026428D">
        <w:rPr>
          <w:rFonts w:ascii="Courier New" w:eastAsia="Courier New" w:hAnsi="Courier New" w:cs="Courier New"/>
          <w:sz w:val="20"/>
          <w:szCs w:val="20"/>
          <w:lang w:val="fr-FR"/>
        </w:rPr>
        <w:t>decode()</w:t>
      </w:r>
      <w:r w:rsidRPr="0026428D">
        <w:rPr>
          <w:rFonts w:ascii="Times New Roman" w:eastAsia="Times New Roman" w:hAnsi="Times New Roman" w:cs="Times New Roman"/>
          <w:lang w:val="fr-FR"/>
        </w:rPr>
        <w:t xml:space="preserve">. Ovisno o tipu podataka koji se šalju, za kodiranje i dekodiranje koristi se određeni kodek (engl. </w:t>
      </w:r>
      <w:r w:rsidRPr="0026428D">
        <w:rPr>
          <w:rFonts w:ascii="Times New Roman" w:eastAsia="Times New Roman" w:hAnsi="Times New Roman" w:cs="Times New Roman"/>
          <w:i/>
          <w:iCs/>
          <w:lang w:val="fr-FR"/>
        </w:rPr>
        <w:t>codec</w:t>
      </w:r>
      <w:r w:rsidRPr="0026428D">
        <w:rPr>
          <w:rFonts w:ascii="Times New Roman" w:eastAsia="Times New Roman" w:hAnsi="Times New Roman" w:cs="Times New Roman"/>
          <w:lang w:val="fr-FR"/>
        </w:rPr>
        <w:t xml:space="preserve">). Za JSON objekte se, tako, koristi </w:t>
      </w:r>
      <w:r w:rsidRPr="0026428D">
        <w:rPr>
          <w:rFonts w:ascii="Courier New" w:eastAsia="Courier New" w:hAnsi="Courier New" w:cs="Courier New"/>
          <w:sz w:val="20"/>
          <w:szCs w:val="20"/>
          <w:lang w:val="fr-FR"/>
        </w:rPr>
        <w:t>JSONCodec</w:t>
      </w:r>
      <w:r w:rsidRPr="0026428D">
        <w:rPr>
          <w:rFonts w:ascii="Times New Roman" w:eastAsia="Times New Roman" w:hAnsi="Times New Roman" w:cs="Times New Roman"/>
          <w:lang w:val="fr-FR"/>
        </w:rPr>
        <w:t xml:space="preserve">, dok se za nizove znakova (engl. </w:t>
      </w:r>
      <w:r w:rsidRPr="0026428D">
        <w:rPr>
          <w:rFonts w:ascii="Times New Roman" w:eastAsia="Times New Roman" w:hAnsi="Times New Roman" w:cs="Times New Roman"/>
          <w:i/>
          <w:iCs/>
          <w:lang w:val="fr-FR"/>
        </w:rPr>
        <w:t>string</w:t>
      </w:r>
      <w:r w:rsidRPr="0026428D">
        <w:rPr>
          <w:rFonts w:ascii="Times New Roman" w:eastAsia="Times New Roman" w:hAnsi="Times New Roman" w:cs="Times New Roman"/>
          <w:lang w:val="fr-FR"/>
        </w:rPr>
        <w:t xml:space="preserve">) koristi </w:t>
      </w:r>
      <w:r w:rsidRPr="0026428D">
        <w:rPr>
          <w:rFonts w:ascii="Courier New" w:eastAsia="Courier New" w:hAnsi="Courier New" w:cs="Courier New"/>
          <w:sz w:val="20"/>
          <w:szCs w:val="20"/>
          <w:lang w:val="fr-FR"/>
        </w:rPr>
        <w:t>StringCodec</w:t>
      </w:r>
      <w:r w:rsidRPr="0026428D">
        <w:rPr>
          <w:rFonts w:ascii="Times New Roman" w:eastAsia="Times New Roman" w:hAnsi="Times New Roman" w:cs="Times New Roman"/>
          <w:lang w:val="fr-FR"/>
        </w:rPr>
        <w:t>. Najprije je potrebno istoimenim funkcijama konstruktorima kreirati objekt željenog kodeka, a zatim, korištenjem istog, kodirati željeni objekt prije slanja poruke.</w:t>
      </w:r>
    </w:p>
    <w:p w14:paraId="5B747F82" w14:textId="2034D8A3" w:rsidR="00092C53" w:rsidRPr="0026428D" w:rsidRDefault="3D2A6918" w:rsidP="003C1C42">
      <w:pPr>
        <w:spacing w:line="360" w:lineRule="auto"/>
        <w:jc w:val="left"/>
        <w:rPr>
          <w:lang w:val="fr-FR"/>
        </w:rPr>
      </w:pPr>
      <w:r w:rsidRPr="0026428D">
        <w:rPr>
          <w:rFonts w:ascii="Times New Roman" w:eastAsia="Times New Roman" w:hAnsi="Times New Roman" w:cs="Times New Roman"/>
          <w:lang w:val="fr-FR"/>
        </w:rPr>
        <w:t xml:space="preserve"> </w:t>
      </w:r>
    </w:p>
    <w:p w14:paraId="098A5802" w14:textId="4BE4122C"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const jc = JSONCodec();</w:t>
      </w:r>
    </w:p>
    <w:p w14:paraId="6FC3FDA5" w14:textId="5489D8BD"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const sc = StringCodec();</w:t>
      </w:r>
    </w:p>
    <w:p w14:paraId="35C0C9AE" w14:textId="1C5CA223"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 xml:space="preserve">konekcija.publish(“predmet.potpredmet”, jc.encode({id: 1, ime: “Ante”, </w:t>
      </w:r>
    </w:p>
    <w:p w14:paraId="18356438" w14:textId="42BBD39C"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 xml:space="preserve"> prezime: “Kolak”}));</w:t>
      </w:r>
    </w:p>
    <w:p w14:paraId="3A9D2F26" w14:textId="75244C8B"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 xml:space="preserve">konekcija.publish(“predmet.potpredmet2”, sc.encode(“Poruka u obliku </w:t>
      </w:r>
    </w:p>
    <w:p w14:paraId="27F42B22" w14:textId="4C087B6B"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 xml:space="preserve">                   stringa”));</w:t>
      </w:r>
    </w:p>
    <w:p w14:paraId="46F61B1E" w14:textId="7AA6A43C"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t xml:space="preserve"> </w:t>
      </w:r>
    </w:p>
    <w:p w14:paraId="143C2B7D" w14:textId="1C1750FE" w:rsidR="00092C53" w:rsidRPr="0026428D" w:rsidRDefault="3D2A6918" w:rsidP="003C1C42">
      <w:pPr>
        <w:spacing w:line="360" w:lineRule="auto"/>
        <w:ind w:firstLine="720"/>
        <w:jc w:val="left"/>
        <w:rPr>
          <w:lang w:val="fr-FR"/>
        </w:rPr>
      </w:pPr>
      <w:r w:rsidRPr="0026428D">
        <w:rPr>
          <w:rFonts w:ascii="Times New Roman" w:eastAsia="Times New Roman" w:hAnsi="Times New Roman" w:cs="Times New Roman"/>
          <w:lang w:val="fr-FR"/>
        </w:rPr>
        <w:t xml:space="preserve">Komponenta sustava koja treba primiti poslane poruke mora se pretplatiti na odgovarajući predmet ili više njih, što se postiže funkcijom </w:t>
      </w:r>
      <w:r w:rsidRPr="0026428D">
        <w:rPr>
          <w:rFonts w:ascii="Courier New" w:eastAsia="Courier New" w:hAnsi="Courier New" w:cs="Courier New"/>
          <w:sz w:val="20"/>
          <w:szCs w:val="20"/>
          <w:lang w:val="fr-FR"/>
        </w:rPr>
        <w:t>subscribe</w:t>
      </w:r>
      <w:r w:rsidRPr="0026428D">
        <w:rPr>
          <w:rFonts w:ascii="Times New Roman" w:eastAsia="Times New Roman" w:hAnsi="Times New Roman" w:cs="Times New Roman"/>
          <w:lang w:val="fr-FR"/>
        </w:rPr>
        <w:t>. Ta funkcija vraća objekt po kojem se može iterirati i koji sadrži poruke poslane na navedeni predmet. Asinkronim iteriranjem po tom objektu, dobivaju se poruke iz njega te se ujedno i čeka na svaku buduću poruku, koja se, po pristizanju, automatski i prima te može dalje koristiti. Primjer navedene funkcionalnosti prikazan je u sljedećem kodu:</w:t>
      </w:r>
    </w:p>
    <w:p w14:paraId="19743CA1" w14:textId="7E062BFF" w:rsidR="00092C53" w:rsidRPr="0026428D" w:rsidRDefault="3D2A6918" w:rsidP="003C1C42">
      <w:pPr>
        <w:spacing w:line="360" w:lineRule="auto"/>
        <w:jc w:val="left"/>
        <w:rPr>
          <w:lang w:val="fr-FR"/>
        </w:rPr>
      </w:pPr>
      <w:r w:rsidRPr="0026428D">
        <w:rPr>
          <w:rFonts w:ascii="Times New Roman" w:eastAsia="Times New Roman" w:hAnsi="Times New Roman" w:cs="Times New Roman"/>
          <w:lang w:val="fr-FR"/>
        </w:rPr>
        <w:t xml:space="preserve"> </w:t>
      </w:r>
    </w:p>
    <w:p w14:paraId="571B733C" w14:textId="43ABE3FE" w:rsidR="00092C53" w:rsidRPr="0026428D" w:rsidRDefault="3D2A6918" w:rsidP="003C1C42">
      <w:pPr>
        <w:spacing w:line="360" w:lineRule="auto"/>
        <w:jc w:val="left"/>
        <w:rPr>
          <w:lang w:val="fr-FR"/>
        </w:rPr>
      </w:pPr>
      <w:r w:rsidRPr="0026428D">
        <w:rPr>
          <w:rFonts w:ascii="Courier New" w:eastAsia="Courier New" w:hAnsi="Courier New" w:cs="Courier New"/>
          <w:sz w:val="20"/>
          <w:szCs w:val="20"/>
          <w:lang w:val="fr-FR"/>
        </w:rPr>
        <w:lastRenderedPageBreak/>
        <w:t>const pretplata = konekcija.subscribe(“predmet.potpredmet”);</w:t>
      </w:r>
    </w:p>
    <w:p w14:paraId="348C6397" w14:textId="6C59BEED" w:rsidR="00092C53" w:rsidRPr="001A13C9" w:rsidRDefault="3D2A6918" w:rsidP="003C1C42">
      <w:pPr>
        <w:spacing w:line="360" w:lineRule="auto"/>
        <w:jc w:val="left"/>
      </w:pPr>
      <w:r w:rsidRPr="0389F25C">
        <w:rPr>
          <w:rFonts w:ascii="Courier New" w:eastAsia="Courier New" w:hAnsi="Courier New" w:cs="Courier New"/>
          <w:sz w:val="20"/>
          <w:szCs w:val="20"/>
        </w:rPr>
        <w:t xml:space="preserve">for await (const message of pretplata) { </w:t>
      </w:r>
    </w:p>
    <w:p w14:paraId="45CC75BA" w14:textId="00B48D75" w:rsidR="00092C53" w:rsidRPr="001A13C9" w:rsidRDefault="3D2A6918" w:rsidP="003C1C42">
      <w:pPr>
        <w:spacing w:line="360" w:lineRule="auto"/>
        <w:jc w:val="left"/>
      </w:pPr>
      <w:r w:rsidRPr="0389F25C">
        <w:rPr>
          <w:rFonts w:ascii="Courier New" w:eastAsia="Courier New" w:hAnsi="Courier New" w:cs="Courier New"/>
          <w:sz w:val="20"/>
          <w:szCs w:val="20"/>
        </w:rPr>
        <w:t xml:space="preserve">               console.log(jc.decode(message.data)); </w:t>
      </w:r>
    </w:p>
    <w:p w14:paraId="7B636B5A" w14:textId="765D1D6C"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3835338F" w14:textId="5B6B19C2"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28E30A45" w14:textId="018C58BC" w:rsidR="00092C53" w:rsidRPr="001A13C9" w:rsidRDefault="3D2A6918" w:rsidP="003C1C42">
      <w:pPr>
        <w:spacing w:line="360" w:lineRule="auto"/>
        <w:jc w:val="left"/>
      </w:pPr>
      <w:r w:rsidRPr="0389F25C">
        <w:rPr>
          <w:rFonts w:ascii="Times New Roman" w:eastAsia="Times New Roman" w:hAnsi="Times New Roman" w:cs="Times New Roman"/>
        </w:rPr>
        <w:t xml:space="preserve">Predmeti na koje se moguće pretplatiti obično se definiraju hijerarhijski, po razinama. Prilikom definiranja predmeta, razine se odvajaju znakom točke. Funkcija </w:t>
      </w:r>
      <w:r w:rsidRPr="0389F25C">
        <w:rPr>
          <w:rFonts w:ascii="Courier New" w:eastAsia="Courier New" w:hAnsi="Courier New" w:cs="Courier New"/>
          <w:sz w:val="20"/>
          <w:szCs w:val="20"/>
        </w:rPr>
        <w:t>subscribe</w:t>
      </w:r>
      <w:r w:rsidRPr="0389F25C">
        <w:rPr>
          <w:rFonts w:ascii="Times New Roman" w:eastAsia="Times New Roman" w:hAnsi="Times New Roman" w:cs="Times New Roman"/>
        </w:rPr>
        <w:t xml:space="preserve"> omogućuje istovremenu pretplatu na više povezanih predmeta uporabom posebnih simbola. Tako npr. simbol „</w:t>
      </w:r>
      <w:r w:rsidRPr="0389F25C">
        <w:rPr>
          <w:rFonts w:ascii="Courier New" w:eastAsia="Courier New" w:hAnsi="Courier New" w:cs="Courier New"/>
          <w:sz w:val="20"/>
          <w:szCs w:val="20"/>
        </w:rPr>
        <w:t>&gt;</w:t>
      </w:r>
      <w:r w:rsidRPr="0389F25C">
        <w:rPr>
          <w:rFonts w:ascii="Times New Roman" w:eastAsia="Times New Roman" w:hAnsi="Times New Roman" w:cs="Times New Roman"/>
        </w:rPr>
        <w:t xml:space="preserve">“ označava da se pretplata odnosi na sve potpredmete do tada definiranog predmeta. Predmeti obuhvaćeni uporabom ovog simbola uključuje sve podrazine, bez obzira na dubinu. Ako su predmeti u nekom sustavu definirani prema strukturi: </w:t>
      </w:r>
      <w:r w:rsidRPr="0389F25C">
        <w:rPr>
          <w:rFonts w:ascii="Courier New" w:eastAsia="Courier New" w:hAnsi="Courier New" w:cs="Courier New"/>
          <w:sz w:val="20"/>
          <w:szCs w:val="20"/>
        </w:rPr>
        <w:t>zgrada.kat.hodnik.prostorija.uredjaj</w:t>
      </w:r>
      <w:r w:rsidRPr="0389F25C">
        <w:rPr>
          <w:rFonts w:ascii="Times New Roman" w:eastAsia="Times New Roman" w:hAnsi="Times New Roman" w:cs="Times New Roman"/>
        </w:rPr>
        <w:t xml:space="preserve">, pretplata na temu </w:t>
      </w:r>
      <w:r w:rsidRPr="0389F25C">
        <w:rPr>
          <w:rFonts w:ascii="Courier New" w:eastAsia="Courier New" w:hAnsi="Courier New" w:cs="Courier New"/>
          <w:sz w:val="20"/>
          <w:szCs w:val="20"/>
        </w:rPr>
        <w:t xml:space="preserve">zgrada1.kat2.&gt; </w:t>
      </w:r>
      <w:r w:rsidRPr="0389F25C">
        <w:rPr>
          <w:rFonts w:ascii="Times New Roman" w:eastAsia="Times New Roman" w:hAnsi="Times New Roman" w:cs="Times New Roman"/>
        </w:rPr>
        <w:t>podrazumijevala bi pretplatu na teme vezane za sve hodnike, sve prostorije i sve uređaje na drugom katu zgrade 1. Simbol „</w:t>
      </w:r>
      <w:r w:rsidRPr="0389F25C">
        <w:rPr>
          <w:rFonts w:ascii="Courier New" w:eastAsia="Courier New" w:hAnsi="Courier New" w:cs="Courier New"/>
          <w:sz w:val="20"/>
          <w:szCs w:val="20"/>
        </w:rPr>
        <w:t>*</w:t>
      </w:r>
      <w:r w:rsidRPr="0389F25C">
        <w:rPr>
          <w:rFonts w:ascii="Times New Roman" w:eastAsia="Times New Roman" w:hAnsi="Times New Roman" w:cs="Times New Roman"/>
        </w:rPr>
        <w:t xml:space="preserve">“, za razliku od prethodnog simbola, zamjenjuje samo jedan sloj hijerarhije predmeta. Tako bi pretplata na temu </w:t>
      </w:r>
      <w:r w:rsidRPr="0389F25C">
        <w:rPr>
          <w:rFonts w:ascii="Courier New" w:eastAsia="Courier New" w:hAnsi="Courier New" w:cs="Courier New"/>
          <w:sz w:val="20"/>
          <w:szCs w:val="20"/>
        </w:rPr>
        <w:t xml:space="preserve">zgrada1.*.hodnik5.&gt; </w:t>
      </w:r>
      <w:r w:rsidRPr="0389F25C">
        <w:rPr>
          <w:rFonts w:ascii="Times New Roman" w:eastAsia="Times New Roman" w:hAnsi="Times New Roman" w:cs="Times New Roman"/>
        </w:rPr>
        <w:t xml:space="preserve">podrazumijevala pretplatu na predmete vezane za sve prostorije i sve uređaje hodnika 5 na svakom katu zgrade 1. Ovakav identifikator predaje se u obliku stringa, kao argument funkciji </w:t>
      </w:r>
      <w:r w:rsidRPr="0389F25C">
        <w:rPr>
          <w:rFonts w:ascii="Courier New" w:eastAsia="Courier New" w:hAnsi="Courier New" w:cs="Courier New"/>
          <w:sz w:val="20"/>
          <w:szCs w:val="20"/>
        </w:rPr>
        <w:t>subscribe</w:t>
      </w:r>
      <w:r w:rsidRPr="0389F25C">
        <w:rPr>
          <w:rFonts w:ascii="Times New Roman" w:eastAsia="Times New Roman" w:hAnsi="Times New Roman" w:cs="Times New Roman"/>
        </w:rPr>
        <w:t>.</w:t>
      </w:r>
    </w:p>
    <w:p w14:paraId="52960D3D" w14:textId="2ADDF256"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36DF23C4" w14:textId="3B3BDB17" w:rsidR="00092C53" w:rsidRPr="001A13C9" w:rsidRDefault="3D2A6918" w:rsidP="003C1C42">
      <w:pPr>
        <w:spacing w:line="360" w:lineRule="auto"/>
        <w:jc w:val="left"/>
      </w:pPr>
      <w:r w:rsidRPr="0389F25C">
        <w:rPr>
          <w:rFonts w:ascii="Courier New" w:eastAsia="Courier New" w:hAnsi="Courier New" w:cs="Courier New"/>
          <w:sz w:val="20"/>
          <w:szCs w:val="20"/>
        </w:rPr>
        <w:t>const sub = konekcija.subscribe(“zgrada1.*.hodnik5.&gt;”);</w:t>
      </w:r>
    </w:p>
    <w:p w14:paraId="64FA68CA" w14:textId="493719EE"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1D44AEBE" w14:textId="23D39E49" w:rsidR="00092C53" w:rsidRPr="001A13C9" w:rsidRDefault="3D2A6918" w:rsidP="003C1C42">
      <w:pPr>
        <w:spacing w:line="360" w:lineRule="auto"/>
        <w:jc w:val="left"/>
      </w:pPr>
      <w:r w:rsidRPr="0389F25C">
        <w:rPr>
          <w:rFonts w:ascii="Times New Roman" w:eastAsia="Times New Roman" w:hAnsi="Times New Roman" w:cs="Times New Roman"/>
        </w:rPr>
        <w:t xml:space="preserve">Funkcionalnost zahtjeva i odgovora ostvarena je funkcijama </w:t>
      </w:r>
      <w:r w:rsidRPr="0389F25C">
        <w:rPr>
          <w:rFonts w:ascii="Courier New" w:eastAsia="Courier New" w:hAnsi="Courier New" w:cs="Courier New"/>
          <w:sz w:val="20"/>
          <w:szCs w:val="20"/>
        </w:rPr>
        <w:t xml:space="preserve">request </w:t>
      </w:r>
      <w:r w:rsidRPr="0389F25C">
        <w:rPr>
          <w:rFonts w:ascii="Times New Roman" w:eastAsia="Times New Roman" w:hAnsi="Times New Roman" w:cs="Times New Roman"/>
        </w:rPr>
        <w:t xml:space="preserve">i </w:t>
      </w:r>
      <w:r w:rsidRPr="0389F25C">
        <w:rPr>
          <w:rFonts w:ascii="Courier New" w:eastAsia="Courier New" w:hAnsi="Courier New" w:cs="Courier New"/>
          <w:sz w:val="20"/>
          <w:szCs w:val="20"/>
        </w:rPr>
        <w:t>respond</w:t>
      </w:r>
      <w:r w:rsidRPr="0389F25C">
        <w:rPr>
          <w:rFonts w:ascii="Times New Roman" w:eastAsia="Times New Roman" w:hAnsi="Times New Roman" w:cs="Times New Roman"/>
        </w:rPr>
        <w:t xml:space="preserve">. Funkcija </w:t>
      </w:r>
      <w:r w:rsidRPr="0389F25C">
        <w:rPr>
          <w:rFonts w:ascii="Courier New" w:eastAsia="Courier New" w:hAnsi="Courier New" w:cs="Courier New"/>
          <w:sz w:val="20"/>
          <w:szCs w:val="20"/>
        </w:rPr>
        <w:t xml:space="preserve">request </w:t>
      </w:r>
      <w:r w:rsidRPr="0389F25C">
        <w:rPr>
          <w:rFonts w:ascii="Times New Roman" w:eastAsia="Times New Roman" w:hAnsi="Times New Roman" w:cs="Times New Roman"/>
        </w:rPr>
        <w:t xml:space="preserve">slična je funkciji </w:t>
      </w:r>
      <w:r w:rsidRPr="0389F25C">
        <w:rPr>
          <w:rFonts w:ascii="Courier New" w:eastAsia="Courier New" w:hAnsi="Courier New" w:cs="Courier New"/>
          <w:sz w:val="20"/>
          <w:szCs w:val="20"/>
        </w:rPr>
        <w:t>publish</w:t>
      </w:r>
      <w:r w:rsidRPr="0389F25C">
        <w:rPr>
          <w:rFonts w:ascii="Times New Roman" w:eastAsia="Times New Roman" w:hAnsi="Times New Roman" w:cs="Times New Roman"/>
        </w:rPr>
        <w:t xml:space="preserve">. Poziva se s ključnom riječju </w:t>
      </w:r>
      <w:r w:rsidRPr="0389F25C">
        <w:rPr>
          <w:rFonts w:ascii="Courier New" w:eastAsia="Courier New" w:hAnsi="Courier New" w:cs="Courier New"/>
          <w:sz w:val="20"/>
          <w:szCs w:val="20"/>
        </w:rPr>
        <w:t xml:space="preserve">await </w:t>
      </w:r>
      <w:r w:rsidRPr="0389F25C">
        <w:rPr>
          <w:rFonts w:ascii="Times New Roman" w:eastAsia="Times New Roman" w:hAnsi="Times New Roman" w:cs="Times New Roman"/>
        </w:rPr>
        <w:t xml:space="preserve">te se, prilikom njezinog poziva, može postaviti vrijednost </w:t>
      </w:r>
      <w:r w:rsidRPr="0389F25C">
        <w:rPr>
          <w:rFonts w:ascii="Courier New" w:eastAsia="Courier New" w:hAnsi="Courier New" w:cs="Courier New"/>
          <w:sz w:val="20"/>
          <w:szCs w:val="20"/>
        </w:rPr>
        <w:t>timeout</w:t>
      </w:r>
      <w:r w:rsidRPr="0389F25C">
        <w:rPr>
          <w:rFonts w:ascii="Times New Roman" w:eastAsia="Times New Roman" w:hAnsi="Times New Roman" w:cs="Times New Roman"/>
        </w:rPr>
        <w:t xml:space="preserve">, koja određuje koliko će se dugo čekati na odgovor u milisekundama. Povratna vrijednost ove funkcije je obećanje (engl. </w:t>
      </w:r>
      <w:r w:rsidRPr="0389F25C">
        <w:rPr>
          <w:rFonts w:ascii="Times New Roman" w:eastAsia="Times New Roman" w:hAnsi="Times New Roman" w:cs="Times New Roman"/>
          <w:i/>
          <w:iCs/>
        </w:rPr>
        <w:t xml:space="preserve">promise </w:t>
      </w:r>
      <w:r w:rsidRPr="0389F25C">
        <w:rPr>
          <w:rFonts w:ascii="Times New Roman" w:eastAsia="Times New Roman" w:hAnsi="Times New Roman" w:cs="Times New Roman"/>
        </w:rPr>
        <w:t xml:space="preserve">), a po primitku odgovora, dobiva se objekt koji predstavlja dobiveni odgovor i koji se, zatim, dekodira i iz kojeg se, nakon toga, dobivaju potrebni podaci. Komponenta kojoj je zahtjev upućen, prima ga kao I svaku drugu poruku, tj. pretplatom na odgovarajući predmet. Nakon primanja poruke, komponenta poziva funkciju </w:t>
      </w:r>
      <w:r w:rsidRPr="0389F25C">
        <w:rPr>
          <w:rFonts w:ascii="Courier New" w:eastAsia="Courier New" w:hAnsi="Courier New" w:cs="Courier New"/>
          <w:sz w:val="20"/>
          <w:szCs w:val="20"/>
        </w:rPr>
        <w:t>respond</w:t>
      </w:r>
      <w:r w:rsidRPr="0389F25C">
        <w:rPr>
          <w:rFonts w:ascii="Times New Roman" w:eastAsia="Times New Roman" w:hAnsi="Times New Roman" w:cs="Times New Roman"/>
        </w:rPr>
        <w:t xml:space="preserve"> nad objektom poruke. Kao argument, ta funkcija prima </w:t>
      </w:r>
      <w:r w:rsidRPr="0389F25C">
        <w:rPr>
          <w:rFonts w:ascii="Times New Roman" w:eastAsia="Times New Roman" w:hAnsi="Times New Roman" w:cs="Times New Roman"/>
        </w:rPr>
        <w:lastRenderedPageBreak/>
        <w:t>željeni sadržaj, kodiran odgovarajućim kodekom. Kodirani sadržaj automatski se šalje komponenti koja je poslala zahtjev, kao što je već opisano. U sljedećem kodu prikazan je primjer ove funkcionalnosti u kojem pošiljatelj u zahtjevu šalje djeljenik i djelitelj, primatelj prima zahtjev i odgovara rezultatom dijeljenja:</w:t>
      </w:r>
    </w:p>
    <w:p w14:paraId="337E4CC3" w14:textId="4A7A8752"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34A6B2DD" w14:textId="010F7397" w:rsidR="00092C53" w:rsidRPr="001A13C9" w:rsidRDefault="3D2A6918" w:rsidP="003C1C42">
      <w:pPr>
        <w:spacing w:line="360" w:lineRule="auto"/>
        <w:jc w:val="left"/>
      </w:pPr>
      <w:r w:rsidRPr="0389F25C">
        <w:rPr>
          <w:rFonts w:ascii="Courier New" w:eastAsia="Courier New" w:hAnsi="Courier New" w:cs="Courier New"/>
          <w:sz w:val="20"/>
          <w:szCs w:val="20"/>
        </w:rPr>
        <w:t>// Kod pošiljatelja</w:t>
      </w:r>
    </w:p>
    <w:p w14:paraId="438911B9" w14:textId="69CBA310" w:rsidR="00092C53" w:rsidRPr="001A13C9" w:rsidRDefault="3D2A6918" w:rsidP="003C1C42">
      <w:pPr>
        <w:spacing w:line="360" w:lineRule="auto"/>
        <w:jc w:val="left"/>
      </w:pPr>
      <w:r w:rsidRPr="0389F25C">
        <w:rPr>
          <w:rFonts w:ascii="Courier New" w:eastAsia="Courier New" w:hAnsi="Courier New" w:cs="Courier New"/>
          <w:sz w:val="20"/>
          <w:szCs w:val="20"/>
        </w:rPr>
        <w:t xml:space="preserve">const odgovor = await konekcija.request(“predmet”, jc.encode({a: 100, b: 2}), </w:t>
      </w:r>
    </w:p>
    <w:p w14:paraId="7484AEC5" w14:textId="00BCFB3D" w:rsidR="00092C53" w:rsidRPr="001A13C9" w:rsidRDefault="3D2A6918" w:rsidP="003C1C42">
      <w:pPr>
        <w:spacing w:line="360" w:lineRule="auto"/>
        <w:jc w:val="left"/>
      </w:pPr>
      <w:r w:rsidRPr="0389F25C">
        <w:rPr>
          <w:rFonts w:ascii="Courier New" w:eastAsia="Courier New" w:hAnsi="Courier New" w:cs="Courier New"/>
          <w:sz w:val="20"/>
          <w:szCs w:val="20"/>
        </w:rPr>
        <w:t xml:space="preserve">                                       { timeout: 5000 });</w:t>
      </w:r>
    </w:p>
    <w:p w14:paraId="5A3C760B" w14:textId="2E870EA4"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1F8D812C" w14:textId="362F3CE5"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4D79042A" w14:textId="566E1527" w:rsidR="00092C53" w:rsidRPr="001A13C9" w:rsidRDefault="3D2A6918" w:rsidP="003C1C42">
      <w:pPr>
        <w:spacing w:line="360" w:lineRule="auto"/>
        <w:jc w:val="left"/>
      </w:pPr>
      <w:r w:rsidRPr="0389F25C">
        <w:rPr>
          <w:rFonts w:ascii="Courier New" w:eastAsia="Courier New" w:hAnsi="Courier New" w:cs="Courier New"/>
          <w:sz w:val="20"/>
          <w:szCs w:val="20"/>
        </w:rPr>
        <w:t>// Kod primatelja</w:t>
      </w:r>
    </w:p>
    <w:p w14:paraId="10585E8F" w14:textId="16904B8D" w:rsidR="00092C53" w:rsidRPr="001A13C9" w:rsidRDefault="3D2A6918" w:rsidP="003C1C42">
      <w:pPr>
        <w:spacing w:line="360" w:lineRule="auto"/>
        <w:jc w:val="left"/>
      </w:pPr>
      <w:r w:rsidRPr="0389F25C">
        <w:rPr>
          <w:rFonts w:ascii="Courier New" w:eastAsia="Courier New" w:hAnsi="Courier New" w:cs="Courier New"/>
          <w:sz w:val="20"/>
          <w:szCs w:val="20"/>
        </w:rPr>
        <w:t>const pretplata = konekcija.subscribe(“predmet”);</w:t>
      </w:r>
    </w:p>
    <w:p w14:paraId="7D1EDFF9" w14:textId="6A028FB2" w:rsidR="00092C53" w:rsidRPr="001A13C9" w:rsidRDefault="3D2A6918" w:rsidP="003C1C42">
      <w:pPr>
        <w:spacing w:line="360" w:lineRule="auto"/>
        <w:jc w:val="left"/>
      </w:pPr>
      <w:r w:rsidRPr="0389F25C">
        <w:rPr>
          <w:rFonts w:ascii="Courier New" w:eastAsia="Courier New" w:hAnsi="Courier New" w:cs="Courier New"/>
          <w:sz w:val="20"/>
          <w:szCs w:val="20"/>
        </w:rPr>
        <w:t>for await(const poruka of pretplata) {</w:t>
      </w:r>
    </w:p>
    <w:p w14:paraId="0769718F" w14:textId="15F2D7BD" w:rsidR="00092C53" w:rsidRPr="001A13C9" w:rsidRDefault="3D2A6918" w:rsidP="003C1C42">
      <w:pPr>
        <w:spacing w:line="360" w:lineRule="auto"/>
        <w:jc w:val="left"/>
      </w:pPr>
      <w:r w:rsidRPr="0389F25C">
        <w:rPr>
          <w:rFonts w:ascii="Courier New" w:eastAsia="Courier New" w:hAnsi="Courier New" w:cs="Courier New"/>
          <w:sz w:val="20"/>
          <w:szCs w:val="20"/>
        </w:rPr>
        <w:t xml:space="preserve">    const {a, b} = jc.decode(poruka.data);</w:t>
      </w:r>
    </w:p>
    <w:p w14:paraId="0DE91A75" w14:textId="2E72BE0D" w:rsidR="00092C53" w:rsidRPr="001A13C9" w:rsidRDefault="3D2A6918" w:rsidP="003C1C42">
      <w:pPr>
        <w:spacing w:line="360" w:lineRule="auto"/>
        <w:jc w:val="left"/>
      </w:pPr>
      <w:r w:rsidRPr="0389F25C">
        <w:rPr>
          <w:rFonts w:ascii="Courier New" w:eastAsia="Courier New" w:hAnsi="Courier New" w:cs="Courier New"/>
          <w:sz w:val="20"/>
          <w:szCs w:val="20"/>
        </w:rPr>
        <w:t xml:space="preserve">    poruka.respond(jc.encode({rezultat: a / b})) ;</w:t>
      </w:r>
    </w:p>
    <w:p w14:paraId="12BCFBD4" w14:textId="0C03B44C" w:rsidR="00092C53" w:rsidRPr="001A13C9" w:rsidRDefault="3D2A6918" w:rsidP="003C1C42">
      <w:pPr>
        <w:spacing w:line="360" w:lineRule="auto"/>
        <w:jc w:val="left"/>
      </w:pPr>
      <w:r w:rsidRPr="0389F25C">
        <w:rPr>
          <w:rFonts w:ascii="Courier New" w:eastAsia="Courier New" w:hAnsi="Courier New" w:cs="Courier New"/>
          <w:sz w:val="20"/>
          <w:szCs w:val="20"/>
        </w:rPr>
        <w:t>}</w:t>
      </w:r>
    </w:p>
    <w:p w14:paraId="6E5BEEEA" w14:textId="3F3585DD"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256A214E" w14:textId="6F0E7623" w:rsidR="00092C53" w:rsidRPr="001A13C9" w:rsidRDefault="3D2A6918" w:rsidP="003C1C42">
      <w:pPr>
        <w:spacing w:line="360" w:lineRule="auto"/>
        <w:jc w:val="left"/>
      </w:pPr>
      <w:r w:rsidRPr="0389F25C">
        <w:rPr>
          <w:rFonts w:ascii="Times New Roman" w:eastAsia="Times New Roman" w:hAnsi="Times New Roman" w:cs="Times New Roman"/>
        </w:rPr>
        <w:t xml:space="preserve">Funkcionalnost grupa reda postiže se navođenjem vrijednosti parametra </w:t>
      </w:r>
      <w:r w:rsidRPr="0389F25C">
        <w:rPr>
          <w:rFonts w:ascii="Courier New" w:eastAsia="Courier New" w:hAnsi="Courier New" w:cs="Courier New"/>
          <w:sz w:val="20"/>
          <w:szCs w:val="20"/>
        </w:rPr>
        <w:t xml:space="preserve">queue </w:t>
      </w:r>
      <w:r w:rsidRPr="0389F25C">
        <w:rPr>
          <w:rFonts w:ascii="Times New Roman" w:eastAsia="Times New Roman" w:hAnsi="Times New Roman" w:cs="Times New Roman"/>
        </w:rPr>
        <w:t>prilikom pretplaćivanja na predmet. Sve komponente koje se pretplate koristeći istu vrijednost tog parametra postaju dio iste grupe reda te će samo jedna od tih komponenti, ona nasumično odabrana, primiti poruku. Može postojati proizvoljan broj grupa reda na svakom predmetu.</w:t>
      </w:r>
    </w:p>
    <w:p w14:paraId="3A047687" w14:textId="57A1C8FE"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2AC9B552" w14:textId="495D1A83" w:rsidR="00092C53" w:rsidRPr="001A13C9" w:rsidRDefault="3D2A6918" w:rsidP="003C1C42">
      <w:pPr>
        <w:spacing w:line="360" w:lineRule="auto"/>
        <w:jc w:val="left"/>
      </w:pPr>
      <w:r w:rsidRPr="0389F25C">
        <w:rPr>
          <w:rFonts w:ascii="Courier New" w:eastAsia="Courier New" w:hAnsi="Courier New" w:cs="Courier New"/>
          <w:sz w:val="20"/>
          <w:szCs w:val="20"/>
        </w:rPr>
        <w:t>konekcija.subscribe(“predmet.potpredmet”, {queue: “grupa1”});</w:t>
      </w:r>
    </w:p>
    <w:p w14:paraId="446E88E2" w14:textId="209436D2"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0928228E" w14:textId="4EE83D6C" w:rsidR="00092C53" w:rsidRPr="001A13C9" w:rsidRDefault="3D2A6918" w:rsidP="003C1C42">
      <w:pPr>
        <w:spacing w:line="360" w:lineRule="auto"/>
        <w:jc w:val="left"/>
      </w:pPr>
      <w:r w:rsidRPr="0389F25C">
        <w:rPr>
          <w:rFonts w:ascii="Times New Roman" w:eastAsia="Times New Roman" w:hAnsi="Times New Roman" w:cs="Times New Roman"/>
        </w:rPr>
        <w:t xml:space="preserve">Korištenje JetStream funkcionalnosti započinje kreiranjem objekta JetStream managera. Nakon toga je moguće kreirati tok dodavanjem novog toka atributu </w:t>
      </w:r>
      <w:r w:rsidRPr="0389F25C">
        <w:rPr>
          <w:rFonts w:ascii="Courier New" w:eastAsia="Courier New" w:hAnsi="Courier New" w:cs="Courier New"/>
          <w:sz w:val="20"/>
          <w:szCs w:val="20"/>
        </w:rPr>
        <w:t xml:space="preserve">.streams </w:t>
      </w:r>
      <w:r w:rsidRPr="0389F25C">
        <w:rPr>
          <w:rFonts w:ascii="Times New Roman" w:eastAsia="Times New Roman" w:hAnsi="Times New Roman" w:cs="Times New Roman"/>
        </w:rPr>
        <w:t xml:space="preserve">tog objekta. Dodavanje </w:t>
      </w:r>
      <w:r w:rsidRPr="0389F25C">
        <w:rPr>
          <w:rFonts w:ascii="Times New Roman" w:eastAsia="Times New Roman" w:hAnsi="Times New Roman" w:cs="Times New Roman"/>
        </w:rPr>
        <w:lastRenderedPageBreak/>
        <w:t xml:space="preserve">toka postiže se metodom </w:t>
      </w:r>
      <w:r w:rsidRPr="0389F25C">
        <w:rPr>
          <w:rFonts w:ascii="Courier New" w:eastAsia="Courier New" w:hAnsi="Courier New" w:cs="Courier New"/>
          <w:sz w:val="20"/>
          <w:szCs w:val="20"/>
        </w:rPr>
        <w:t>.add()</w:t>
      </w:r>
      <w:r w:rsidRPr="0389F25C">
        <w:rPr>
          <w:rFonts w:ascii="Times New Roman" w:eastAsia="Times New Roman" w:hAnsi="Times New Roman" w:cs="Times New Roman"/>
        </w:rPr>
        <w:t>, kojoj se, kao argument, predaje konfiguracijski objekt koji sadrži željene parametre toka. Ti parametri određuju glavne karakteristike toka, popu vremena trajanja, kapaciteta i sl. Jedan primjer kreiranja JetStream toka prikazan je u sljedećem isječku koda:</w:t>
      </w:r>
    </w:p>
    <w:p w14:paraId="6C680AC1" w14:textId="331B191E"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21A7E737" w14:textId="2B8D3DDB" w:rsidR="00092C53" w:rsidRPr="001A13C9" w:rsidRDefault="3D2A6918" w:rsidP="003C1C42">
      <w:pPr>
        <w:spacing w:line="360" w:lineRule="auto"/>
        <w:jc w:val="left"/>
      </w:pPr>
      <w:r w:rsidRPr="0389F25C">
        <w:rPr>
          <w:rFonts w:ascii="Courier New" w:eastAsia="Courier New" w:hAnsi="Courier New" w:cs="Courier New"/>
          <w:sz w:val="20"/>
          <w:szCs w:val="20"/>
        </w:rPr>
        <w:t>const manager = await konekcija.jetstreamManager();</w:t>
      </w:r>
    </w:p>
    <w:p w14:paraId="3E057DAE" w14:textId="2DBB1DC4" w:rsidR="00092C53" w:rsidRPr="001A13C9" w:rsidRDefault="3D2A6918" w:rsidP="003C1C42">
      <w:pPr>
        <w:spacing w:line="360" w:lineRule="auto"/>
        <w:jc w:val="left"/>
      </w:pPr>
      <w:r w:rsidRPr="0389F25C">
        <w:rPr>
          <w:rFonts w:ascii="Courier New" w:eastAsia="Courier New" w:hAnsi="Courier New" w:cs="Courier New"/>
          <w:sz w:val="20"/>
          <w:szCs w:val="20"/>
        </w:rPr>
        <w:t>const konfiguracija = {</w:t>
      </w:r>
    </w:p>
    <w:p w14:paraId="65C2E088" w14:textId="747B15F3" w:rsidR="00092C53" w:rsidRPr="001A13C9" w:rsidRDefault="3D2A6918" w:rsidP="003C1C42">
      <w:pPr>
        <w:spacing w:line="360" w:lineRule="auto"/>
        <w:jc w:val="left"/>
      </w:pPr>
      <w:r w:rsidRPr="0389F25C">
        <w:rPr>
          <w:rFonts w:ascii="Courier New" w:eastAsia="Courier New" w:hAnsi="Courier New" w:cs="Courier New"/>
          <w:sz w:val="20"/>
          <w:szCs w:val="20"/>
        </w:rPr>
        <w:t xml:space="preserve">    name: “UPLATE”,</w:t>
      </w:r>
    </w:p>
    <w:p w14:paraId="686426A1" w14:textId="78F6153A" w:rsidR="00092C53" w:rsidRPr="001A13C9" w:rsidRDefault="3D2A6918" w:rsidP="003C1C42">
      <w:pPr>
        <w:spacing w:line="360" w:lineRule="auto"/>
        <w:jc w:val="left"/>
      </w:pPr>
      <w:r w:rsidRPr="0389F25C">
        <w:rPr>
          <w:rFonts w:ascii="Courier New" w:eastAsia="Courier New" w:hAnsi="Courier New" w:cs="Courier New"/>
          <w:sz w:val="20"/>
          <w:szCs w:val="20"/>
        </w:rPr>
        <w:t xml:space="preserve">    subjects: [‘uplate.&gt;’],</w:t>
      </w:r>
    </w:p>
    <w:p w14:paraId="78635B8A" w14:textId="40ED798F" w:rsidR="00092C53" w:rsidRPr="001A13C9" w:rsidRDefault="3D2A6918" w:rsidP="003C1C42">
      <w:pPr>
        <w:spacing w:line="360" w:lineRule="auto"/>
        <w:jc w:val="left"/>
      </w:pPr>
      <w:r w:rsidRPr="0389F25C">
        <w:rPr>
          <w:rFonts w:ascii="Courier New" w:eastAsia="Courier New" w:hAnsi="Courier New" w:cs="Courier New"/>
          <w:sz w:val="20"/>
          <w:szCs w:val="20"/>
        </w:rPr>
        <w:t xml:space="preserve">    retention: ‘limits’,</w:t>
      </w:r>
    </w:p>
    <w:p w14:paraId="69ECE567" w14:textId="73B6AC38" w:rsidR="00092C53" w:rsidRPr="001A13C9" w:rsidRDefault="3D2A6918" w:rsidP="003C1C42">
      <w:pPr>
        <w:spacing w:line="360" w:lineRule="auto"/>
        <w:jc w:val="left"/>
      </w:pPr>
      <w:r w:rsidRPr="0389F25C">
        <w:rPr>
          <w:rFonts w:ascii="Courier New" w:eastAsia="Courier New" w:hAnsi="Courier New" w:cs="Courier New"/>
          <w:sz w:val="20"/>
          <w:szCs w:val="20"/>
        </w:rPr>
        <w:t xml:space="preserve">    storage: ‘file’,</w:t>
      </w:r>
    </w:p>
    <w:p w14:paraId="13F05A45" w14:textId="714E4092" w:rsidR="00092C53" w:rsidRPr="001A13C9" w:rsidRDefault="3D2A6918" w:rsidP="003C1C42">
      <w:pPr>
        <w:spacing w:line="360" w:lineRule="auto"/>
        <w:jc w:val="left"/>
      </w:pPr>
      <w:r w:rsidRPr="0389F25C">
        <w:rPr>
          <w:rFonts w:ascii="Courier New" w:eastAsia="Courier New" w:hAnsi="Courier New" w:cs="Courier New"/>
          <w:sz w:val="20"/>
          <w:szCs w:val="20"/>
        </w:rPr>
        <w:t xml:space="preserve">    max_msgs: 500000,</w:t>
      </w:r>
    </w:p>
    <w:p w14:paraId="2370E18D" w14:textId="43AA3CB4" w:rsidR="00092C53" w:rsidRPr="001A13C9" w:rsidRDefault="3D2A6918" w:rsidP="003C1C42">
      <w:pPr>
        <w:spacing w:line="360" w:lineRule="auto"/>
        <w:jc w:val="left"/>
      </w:pPr>
      <w:r w:rsidRPr="0389F25C">
        <w:rPr>
          <w:rFonts w:ascii="Courier New" w:eastAsia="Courier New" w:hAnsi="Courier New" w:cs="Courier New"/>
          <w:sz w:val="20"/>
          <w:szCs w:val="20"/>
        </w:rPr>
        <w:t xml:space="preserve">    max_bytes: 1024 * 1024 * 1024,</w:t>
      </w:r>
    </w:p>
    <w:p w14:paraId="14ABA39B" w14:textId="0A6F977C" w:rsidR="00092C53" w:rsidRPr="001A13C9" w:rsidRDefault="3D2A6918" w:rsidP="003C1C42">
      <w:pPr>
        <w:spacing w:line="360" w:lineRule="auto"/>
        <w:jc w:val="left"/>
      </w:pPr>
      <w:r w:rsidRPr="0389F25C">
        <w:rPr>
          <w:rFonts w:ascii="Courier New" w:eastAsia="Courier New" w:hAnsi="Courier New" w:cs="Courier New"/>
          <w:sz w:val="20"/>
          <w:szCs w:val="20"/>
        </w:rPr>
        <w:t xml:space="preserve">    num_replicas: 1,</w:t>
      </w:r>
    </w:p>
    <w:p w14:paraId="1B742D5D" w14:textId="69A5E2B0" w:rsidR="00092C53" w:rsidRPr="001A13C9" w:rsidRDefault="3D2A6918" w:rsidP="003C1C42">
      <w:pPr>
        <w:spacing w:line="360" w:lineRule="auto"/>
        <w:jc w:val="left"/>
      </w:pPr>
      <w:r w:rsidRPr="0389F25C">
        <w:rPr>
          <w:rFonts w:ascii="Courier New" w:eastAsia="Courier New" w:hAnsi="Courier New" w:cs="Courier New"/>
          <w:sz w:val="20"/>
          <w:szCs w:val="20"/>
        </w:rPr>
        <w:t xml:space="preserve">    duplicate_window: 180000000000     //3 minute u nanosekundama</w:t>
      </w:r>
    </w:p>
    <w:p w14:paraId="6461C61A" w14:textId="17E61A25" w:rsidR="00092C53" w:rsidRPr="001A13C9" w:rsidRDefault="3D2A6918" w:rsidP="003C1C42">
      <w:pPr>
        <w:spacing w:line="360" w:lineRule="auto"/>
        <w:jc w:val="left"/>
      </w:pPr>
      <w:r w:rsidRPr="0389F25C">
        <w:rPr>
          <w:rFonts w:ascii="Courier New" w:eastAsia="Courier New" w:hAnsi="Courier New" w:cs="Courier New"/>
          <w:sz w:val="20"/>
          <w:szCs w:val="20"/>
        </w:rPr>
        <w:t>};</w:t>
      </w:r>
    </w:p>
    <w:p w14:paraId="4697AF03" w14:textId="770AA2F7"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69F53FFD" w14:textId="743B3B66" w:rsidR="00092C53" w:rsidRPr="001A13C9" w:rsidRDefault="3D2A6918" w:rsidP="003C1C42">
      <w:pPr>
        <w:spacing w:line="360" w:lineRule="auto"/>
        <w:jc w:val="left"/>
      </w:pPr>
      <w:r w:rsidRPr="0389F25C">
        <w:rPr>
          <w:rFonts w:ascii="Courier New" w:eastAsia="Courier New" w:hAnsi="Courier New" w:cs="Courier New"/>
          <w:sz w:val="20"/>
          <w:szCs w:val="20"/>
        </w:rPr>
        <w:t>await manager.streams.add(konfiguracija);</w:t>
      </w:r>
    </w:p>
    <w:p w14:paraId="5697DD9D" w14:textId="41658FF0"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4B6F42BF" w14:textId="5419E0C2" w:rsidR="00092C53" w:rsidRPr="0026428D" w:rsidRDefault="3D2A6918" w:rsidP="003C1C42">
      <w:pPr>
        <w:spacing w:line="360" w:lineRule="auto"/>
        <w:jc w:val="left"/>
        <w:rPr>
          <w:lang w:val="fr-FR"/>
        </w:rPr>
      </w:pPr>
      <w:r w:rsidRPr="0389F25C">
        <w:rPr>
          <w:rFonts w:ascii="Times New Roman" w:eastAsia="Times New Roman" w:hAnsi="Times New Roman" w:cs="Times New Roman"/>
        </w:rPr>
        <w:t xml:space="preserve">Atribut </w:t>
      </w:r>
      <w:r w:rsidRPr="0389F25C">
        <w:rPr>
          <w:rFonts w:ascii="Courier New" w:eastAsia="Courier New" w:hAnsi="Courier New" w:cs="Courier New"/>
          <w:sz w:val="20"/>
          <w:szCs w:val="20"/>
        </w:rPr>
        <w:t xml:space="preserve">name </w:t>
      </w:r>
      <w:r w:rsidRPr="0389F25C">
        <w:rPr>
          <w:rFonts w:ascii="Times New Roman" w:eastAsia="Times New Roman" w:hAnsi="Times New Roman" w:cs="Times New Roman"/>
        </w:rPr>
        <w:t xml:space="preserve">konfiguracijskog objekta predstavlja ime toka i često se piše velikim tiskanim slovima. Atribut </w:t>
      </w:r>
      <w:r w:rsidRPr="0389F25C">
        <w:rPr>
          <w:rFonts w:ascii="Courier New" w:eastAsia="Courier New" w:hAnsi="Courier New" w:cs="Courier New"/>
          <w:sz w:val="20"/>
          <w:szCs w:val="20"/>
        </w:rPr>
        <w:t xml:space="preserve">subjects </w:t>
      </w:r>
      <w:r w:rsidRPr="0389F25C">
        <w:rPr>
          <w:rFonts w:ascii="Times New Roman" w:eastAsia="Times New Roman" w:hAnsi="Times New Roman" w:cs="Times New Roman"/>
        </w:rPr>
        <w:t xml:space="preserve">predstavlja sve predmete čije poruke će biti dostupne u toku. I ovdje je moguće korištenje posebnih simbola za označavanje više predmeta odjednom. Atribut </w:t>
      </w:r>
      <w:r w:rsidRPr="0389F25C">
        <w:rPr>
          <w:rFonts w:ascii="Courier New" w:eastAsia="Courier New" w:hAnsi="Courier New" w:cs="Courier New"/>
          <w:sz w:val="20"/>
          <w:szCs w:val="20"/>
        </w:rPr>
        <w:t xml:space="preserve">retention </w:t>
      </w:r>
      <w:r w:rsidRPr="0389F25C">
        <w:rPr>
          <w:rFonts w:ascii="Times New Roman" w:eastAsia="Times New Roman" w:hAnsi="Times New Roman" w:cs="Times New Roman"/>
        </w:rPr>
        <w:t xml:space="preserve">određuje do kad se poruke zadržavaju u toku. Ako se vrijednost tog atributa postavi na </w:t>
      </w:r>
      <w:r w:rsidRPr="0389F25C">
        <w:rPr>
          <w:rFonts w:ascii="Courier New" w:eastAsia="Courier New" w:hAnsi="Courier New" w:cs="Courier New"/>
          <w:sz w:val="20"/>
          <w:szCs w:val="20"/>
        </w:rPr>
        <w:t>“limits”</w:t>
      </w:r>
      <w:r w:rsidRPr="0389F25C">
        <w:rPr>
          <w:rFonts w:ascii="Times New Roman" w:eastAsia="Times New Roman" w:hAnsi="Times New Roman" w:cs="Times New Roman"/>
        </w:rPr>
        <w:t xml:space="preserve">, kao što je u prethodnom primjeru, tada se podaci u toku zadržavaju dok god granice kapaciteta ili trajanja toka nisu prijeđene. Ako se koristi vrijednost </w:t>
      </w:r>
      <w:r w:rsidRPr="0389F25C">
        <w:rPr>
          <w:rFonts w:ascii="Courier New" w:eastAsia="Courier New" w:hAnsi="Courier New" w:cs="Courier New"/>
          <w:sz w:val="20"/>
          <w:szCs w:val="20"/>
        </w:rPr>
        <w:t>“interest”</w:t>
      </w:r>
      <w:r w:rsidRPr="0389F25C">
        <w:rPr>
          <w:rFonts w:ascii="Times New Roman" w:eastAsia="Times New Roman" w:hAnsi="Times New Roman" w:cs="Times New Roman"/>
        </w:rPr>
        <w:t xml:space="preserve">, poruke se čuvaju dok god postoje konzumeri koji ih čitaju. Drugim riječima, poruke se brišu kad više nisu predmet interesa ni jednog konzumera. Da bi se to dogodilo, svi konzumeri koji trenutno </w:t>
      </w:r>
      <w:r w:rsidRPr="0389F25C">
        <w:rPr>
          <w:rFonts w:ascii="Times New Roman" w:eastAsia="Times New Roman" w:hAnsi="Times New Roman" w:cs="Times New Roman"/>
        </w:rPr>
        <w:lastRenderedPageBreak/>
        <w:t xml:space="preserve">čitaju s predmeta na koji je poslana ta poruka moraju potvrditi primitak. Ako neka poruka pristigne u trenutku kad nema niti jednog konzumera, ona se odmah briše. Ako se koristi vrijednost </w:t>
      </w:r>
      <w:r w:rsidRPr="0389F25C">
        <w:rPr>
          <w:rFonts w:ascii="Courier New" w:eastAsia="Courier New" w:hAnsi="Courier New" w:cs="Courier New"/>
          <w:sz w:val="20"/>
          <w:szCs w:val="20"/>
        </w:rPr>
        <w:t>“workqueue”</w:t>
      </w:r>
      <w:r w:rsidRPr="0389F25C">
        <w:rPr>
          <w:rFonts w:ascii="Times New Roman" w:eastAsia="Times New Roman" w:hAnsi="Times New Roman" w:cs="Times New Roman"/>
        </w:rPr>
        <w:t xml:space="preserve">, tada se poruka briše nakon potvrđenog primanja. Ovime se znatno smanjuje broj poruka u toku jer se ne čuvaju stare poruke, a istovremeno se osigurava primanje poruke. Zato je ovaj pristup memorijski manje zahtjevan od ostalih. Međutim, robusnost sustava ipak je niža jer, ako nekoj drugoj komponenti kasnije bude potreban isti podatak, on će morati biti poslan ponovno. Po tome je ovakav pristup sličan redu poruka, baš kao što sam naziv govori. Činjenica da se poruka briše nakon čitanja, povlači za sobom posljedicu da samo jedan potrošač može pročitati svaku poruku. Kako bi se osigurao ispravan rad sustava, potrošači moraju imati vrijednosti parametra </w:t>
      </w:r>
      <w:r w:rsidRPr="0389F25C">
        <w:rPr>
          <w:rFonts w:ascii="Courier New" w:eastAsia="Courier New" w:hAnsi="Courier New" w:cs="Courier New"/>
          <w:sz w:val="20"/>
          <w:szCs w:val="20"/>
        </w:rPr>
        <w:t xml:space="preserve">filter_subject </w:t>
      </w:r>
      <w:r w:rsidRPr="0389F25C">
        <w:rPr>
          <w:rFonts w:ascii="Times New Roman" w:eastAsia="Times New Roman" w:hAnsi="Times New Roman" w:cs="Times New Roman"/>
        </w:rPr>
        <w:t xml:space="preserve">koje se ne preklapaju, tj. disjunktne. Značenje ovog parametra opisano je kasnije u tekstu. Atribut </w:t>
      </w:r>
      <w:r w:rsidRPr="0389F25C">
        <w:rPr>
          <w:rFonts w:ascii="Courier New" w:eastAsia="Courier New" w:hAnsi="Courier New" w:cs="Courier New"/>
          <w:sz w:val="20"/>
          <w:szCs w:val="20"/>
        </w:rPr>
        <w:t xml:space="preserve">storage </w:t>
      </w:r>
      <w:r w:rsidRPr="0389F25C">
        <w:rPr>
          <w:rFonts w:ascii="Times New Roman" w:eastAsia="Times New Roman" w:hAnsi="Times New Roman" w:cs="Times New Roman"/>
        </w:rPr>
        <w:t xml:space="preserve">određuje vrstu pohrane podataka u toku. Taj atribut može poprimiti vrijednosti </w:t>
      </w:r>
      <w:r w:rsidRPr="0389F25C">
        <w:rPr>
          <w:rFonts w:ascii="Courier New" w:eastAsia="Courier New" w:hAnsi="Courier New" w:cs="Courier New"/>
          <w:sz w:val="20"/>
          <w:szCs w:val="20"/>
        </w:rPr>
        <w:t xml:space="preserve">“file” </w:t>
      </w:r>
      <w:r w:rsidRPr="0389F25C">
        <w:rPr>
          <w:rFonts w:ascii="Times New Roman" w:eastAsia="Times New Roman" w:hAnsi="Times New Roman" w:cs="Times New Roman"/>
        </w:rPr>
        <w:t xml:space="preserve">i </w:t>
      </w:r>
      <w:r w:rsidRPr="0389F25C">
        <w:rPr>
          <w:rFonts w:ascii="Courier New" w:eastAsia="Courier New" w:hAnsi="Courier New" w:cs="Courier New"/>
          <w:sz w:val="20"/>
          <w:szCs w:val="20"/>
        </w:rPr>
        <w:t>“memory”</w:t>
      </w:r>
      <w:r w:rsidRPr="0389F25C">
        <w:rPr>
          <w:rFonts w:ascii="Times New Roman" w:eastAsia="Times New Roman" w:hAnsi="Times New Roman" w:cs="Times New Roman"/>
        </w:rPr>
        <w:t xml:space="preserve">. Ako se odabere </w:t>
      </w:r>
      <w:r w:rsidRPr="0389F25C">
        <w:rPr>
          <w:rFonts w:ascii="Times New Roman" w:eastAsia="Times New Roman" w:hAnsi="Times New Roman" w:cs="Times New Roman"/>
          <w:i/>
          <w:iCs/>
        </w:rPr>
        <w:t>file</w:t>
      </w:r>
      <w:r w:rsidRPr="0389F25C">
        <w:rPr>
          <w:rFonts w:ascii="Times New Roman" w:eastAsia="Times New Roman" w:hAnsi="Times New Roman" w:cs="Times New Roman"/>
        </w:rPr>
        <w:t xml:space="preserve"> način pohrane, podaci se spremaju trajno, kao na disk. Ako se odabere </w:t>
      </w:r>
      <w:r w:rsidRPr="0389F25C">
        <w:rPr>
          <w:rFonts w:ascii="Times New Roman" w:eastAsia="Times New Roman" w:hAnsi="Times New Roman" w:cs="Times New Roman"/>
          <w:i/>
          <w:iCs/>
        </w:rPr>
        <w:t>memory</w:t>
      </w:r>
      <w:r w:rsidRPr="0389F25C">
        <w:rPr>
          <w:rFonts w:ascii="Times New Roman" w:eastAsia="Times New Roman" w:hAnsi="Times New Roman" w:cs="Times New Roman"/>
        </w:rPr>
        <w:t xml:space="preserve"> način pohrane, podaci se brišu iz reda prilikom ponovnog pokretanja, kao u radnoj memoriji. Atribut </w:t>
      </w:r>
      <w:r w:rsidRPr="0389F25C">
        <w:rPr>
          <w:rFonts w:ascii="Courier New" w:eastAsia="Courier New" w:hAnsi="Courier New" w:cs="Courier New"/>
          <w:sz w:val="20"/>
          <w:szCs w:val="20"/>
        </w:rPr>
        <w:t xml:space="preserve">max_msgs </w:t>
      </w:r>
      <w:r w:rsidRPr="0389F25C">
        <w:rPr>
          <w:rFonts w:ascii="Times New Roman" w:eastAsia="Times New Roman" w:hAnsi="Times New Roman" w:cs="Times New Roman"/>
        </w:rPr>
        <w:t xml:space="preserve">označava maksimalan kapacitet toka u pogledu poruka, odnosno maksimalan broj poruka koje se mogu istovremeno nalaziti u toku. Atributom </w:t>
      </w:r>
      <w:r w:rsidRPr="0389F25C">
        <w:rPr>
          <w:rFonts w:ascii="Courier New" w:eastAsia="Courier New" w:hAnsi="Courier New" w:cs="Courier New"/>
          <w:sz w:val="20"/>
          <w:szCs w:val="20"/>
        </w:rPr>
        <w:t xml:space="preserve">max_bytes </w:t>
      </w:r>
      <w:r w:rsidRPr="0389F25C">
        <w:rPr>
          <w:rFonts w:ascii="Times New Roman" w:eastAsia="Times New Roman" w:hAnsi="Times New Roman" w:cs="Times New Roman"/>
        </w:rPr>
        <w:t xml:space="preserve">zadaje se ograničenje veličine u pogledu bajtova. Kad se bilo koje od ova dva ograničenja veličine dostigne, tok se smatra popunjenim, i u slučaju potrebe za dodavanjem novih poruka u tok, JetStream oslobađa prostor uklanjanjem starijih poruka prema definiranim pravilima. </w:t>
      </w:r>
      <w:r w:rsidRPr="0389F25C">
        <w:rPr>
          <w:rFonts w:ascii="Courier New" w:eastAsia="Courier New" w:hAnsi="Courier New" w:cs="Courier New"/>
          <w:sz w:val="20"/>
          <w:szCs w:val="20"/>
        </w:rPr>
        <w:t xml:space="preserve">max_age </w:t>
      </w:r>
      <w:r w:rsidRPr="0389F25C">
        <w:rPr>
          <w:rFonts w:ascii="Times New Roman" w:eastAsia="Times New Roman" w:hAnsi="Times New Roman" w:cs="Times New Roman"/>
        </w:rPr>
        <w:t xml:space="preserve">parametar uvjetuje maksimalni rok trajanja poruke, nakon čijeg isteka se poruka automatski briše. Zadaje se u nanosekundama. Parametar </w:t>
      </w:r>
      <w:r w:rsidRPr="0389F25C">
        <w:rPr>
          <w:rFonts w:ascii="Courier New" w:eastAsia="Courier New" w:hAnsi="Courier New" w:cs="Courier New"/>
          <w:sz w:val="20"/>
          <w:szCs w:val="20"/>
        </w:rPr>
        <w:t xml:space="preserve">num_replicas </w:t>
      </w:r>
      <w:r w:rsidRPr="0389F25C">
        <w:rPr>
          <w:rFonts w:ascii="Times New Roman" w:eastAsia="Times New Roman" w:hAnsi="Times New Roman" w:cs="Times New Roman"/>
        </w:rPr>
        <w:t xml:space="preserve">određuje koliko replika samog toka će postojati. Ova funkcionalnost posebno je korisna u slučajevima potrebe za visokom dostupnosti, kad nije prihvatljivo da poruku u nekom trenutku nije moguće poslati u tok. Naime, u slučaju postojanja nekoliko replika istog toka, nedostupnost jedne replike nadomještena je postojanjem ostalih ekvivalentnih replika. Nakon eliminacije problema i ponovnog uspostavljanja veze s replikom toka s kojom je komunikacija bila prekinuta, događa se sinkronizacija, kojom se osigurava da su sve replike toka ekvivalentne po sadržaju. Ipak, takav pristup memorijski je zahtjevniji, a u slučaju velikih tokova s velikom količinom poruka koje moraju dugo trajati te u slučaju postojanja mnogo tokova u sustavu od kojih svi moraju imati svoje replike, ovaj problem može postati značajan. Parametar </w:t>
      </w:r>
      <w:r w:rsidRPr="0389F25C">
        <w:rPr>
          <w:rFonts w:ascii="Courier New" w:eastAsia="Courier New" w:hAnsi="Courier New" w:cs="Courier New"/>
          <w:sz w:val="20"/>
          <w:szCs w:val="20"/>
        </w:rPr>
        <w:t xml:space="preserve">duplicate_window </w:t>
      </w:r>
      <w:r w:rsidRPr="0389F25C">
        <w:rPr>
          <w:rFonts w:ascii="Times New Roman" w:eastAsia="Times New Roman" w:hAnsi="Times New Roman" w:cs="Times New Roman"/>
        </w:rPr>
        <w:t xml:space="preserve">navodi se u nanosekundama i označava vremenski period unutar kojeg se </w:t>
      </w:r>
      <w:r w:rsidRPr="0389F25C">
        <w:rPr>
          <w:rFonts w:ascii="Times New Roman" w:eastAsia="Times New Roman" w:hAnsi="Times New Roman" w:cs="Times New Roman"/>
        </w:rPr>
        <w:lastRenderedPageBreak/>
        <w:t xml:space="preserve">provjerava je li došlo do ponovnog slanja iste poruke. </w:t>
      </w:r>
      <w:r w:rsidRPr="0389F25C">
        <w:rPr>
          <w:rFonts w:ascii="Times New Roman" w:eastAsia="Times New Roman" w:hAnsi="Times New Roman" w:cs="Times New Roman"/>
          <w:lang w:val="fr"/>
        </w:rPr>
        <w:t>Ako se ovaj parametar postavi na nulu, provjera duplikata se ne provodi.</w:t>
      </w:r>
    </w:p>
    <w:p w14:paraId="5D4C3FC3" w14:textId="79A463EE" w:rsidR="00092C53" w:rsidRPr="0026428D" w:rsidRDefault="3D2A6918" w:rsidP="003C1C42">
      <w:pPr>
        <w:spacing w:line="360" w:lineRule="auto"/>
        <w:jc w:val="left"/>
        <w:rPr>
          <w:lang w:val="fr-FR"/>
        </w:rPr>
      </w:pPr>
      <w:r w:rsidRPr="0389F25C">
        <w:rPr>
          <w:rFonts w:ascii="Times New Roman" w:eastAsia="Times New Roman" w:hAnsi="Times New Roman" w:cs="Times New Roman"/>
          <w:lang w:val="fr-FR"/>
        </w:rPr>
        <w:t xml:space="preserve">Objavljivanje poruke prilikom korištenja JetStreama, razlikuje se od uobičajenog po tome što se poruke pohranjuju u tok. Zato </w:t>
      </w:r>
      <w:r w:rsidRPr="0389F25C">
        <w:rPr>
          <w:rFonts w:ascii="Courier New" w:eastAsia="Courier New" w:hAnsi="Courier New" w:cs="Courier New"/>
          <w:sz w:val="20"/>
          <w:szCs w:val="20"/>
          <w:lang w:val="fr-FR"/>
        </w:rPr>
        <w:t xml:space="preserve">publish() </w:t>
      </w:r>
      <w:r w:rsidRPr="0389F25C">
        <w:rPr>
          <w:rFonts w:ascii="Times New Roman" w:eastAsia="Times New Roman" w:hAnsi="Times New Roman" w:cs="Times New Roman"/>
          <w:lang w:val="fr-FR"/>
        </w:rPr>
        <w:t xml:space="preserve">metoda u sklopu JetStreama vraća objekt koji služi kao potvrda uspješnog dodavanja. Povratna vrijednost se dobiva tek nakon uspješne pohrane poruke u tok, a dobiveni objekt sadrži atribute koji pružaju dodatne informacije o pohranjenoj poruci, između ostaloga naziv toka (atribut </w:t>
      </w:r>
      <w:r w:rsidRPr="0389F25C">
        <w:rPr>
          <w:rFonts w:ascii="Courier New" w:eastAsia="Courier New" w:hAnsi="Courier New" w:cs="Courier New"/>
          <w:sz w:val="20"/>
          <w:szCs w:val="20"/>
          <w:lang w:val="fr-FR"/>
        </w:rPr>
        <w:t>.stream</w:t>
      </w:r>
      <w:r w:rsidRPr="0389F25C">
        <w:rPr>
          <w:rFonts w:ascii="Times New Roman" w:eastAsia="Times New Roman" w:hAnsi="Times New Roman" w:cs="Times New Roman"/>
          <w:lang w:val="fr-FR"/>
        </w:rPr>
        <w:t xml:space="preserve">) i redni broj poruke u tom toku (atribut </w:t>
      </w:r>
      <w:r w:rsidRPr="0389F25C">
        <w:rPr>
          <w:rFonts w:ascii="Courier New" w:eastAsia="Courier New" w:hAnsi="Courier New" w:cs="Courier New"/>
          <w:sz w:val="20"/>
          <w:szCs w:val="20"/>
          <w:lang w:val="fr-FR"/>
        </w:rPr>
        <w:t>.seq</w:t>
      </w:r>
      <w:r w:rsidRPr="0389F25C">
        <w:rPr>
          <w:rFonts w:ascii="Times New Roman" w:eastAsia="Times New Roman" w:hAnsi="Times New Roman" w:cs="Times New Roman"/>
          <w:lang w:val="fr-FR"/>
        </w:rPr>
        <w:t>).</w:t>
      </w:r>
    </w:p>
    <w:p w14:paraId="5C391751" w14:textId="0C2B4532" w:rsidR="00092C53" w:rsidRPr="0026428D" w:rsidRDefault="3D2A6918" w:rsidP="003C1C42">
      <w:pPr>
        <w:spacing w:line="360" w:lineRule="auto"/>
        <w:jc w:val="left"/>
        <w:rPr>
          <w:lang w:val="fr-FR"/>
        </w:rPr>
      </w:pPr>
      <w:r w:rsidRPr="0389F25C">
        <w:rPr>
          <w:rFonts w:ascii="Times New Roman" w:eastAsia="Times New Roman" w:hAnsi="Times New Roman" w:cs="Times New Roman"/>
          <w:lang w:val="fr"/>
        </w:rPr>
        <w:t xml:space="preserve"> </w:t>
      </w:r>
    </w:p>
    <w:p w14:paraId="77A99E62" w14:textId="1B8F287B" w:rsidR="00092C53" w:rsidRPr="001A13C9" w:rsidRDefault="63E219FA" w:rsidP="003C1C42">
      <w:pPr>
        <w:spacing w:line="360" w:lineRule="auto"/>
        <w:jc w:val="left"/>
      </w:pPr>
      <w:r w:rsidRPr="0389F25C">
        <w:rPr>
          <w:rFonts w:ascii="Times New Roman" w:eastAsia="Times New Roman" w:hAnsi="Times New Roman" w:cs="Times New Roman"/>
          <w:lang w:val="fr"/>
        </w:rPr>
        <w:t>P</w:t>
      </w:r>
      <w:r w:rsidR="3D2A6918" w:rsidRPr="0389F25C">
        <w:rPr>
          <w:rFonts w:ascii="Times New Roman" w:eastAsia="Times New Roman" w:hAnsi="Times New Roman" w:cs="Times New Roman"/>
          <w:lang w:val="fr"/>
        </w:rPr>
        <w:t>otrošač</w:t>
      </w:r>
      <w:r w:rsidR="30EDC3D2" w:rsidRPr="0389F25C">
        <w:rPr>
          <w:rFonts w:ascii="Times New Roman" w:eastAsia="Times New Roman" w:hAnsi="Times New Roman" w:cs="Times New Roman"/>
          <w:lang w:val="fr"/>
        </w:rPr>
        <w:t xml:space="preserve"> (engl. c</w:t>
      </w:r>
      <w:r w:rsidR="30EDC3D2" w:rsidRPr="0389F25C">
        <w:rPr>
          <w:rFonts w:ascii="Times New Roman" w:eastAsia="Times New Roman" w:hAnsi="Times New Roman" w:cs="Times New Roman"/>
          <w:i/>
          <w:iCs/>
          <w:lang w:val="fr"/>
        </w:rPr>
        <w:t>onsumer</w:t>
      </w:r>
      <w:r w:rsidR="30EDC3D2" w:rsidRPr="0389F25C">
        <w:rPr>
          <w:rFonts w:ascii="Times New Roman" w:eastAsia="Times New Roman" w:hAnsi="Times New Roman" w:cs="Times New Roman"/>
          <w:lang w:val="fr"/>
        </w:rPr>
        <w:t>)</w:t>
      </w:r>
      <w:r w:rsidR="3D2A6918" w:rsidRPr="0389F25C">
        <w:rPr>
          <w:rFonts w:ascii="Times New Roman" w:eastAsia="Times New Roman" w:hAnsi="Times New Roman" w:cs="Times New Roman"/>
          <w:lang w:val="fr"/>
        </w:rPr>
        <w:t xml:space="preserve">, kreira se uporabom metode </w:t>
      </w:r>
      <w:r w:rsidR="3D2A6918" w:rsidRPr="0389F25C">
        <w:rPr>
          <w:rFonts w:ascii="Courier New" w:eastAsia="Courier New" w:hAnsi="Courier New" w:cs="Courier New"/>
          <w:sz w:val="20"/>
          <w:szCs w:val="20"/>
          <w:lang w:val="fr"/>
        </w:rPr>
        <w:t>add</w:t>
      </w:r>
      <w:r w:rsidR="3D2A6918" w:rsidRPr="0389F25C">
        <w:rPr>
          <w:rFonts w:ascii="Times New Roman" w:eastAsia="Times New Roman" w:hAnsi="Times New Roman" w:cs="Times New Roman"/>
          <w:lang w:val="fr"/>
        </w:rPr>
        <w:t xml:space="preserve">, koja se poziva nad atributom </w:t>
      </w:r>
      <w:r w:rsidR="3D2A6918" w:rsidRPr="0389F25C">
        <w:rPr>
          <w:rFonts w:ascii="Courier New" w:eastAsia="Courier New" w:hAnsi="Courier New" w:cs="Courier New"/>
          <w:sz w:val="20"/>
          <w:szCs w:val="20"/>
          <w:lang w:val="fr"/>
        </w:rPr>
        <w:t xml:space="preserve">consumers </w:t>
      </w:r>
      <w:r w:rsidR="3D2A6918" w:rsidRPr="0389F25C">
        <w:rPr>
          <w:rFonts w:ascii="Times New Roman" w:eastAsia="Times New Roman" w:hAnsi="Times New Roman" w:cs="Times New Roman"/>
          <w:lang w:val="fr"/>
        </w:rPr>
        <w:t xml:space="preserve">objekta JetStream menadžera kreiranog na početku. Prilikom poziva metode </w:t>
      </w:r>
      <w:r w:rsidR="3D2A6918" w:rsidRPr="0389F25C">
        <w:rPr>
          <w:rFonts w:ascii="Courier New" w:eastAsia="Courier New" w:hAnsi="Courier New" w:cs="Courier New"/>
          <w:sz w:val="20"/>
          <w:szCs w:val="20"/>
          <w:lang w:val="fr"/>
        </w:rPr>
        <w:t>add</w:t>
      </w:r>
      <w:r w:rsidR="3D2A6918" w:rsidRPr="0389F25C">
        <w:rPr>
          <w:rFonts w:ascii="Times New Roman" w:eastAsia="Times New Roman" w:hAnsi="Times New Roman" w:cs="Times New Roman"/>
          <w:lang w:val="fr"/>
        </w:rPr>
        <w:t xml:space="preserve">, kao prvi argument navodi se naziv toka na koji želimo prikvačiti potrošača, a kao drugi argument postavlja se konfiguracijski objekt koji definira svojstva i karakteristike tog potrošača. </w:t>
      </w:r>
      <w:r w:rsidR="3D2A6918" w:rsidRPr="0389F25C">
        <w:rPr>
          <w:rFonts w:ascii="Times New Roman" w:eastAsia="Times New Roman" w:hAnsi="Times New Roman" w:cs="Times New Roman"/>
        </w:rPr>
        <w:t>To se, primjerice, može učiniti na sljedeći način:</w:t>
      </w:r>
    </w:p>
    <w:p w14:paraId="46B0CA75" w14:textId="61F17097"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3DBA7D70" w14:textId="12FE33F3" w:rsidR="00092C53" w:rsidRPr="001A13C9" w:rsidRDefault="3D2A6918" w:rsidP="003C1C42">
      <w:pPr>
        <w:spacing w:line="360" w:lineRule="auto"/>
        <w:jc w:val="left"/>
      </w:pPr>
      <w:r w:rsidRPr="0389F25C">
        <w:rPr>
          <w:rFonts w:ascii="Courier New" w:eastAsia="Courier New" w:hAnsi="Courier New" w:cs="Courier New"/>
          <w:sz w:val="20"/>
          <w:szCs w:val="20"/>
        </w:rPr>
        <w:t>await manager.consumers.add(“UPLATE”, {</w:t>
      </w:r>
    </w:p>
    <w:p w14:paraId="3E9FAAFB" w14:textId="639484CA" w:rsidR="00092C53" w:rsidRPr="001A13C9" w:rsidRDefault="3D2A6918" w:rsidP="003C1C42">
      <w:pPr>
        <w:spacing w:line="360" w:lineRule="auto"/>
        <w:jc w:val="left"/>
      </w:pPr>
      <w:r w:rsidRPr="0389F25C">
        <w:rPr>
          <w:rFonts w:ascii="Courier New" w:eastAsia="Courier New" w:hAnsi="Courier New" w:cs="Courier New"/>
          <w:sz w:val="20"/>
          <w:szCs w:val="20"/>
        </w:rPr>
        <w:t xml:space="preserve">    durable_name: “konzumer1”,</w:t>
      </w:r>
    </w:p>
    <w:p w14:paraId="03B1484E" w14:textId="1101D944" w:rsidR="00092C53" w:rsidRPr="001A13C9" w:rsidRDefault="3D2A6918" w:rsidP="003C1C42">
      <w:pPr>
        <w:spacing w:line="360" w:lineRule="auto"/>
        <w:jc w:val="left"/>
      </w:pPr>
      <w:r w:rsidRPr="0389F25C">
        <w:rPr>
          <w:rFonts w:ascii="Courier New" w:eastAsia="Courier New" w:hAnsi="Courier New" w:cs="Courier New"/>
          <w:sz w:val="20"/>
          <w:szCs w:val="20"/>
        </w:rPr>
        <w:t xml:space="preserve">    ack_policy: AckPolicy.explicit,  //ili AckPolicy.none ili AckPolicy.all</w:t>
      </w:r>
    </w:p>
    <w:p w14:paraId="0C7965BC" w14:textId="56D2DA6F" w:rsidR="00092C53" w:rsidRPr="001A13C9" w:rsidRDefault="3D2A6918" w:rsidP="003C1C42">
      <w:pPr>
        <w:spacing w:line="360" w:lineRule="auto"/>
        <w:jc w:val="left"/>
      </w:pPr>
      <w:r w:rsidRPr="0389F25C">
        <w:rPr>
          <w:rFonts w:ascii="Courier New" w:eastAsia="Courier New" w:hAnsi="Courier New" w:cs="Courier New"/>
          <w:sz w:val="20"/>
          <w:szCs w:val="20"/>
        </w:rPr>
        <w:t xml:space="preserve">    deliver_policy: DeliverPolicy.All,</w:t>
      </w:r>
    </w:p>
    <w:p w14:paraId="441F9D92" w14:textId="707D43CC" w:rsidR="00092C53" w:rsidRPr="001A13C9" w:rsidRDefault="3D2A6918" w:rsidP="003C1C42">
      <w:pPr>
        <w:spacing w:line="360" w:lineRule="auto"/>
        <w:jc w:val="left"/>
      </w:pPr>
      <w:r w:rsidRPr="0389F25C">
        <w:rPr>
          <w:rFonts w:ascii="Courier New" w:eastAsia="Courier New" w:hAnsi="Courier New" w:cs="Courier New"/>
          <w:sz w:val="20"/>
          <w:szCs w:val="20"/>
        </w:rPr>
        <w:t xml:space="preserve">    max_deliver: 4,</w:t>
      </w:r>
    </w:p>
    <w:p w14:paraId="2D2FBC2D" w14:textId="7C970307" w:rsidR="00092C53" w:rsidRPr="001A13C9" w:rsidRDefault="3D2A6918" w:rsidP="003C1C42">
      <w:pPr>
        <w:spacing w:line="360" w:lineRule="auto"/>
        <w:jc w:val="left"/>
      </w:pPr>
      <w:r w:rsidRPr="0389F25C">
        <w:rPr>
          <w:rFonts w:ascii="Courier New" w:eastAsia="Courier New" w:hAnsi="Courier New" w:cs="Courier New"/>
          <w:sz w:val="20"/>
          <w:szCs w:val="20"/>
        </w:rPr>
        <w:t xml:space="preserve">    max_ack_pending: 250,</w:t>
      </w:r>
    </w:p>
    <w:p w14:paraId="77F81709" w14:textId="023811D0" w:rsidR="00092C53" w:rsidRPr="001A13C9" w:rsidRDefault="3D2A6918" w:rsidP="003C1C42">
      <w:pPr>
        <w:spacing w:line="360" w:lineRule="auto"/>
        <w:jc w:val="left"/>
      </w:pPr>
      <w:r w:rsidRPr="0389F25C">
        <w:rPr>
          <w:rFonts w:ascii="Courier New" w:eastAsia="Courier New" w:hAnsi="Courier New" w:cs="Courier New"/>
          <w:sz w:val="20"/>
          <w:szCs w:val="20"/>
        </w:rPr>
        <w:t xml:space="preserve">    ack_wait: 60000000000,</w:t>
      </w:r>
    </w:p>
    <w:p w14:paraId="7573CE67" w14:textId="4FC27FE7" w:rsidR="00092C53" w:rsidRPr="001A13C9" w:rsidRDefault="3D2A6918" w:rsidP="003C1C42">
      <w:pPr>
        <w:spacing w:line="360" w:lineRule="auto"/>
        <w:jc w:val="left"/>
      </w:pPr>
      <w:r w:rsidRPr="0389F25C">
        <w:rPr>
          <w:rFonts w:ascii="Courier New" w:eastAsia="Courier New" w:hAnsi="Courier New" w:cs="Courier New"/>
          <w:sz w:val="20"/>
          <w:szCs w:val="20"/>
        </w:rPr>
        <w:t xml:space="preserve">    filter_subject: “predmet.potpredmet1”</w:t>
      </w:r>
    </w:p>
    <w:p w14:paraId="467B9400" w14:textId="33D40721" w:rsidR="00092C53" w:rsidRPr="001A13C9" w:rsidRDefault="3D2A6918" w:rsidP="003C1C42">
      <w:pPr>
        <w:spacing w:line="360" w:lineRule="auto"/>
        <w:jc w:val="left"/>
      </w:pPr>
      <w:r w:rsidRPr="0389F25C">
        <w:rPr>
          <w:rFonts w:ascii="Courier New" w:eastAsia="Courier New" w:hAnsi="Courier New" w:cs="Courier New"/>
          <w:sz w:val="20"/>
          <w:szCs w:val="20"/>
        </w:rPr>
        <w:t>});</w:t>
      </w:r>
    </w:p>
    <w:p w14:paraId="538817F2" w14:textId="1FF3686E"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3DF25E0C" w14:textId="0EFBCEC2" w:rsidR="00092C53" w:rsidRPr="0026428D" w:rsidRDefault="3D2A6918" w:rsidP="003C1C42">
      <w:pPr>
        <w:spacing w:line="360" w:lineRule="auto"/>
        <w:jc w:val="left"/>
        <w:rPr>
          <w:lang w:val="fr"/>
        </w:rPr>
      </w:pPr>
      <w:r w:rsidRPr="0389F25C">
        <w:rPr>
          <w:rFonts w:ascii="Times New Roman" w:eastAsia="Times New Roman" w:hAnsi="Times New Roman" w:cs="Times New Roman"/>
        </w:rPr>
        <w:t xml:space="preserve">U konfiguracijskom objektu u prethodnom programskom odsječku, parametar </w:t>
      </w:r>
      <w:r w:rsidRPr="0389F25C">
        <w:rPr>
          <w:rFonts w:ascii="Courier New" w:eastAsia="Courier New" w:hAnsi="Courier New" w:cs="Courier New"/>
          <w:sz w:val="20"/>
          <w:szCs w:val="20"/>
        </w:rPr>
        <w:t xml:space="preserve">durable_name </w:t>
      </w:r>
      <w:r w:rsidRPr="0389F25C">
        <w:rPr>
          <w:rFonts w:ascii="Times New Roman" w:eastAsia="Times New Roman" w:hAnsi="Times New Roman" w:cs="Times New Roman"/>
        </w:rPr>
        <w:t xml:space="preserve">definira ime potrošača. Potrošač koji ima definirano ime je trajni potrošač (engl. </w:t>
      </w:r>
      <w:r w:rsidRPr="0389F25C">
        <w:rPr>
          <w:rFonts w:ascii="Times New Roman" w:eastAsia="Times New Roman" w:hAnsi="Times New Roman" w:cs="Times New Roman"/>
          <w:i/>
          <w:iCs/>
        </w:rPr>
        <w:t xml:space="preserve">durable </w:t>
      </w:r>
      <w:r w:rsidRPr="0389F25C">
        <w:rPr>
          <w:rFonts w:ascii="Times New Roman" w:eastAsia="Times New Roman" w:hAnsi="Times New Roman" w:cs="Times New Roman"/>
          <w:i/>
          <w:iCs/>
        </w:rPr>
        <w:lastRenderedPageBreak/>
        <w:t>consumer</w:t>
      </w:r>
      <w:r w:rsidRPr="0389F25C">
        <w:rPr>
          <w:rFonts w:ascii="Times New Roman" w:eastAsia="Times New Roman" w:hAnsi="Times New Roman" w:cs="Times New Roman"/>
        </w:rPr>
        <w:t xml:space="preserve">) te on pamti svoju poziciju i nastavlja nakon ponovnog spajanja. Ako se ovaj parametar izostavi, nastaje privremeni potrošač (engl. </w:t>
      </w:r>
      <w:r w:rsidRPr="0389F25C">
        <w:rPr>
          <w:rFonts w:ascii="Times New Roman" w:eastAsia="Times New Roman" w:hAnsi="Times New Roman" w:cs="Times New Roman"/>
          <w:i/>
          <w:iCs/>
        </w:rPr>
        <w:t>ephemeral consumer</w:t>
      </w:r>
      <w:r w:rsidRPr="0389F25C">
        <w:rPr>
          <w:rFonts w:ascii="Times New Roman" w:eastAsia="Times New Roman" w:hAnsi="Times New Roman" w:cs="Times New Roman"/>
        </w:rPr>
        <w:t xml:space="preserve">), koji se, nakon odspajanja, briše i nestaje s poslužitelja. Ako se potrošač ne kreira eksplicitno, ispod haube se zapravo stvara upravo privremeni potrošač. Parametar </w:t>
      </w:r>
      <w:r w:rsidRPr="0389F25C">
        <w:rPr>
          <w:rFonts w:ascii="Courier New" w:eastAsia="Courier New" w:hAnsi="Courier New" w:cs="Courier New"/>
          <w:sz w:val="20"/>
          <w:szCs w:val="20"/>
        </w:rPr>
        <w:t xml:space="preserve">ack_policy </w:t>
      </w:r>
      <w:r w:rsidRPr="0389F25C">
        <w:rPr>
          <w:rFonts w:ascii="Times New Roman" w:eastAsia="Times New Roman" w:hAnsi="Times New Roman" w:cs="Times New Roman"/>
        </w:rPr>
        <w:t xml:space="preserve">određuje treba li primatelj poruke potvrditi njezino primanje. Ako se vrijednost ovog parametra postavi na </w:t>
      </w:r>
      <w:r w:rsidRPr="0389F25C">
        <w:rPr>
          <w:rFonts w:ascii="Courier New" w:eastAsia="Courier New" w:hAnsi="Courier New" w:cs="Courier New"/>
          <w:sz w:val="20"/>
          <w:szCs w:val="20"/>
        </w:rPr>
        <w:t>“explicit”</w:t>
      </w:r>
      <w:r w:rsidRPr="0389F25C">
        <w:rPr>
          <w:rFonts w:ascii="Times New Roman" w:eastAsia="Times New Roman" w:hAnsi="Times New Roman" w:cs="Times New Roman"/>
        </w:rPr>
        <w:t xml:space="preserve">, potrebno je posebno potvrditi svaku poruku. Ako se vrijednost postavi na </w:t>
      </w:r>
      <w:r w:rsidRPr="0389F25C">
        <w:rPr>
          <w:rFonts w:ascii="Courier New" w:eastAsia="Courier New" w:hAnsi="Courier New" w:cs="Courier New"/>
          <w:sz w:val="20"/>
          <w:szCs w:val="20"/>
        </w:rPr>
        <w:t>“all”</w:t>
      </w:r>
      <w:r w:rsidRPr="0389F25C">
        <w:rPr>
          <w:rFonts w:ascii="Times New Roman" w:eastAsia="Times New Roman" w:hAnsi="Times New Roman" w:cs="Times New Roman"/>
        </w:rPr>
        <w:t xml:space="preserve">, potrebno je potvrditi samo posljednju poruku u nizu, a time se ostale poruke automatski smatraju potvrđenima. U slučaju postavljanja vrijednosti </w:t>
      </w:r>
      <w:r w:rsidRPr="0389F25C">
        <w:rPr>
          <w:rFonts w:ascii="Courier New" w:eastAsia="Courier New" w:hAnsi="Courier New" w:cs="Courier New"/>
          <w:sz w:val="20"/>
          <w:szCs w:val="20"/>
        </w:rPr>
        <w:t>“none”</w:t>
      </w:r>
      <w:r w:rsidRPr="0389F25C">
        <w:rPr>
          <w:rFonts w:ascii="Times New Roman" w:eastAsia="Times New Roman" w:hAnsi="Times New Roman" w:cs="Times New Roman"/>
        </w:rPr>
        <w:t xml:space="preserve">, nema potrebe za potvrđivanjem primitka poruke. Parametar </w:t>
      </w:r>
      <w:r w:rsidRPr="0389F25C">
        <w:rPr>
          <w:rFonts w:ascii="Courier New" w:eastAsia="Courier New" w:hAnsi="Courier New" w:cs="Courier New"/>
          <w:sz w:val="20"/>
          <w:szCs w:val="20"/>
        </w:rPr>
        <w:t>deliver_policy</w:t>
      </w:r>
      <w:r w:rsidRPr="0389F25C">
        <w:rPr>
          <w:rFonts w:ascii="Times New Roman" w:eastAsia="Times New Roman" w:hAnsi="Times New Roman" w:cs="Times New Roman"/>
        </w:rPr>
        <w:t xml:space="preserve"> određuje odakle potrošač počinje čitati tok. Najčešće se koristi opcija </w:t>
      </w:r>
      <w:r w:rsidRPr="0389F25C">
        <w:rPr>
          <w:rFonts w:ascii="Courier New" w:eastAsia="Courier New" w:hAnsi="Courier New" w:cs="Courier New"/>
          <w:sz w:val="20"/>
          <w:szCs w:val="20"/>
        </w:rPr>
        <w:t>“all”</w:t>
      </w:r>
      <w:r w:rsidRPr="0389F25C">
        <w:rPr>
          <w:rFonts w:ascii="Times New Roman" w:eastAsia="Times New Roman" w:hAnsi="Times New Roman" w:cs="Times New Roman"/>
        </w:rPr>
        <w:t xml:space="preserve">, koja podrazumijeva čitanje od prve poruke toka. Međutim, moguće je odabrati i opciju </w:t>
      </w:r>
      <w:r w:rsidRPr="0389F25C">
        <w:rPr>
          <w:rFonts w:ascii="Courier New" w:eastAsia="Courier New" w:hAnsi="Courier New" w:cs="Courier New"/>
          <w:sz w:val="20"/>
          <w:szCs w:val="20"/>
        </w:rPr>
        <w:t>“new”</w:t>
      </w:r>
      <w:r w:rsidRPr="0389F25C">
        <w:rPr>
          <w:rFonts w:ascii="Times New Roman" w:eastAsia="Times New Roman" w:hAnsi="Times New Roman" w:cs="Times New Roman"/>
        </w:rPr>
        <w:t xml:space="preserve">, kojom se čitaju isključivo nove poruke, tj. one pristigle nakon kreiranja potrošača, te opciju </w:t>
      </w:r>
      <w:r w:rsidRPr="0389F25C">
        <w:rPr>
          <w:rFonts w:ascii="Courier New" w:eastAsia="Courier New" w:hAnsi="Courier New" w:cs="Courier New"/>
          <w:sz w:val="20"/>
          <w:szCs w:val="20"/>
        </w:rPr>
        <w:t>“last”</w:t>
      </w:r>
      <w:r w:rsidRPr="0389F25C">
        <w:rPr>
          <w:rFonts w:ascii="Times New Roman" w:eastAsia="Times New Roman" w:hAnsi="Times New Roman" w:cs="Times New Roman"/>
        </w:rPr>
        <w:t xml:space="preserve">, koja čita isključivo zadnju poruku u toku. Ta se opcija razlikuje od opcije </w:t>
      </w:r>
      <w:r w:rsidRPr="0389F25C">
        <w:rPr>
          <w:rFonts w:ascii="Courier New" w:eastAsia="Courier New" w:hAnsi="Courier New" w:cs="Courier New"/>
          <w:sz w:val="20"/>
          <w:szCs w:val="20"/>
        </w:rPr>
        <w:t>“new”</w:t>
      </w:r>
      <w:r w:rsidRPr="0389F25C">
        <w:rPr>
          <w:rFonts w:ascii="Times New Roman" w:eastAsia="Times New Roman" w:hAnsi="Times New Roman" w:cs="Times New Roman"/>
        </w:rPr>
        <w:t xml:space="preserve"> utoliko što čita i zadnju poruku koja je već bila prisutna u toku u trenutku kreiranja potrošača, a zatim čeka na nove poruke, kao i s opcijom </w:t>
      </w:r>
      <w:r w:rsidRPr="0389F25C">
        <w:rPr>
          <w:rFonts w:ascii="Courier New" w:eastAsia="Courier New" w:hAnsi="Courier New" w:cs="Courier New"/>
          <w:sz w:val="20"/>
          <w:szCs w:val="20"/>
        </w:rPr>
        <w:t>“new”</w:t>
      </w:r>
      <w:r w:rsidRPr="0389F25C">
        <w:rPr>
          <w:rFonts w:ascii="Times New Roman" w:eastAsia="Times New Roman" w:hAnsi="Times New Roman" w:cs="Times New Roman"/>
        </w:rPr>
        <w:t>. Postoje i opcije “</w:t>
      </w:r>
      <w:r w:rsidRPr="0389F25C">
        <w:rPr>
          <w:rFonts w:ascii="Courier New" w:eastAsia="Courier New" w:hAnsi="Courier New" w:cs="Courier New"/>
          <w:sz w:val="20"/>
          <w:szCs w:val="20"/>
        </w:rPr>
        <w:t xml:space="preserve">by_start_time” </w:t>
      </w:r>
      <w:r w:rsidRPr="0389F25C">
        <w:rPr>
          <w:rFonts w:ascii="Times New Roman" w:eastAsia="Times New Roman" w:hAnsi="Times New Roman" w:cs="Times New Roman"/>
        </w:rPr>
        <w:t>i “</w:t>
      </w:r>
      <w:r w:rsidRPr="0389F25C">
        <w:rPr>
          <w:rFonts w:ascii="Courier New" w:eastAsia="Courier New" w:hAnsi="Courier New" w:cs="Courier New"/>
          <w:sz w:val="20"/>
          <w:szCs w:val="20"/>
        </w:rPr>
        <w:t>by_start_sequence”</w:t>
      </w:r>
      <w:r w:rsidRPr="0389F25C">
        <w:rPr>
          <w:rFonts w:ascii="Times New Roman" w:eastAsia="Times New Roman" w:hAnsi="Times New Roman" w:cs="Times New Roman"/>
        </w:rPr>
        <w:t>, koje omogućuju točno određivanje početne pozicije s koje potrošač počinje čitati. Naime, “</w:t>
      </w:r>
      <w:r w:rsidRPr="0389F25C">
        <w:rPr>
          <w:rFonts w:ascii="Courier New" w:eastAsia="Courier New" w:hAnsi="Courier New" w:cs="Courier New"/>
          <w:sz w:val="20"/>
          <w:szCs w:val="20"/>
        </w:rPr>
        <w:t xml:space="preserve">by_start_time” </w:t>
      </w:r>
      <w:r w:rsidRPr="0389F25C">
        <w:rPr>
          <w:rFonts w:ascii="Times New Roman" w:eastAsia="Times New Roman" w:hAnsi="Times New Roman" w:cs="Times New Roman"/>
        </w:rPr>
        <w:t xml:space="preserve">govori da čitanje počinje od točno određenog vremena. Korištenje ove opcije zahtijeva dodatni parametar </w:t>
      </w:r>
      <w:r w:rsidRPr="0389F25C">
        <w:rPr>
          <w:rFonts w:ascii="Courier New" w:eastAsia="Courier New" w:hAnsi="Courier New" w:cs="Courier New"/>
          <w:sz w:val="20"/>
          <w:szCs w:val="20"/>
        </w:rPr>
        <w:t>opt_start_time</w:t>
      </w:r>
      <w:r w:rsidRPr="0389F25C">
        <w:rPr>
          <w:rFonts w:ascii="Times New Roman" w:eastAsia="Times New Roman" w:hAnsi="Times New Roman" w:cs="Times New Roman"/>
        </w:rPr>
        <w:t xml:space="preserve">, koji kao vrijednost ima zapis datuma i vremena u obliku stringa. Opcija </w:t>
      </w:r>
      <w:r w:rsidRPr="0389F25C">
        <w:rPr>
          <w:rFonts w:ascii="Courier New" w:eastAsia="Courier New" w:hAnsi="Courier New" w:cs="Courier New"/>
          <w:sz w:val="20"/>
          <w:szCs w:val="20"/>
        </w:rPr>
        <w:t xml:space="preserve">“by_start_sequence” </w:t>
      </w:r>
      <w:r w:rsidRPr="0389F25C">
        <w:rPr>
          <w:rFonts w:ascii="Times New Roman" w:eastAsia="Times New Roman" w:hAnsi="Times New Roman" w:cs="Times New Roman"/>
        </w:rPr>
        <w:t xml:space="preserve">definira početak čitanja od točno određenog rednog broja poruke u toku. Korištenje ove opcije zahtijeva navođenje dodatnog parametra </w:t>
      </w:r>
      <w:r w:rsidRPr="0389F25C">
        <w:rPr>
          <w:rFonts w:ascii="Courier New" w:eastAsia="Courier New" w:hAnsi="Courier New" w:cs="Courier New"/>
          <w:sz w:val="20"/>
          <w:szCs w:val="20"/>
        </w:rPr>
        <w:t>opt_start_seq</w:t>
      </w:r>
      <w:r w:rsidRPr="0389F25C">
        <w:rPr>
          <w:rFonts w:ascii="Times New Roman" w:eastAsia="Times New Roman" w:hAnsi="Times New Roman" w:cs="Times New Roman"/>
        </w:rPr>
        <w:t xml:space="preserve">, čija je vrijednost prirodni broj, koji označava redni broj početne poruke. </w:t>
      </w:r>
      <w:r w:rsidRPr="0389F25C">
        <w:rPr>
          <w:rFonts w:ascii="Times New Roman" w:eastAsia="Times New Roman" w:hAnsi="Times New Roman" w:cs="Times New Roman"/>
          <w:lang w:val="fr"/>
        </w:rPr>
        <w:t xml:space="preserve">Parametar </w:t>
      </w:r>
      <w:r w:rsidRPr="0389F25C">
        <w:rPr>
          <w:rFonts w:ascii="Courier New" w:eastAsia="Courier New" w:hAnsi="Courier New" w:cs="Courier New"/>
          <w:sz w:val="20"/>
          <w:szCs w:val="20"/>
          <w:lang w:val="fr"/>
        </w:rPr>
        <w:t xml:space="preserve">max_deliver </w:t>
      </w:r>
      <w:r w:rsidRPr="0389F25C">
        <w:rPr>
          <w:rFonts w:ascii="Times New Roman" w:eastAsia="Times New Roman" w:hAnsi="Times New Roman" w:cs="Times New Roman"/>
          <w:lang w:val="fr"/>
        </w:rPr>
        <w:t xml:space="preserve">označava koliko će se puta pokušati poslati poruku, u slučaju da se ne primi potvrda primanja. Za to je vezan i parametar </w:t>
      </w:r>
      <w:r w:rsidRPr="0389F25C">
        <w:rPr>
          <w:rFonts w:ascii="Courier New" w:eastAsia="Courier New" w:hAnsi="Courier New" w:cs="Courier New"/>
          <w:sz w:val="20"/>
          <w:szCs w:val="20"/>
          <w:lang w:val="fr"/>
        </w:rPr>
        <w:t>ack_wait</w:t>
      </w:r>
      <w:r w:rsidRPr="0389F25C">
        <w:rPr>
          <w:rFonts w:ascii="Times New Roman" w:eastAsia="Times New Roman" w:hAnsi="Times New Roman" w:cs="Times New Roman"/>
          <w:lang w:val="fr"/>
        </w:rPr>
        <w:t xml:space="preserve">, koji određuje koliko dugo se čeka na potvrdu primanja u nanosekundama. Nakon isteka zadanog vremena, poruka se ponovo šalje. Ciklus se ponavlja najviše onoliko puta koliko je određeno parametrom </w:t>
      </w:r>
      <w:r w:rsidRPr="0389F25C">
        <w:rPr>
          <w:rFonts w:ascii="Courier New" w:eastAsia="Courier New" w:hAnsi="Courier New" w:cs="Courier New"/>
          <w:sz w:val="20"/>
          <w:szCs w:val="20"/>
          <w:lang w:val="fr"/>
        </w:rPr>
        <w:t>max_deliver</w:t>
      </w:r>
      <w:r w:rsidRPr="0389F25C">
        <w:rPr>
          <w:rFonts w:ascii="Times New Roman" w:eastAsia="Times New Roman" w:hAnsi="Times New Roman" w:cs="Times New Roman"/>
          <w:lang w:val="fr"/>
        </w:rPr>
        <w:t xml:space="preserve">. </w:t>
      </w:r>
      <w:r w:rsidRPr="0389F25C">
        <w:rPr>
          <w:rFonts w:ascii="Courier New" w:eastAsia="Courier New" w:hAnsi="Courier New" w:cs="Courier New"/>
          <w:sz w:val="20"/>
          <w:szCs w:val="20"/>
          <w:lang w:val="fr"/>
        </w:rPr>
        <w:t xml:space="preserve">max_ack_pending </w:t>
      </w:r>
      <w:r w:rsidRPr="0389F25C">
        <w:rPr>
          <w:rFonts w:ascii="Times New Roman" w:eastAsia="Times New Roman" w:hAnsi="Times New Roman" w:cs="Times New Roman"/>
          <w:lang w:val="fr"/>
        </w:rPr>
        <w:t xml:space="preserve">je parametar koji predstavlja najveći dozvoljeni broj nepotvrđenih poruka. Valja naglasiti da ovo ne znači da, ako se taj maksimalni broj dostigne, neće biti moguće slati nove poruke u red. Ovo jednostavno znači da potrošač neće uzimati dodatne poruke u obzir, dok će neki drugi potrošač s višim ograničenjem moći pročitati tu poruku. Parametar </w:t>
      </w:r>
      <w:r w:rsidRPr="0389F25C">
        <w:rPr>
          <w:rFonts w:ascii="Courier New" w:eastAsia="Courier New" w:hAnsi="Courier New" w:cs="Courier New"/>
          <w:sz w:val="20"/>
          <w:szCs w:val="20"/>
          <w:lang w:val="fr"/>
        </w:rPr>
        <w:t xml:space="preserve">filter_subject </w:t>
      </w:r>
      <w:r w:rsidRPr="0389F25C">
        <w:rPr>
          <w:rFonts w:ascii="Times New Roman" w:eastAsia="Times New Roman" w:hAnsi="Times New Roman" w:cs="Times New Roman"/>
          <w:lang w:val="fr"/>
        </w:rPr>
        <w:t>omogućuje potrošaču da uzima u obzir samo poruke koje su poslane na željeni predmet/predmete. Ovo je iznimno korisna funkcionalnost, s obzirom da se u tokovima obično nalaze poruke poslane na više različitih predmeta.</w:t>
      </w:r>
    </w:p>
    <w:p w14:paraId="0A2E97CA" w14:textId="39F73A94" w:rsidR="00092C53" w:rsidRPr="0026428D" w:rsidRDefault="3D2A6918" w:rsidP="003C1C42">
      <w:pPr>
        <w:spacing w:line="360" w:lineRule="auto"/>
        <w:jc w:val="left"/>
        <w:rPr>
          <w:lang w:val="fr-FR"/>
        </w:rPr>
      </w:pPr>
      <w:r w:rsidRPr="0389F25C">
        <w:rPr>
          <w:rFonts w:ascii="Times New Roman" w:eastAsia="Times New Roman" w:hAnsi="Times New Roman" w:cs="Times New Roman"/>
          <w:lang w:val="fr-FR"/>
        </w:rPr>
        <w:lastRenderedPageBreak/>
        <w:t xml:space="preserve">Primanje podataka putem potrošača može se ostvariti dvama načinima : guranjem (engl. </w:t>
      </w:r>
      <w:r w:rsidRPr="0389F25C">
        <w:rPr>
          <w:rFonts w:ascii="Times New Roman" w:eastAsia="Times New Roman" w:hAnsi="Times New Roman" w:cs="Times New Roman"/>
          <w:i/>
          <w:iCs/>
          <w:lang w:val="fr-FR"/>
        </w:rPr>
        <w:t>push</w:t>
      </w:r>
      <w:r w:rsidRPr="0389F25C">
        <w:rPr>
          <w:rFonts w:ascii="Times New Roman" w:eastAsia="Times New Roman" w:hAnsi="Times New Roman" w:cs="Times New Roman"/>
          <w:lang w:val="fr-FR"/>
        </w:rPr>
        <w:t xml:space="preserve">) te vučenjem (engl. </w:t>
      </w:r>
      <w:r w:rsidRPr="0389F25C">
        <w:rPr>
          <w:rFonts w:ascii="Times New Roman" w:eastAsia="Times New Roman" w:hAnsi="Times New Roman" w:cs="Times New Roman"/>
          <w:i/>
          <w:iCs/>
          <w:lang w:val="fr-FR"/>
        </w:rPr>
        <w:t>pull</w:t>
      </w:r>
      <w:r w:rsidRPr="0389F25C">
        <w:rPr>
          <w:rFonts w:ascii="Times New Roman" w:eastAsia="Times New Roman" w:hAnsi="Times New Roman" w:cs="Times New Roman"/>
          <w:lang w:val="fr-FR"/>
        </w:rPr>
        <w:t xml:space="preserve">). Guranje podrazumijeva kontinuirano i automatsko primanje poruka kroz uspostavljeni kanal, pri čemu sam poslužitelj obavlja radnju slanja, dok je klijent pasivan te samo prima poruke. Vučenje je pristup u kojem klijent ima aktivnu ulogu i traži podatke eksplicitno, slanjem zahtjeva poslužitelju. Primanje poruka temeljeno na guranju ostvaruje se korištenjem metode </w:t>
      </w:r>
      <w:r w:rsidRPr="0389F25C">
        <w:rPr>
          <w:rFonts w:ascii="Courier New" w:eastAsia="Courier New" w:hAnsi="Courier New" w:cs="Courier New"/>
          <w:sz w:val="20"/>
          <w:szCs w:val="20"/>
          <w:lang w:val="fr-FR"/>
        </w:rPr>
        <w:t>consume()</w:t>
      </w:r>
      <w:r w:rsidRPr="0389F25C">
        <w:rPr>
          <w:rFonts w:ascii="Times New Roman" w:eastAsia="Times New Roman" w:hAnsi="Times New Roman" w:cs="Times New Roman"/>
          <w:lang w:val="fr-FR"/>
        </w:rPr>
        <w:t xml:space="preserve">, a ono temeljeno na vučenju koristi metodu </w:t>
      </w:r>
      <w:r w:rsidRPr="0389F25C">
        <w:rPr>
          <w:rFonts w:ascii="Courier New" w:eastAsia="Courier New" w:hAnsi="Courier New" w:cs="Courier New"/>
          <w:sz w:val="20"/>
          <w:szCs w:val="20"/>
          <w:lang w:val="fr-FR"/>
        </w:rPr>
        <w:t>fetch()</w:t>
      </w:r>
      <w:r w:rsidRPr="0389F25C">
        <w:rPr>
          <w:rFonts w:ascii="Times New Roman" w:eastAsia="Times New Roman" w:hAnsi="Times New Roman" w:cs="Times New Roman"/>
          <w:lang w:val="fr-FR"/>
        </w:rPr>
        <w:t>. Kao argument metode fetch može se navesti broj poruka koje je potrebno primiti odjednom. Primanje poruka temeljeno na guranju prikladnije je za situacija u kojima se velika količina podataka kontinuirano šalje potrošaču, no uz rizik preopterećenja potrošača, ovisno o količini i volumenu poruka. Primanje poruka temeljeno na vučenju prikladnije je u slučaju potrošača ograničenog kapaciteta i ograničene brzine obrade poruka, kad poruke pristižu neravnomjerno i kad se potrošaču treba dopustiti kontrola i odabir trenutka primanja poruke. Primjer ostvarivanja navedenih funkcionalnost prikazan je u sljedećem odsječku koda :</w:t>
      </w:r>
    </w:p>
    <w:p w14:paraId="509098A7" w14:textId="1227C912" w:rsidR="00092C53" w:rsidRPr="0026428D" w:rsidRDefault="3D2A6918" w:rsidP="003C1C42">
      <w:pPr>
        <w:spacing w:line="360" w:lineRule="auto"/>
        <w:jc w:val="left"/>
        <w:rPr>
          <w:lang w:val="fr-FR"/>
        </w:rPr>
      </w:pPr>
      <w:r w:rsidRPr="0389F25C">
        <w:rPr>
          <w:rFonts w:ascii="Times New Roman" w:eastAsia="Times New Roman" w:hAnsi="Times New Roman" w:cs="Times New Roman"/>
          <w:lang w:val="fr"/>
        </w:rPr>
        <w:t xml:space="preserve"> </w:t>
      </w:r>
    </w:p>
    <w:p w14:paraId="269E0F33" w14:textId="1D5DD9E4" w:rsidR="00092C53" w:rsidRPr="001A13C9" w:rsidRDefault="3D2A6918" w:rsidP="003C1C42">
      <w:pPr>
        <w:spacing w:line="360" w:lineRule="auto"/>
        <w:jc w:val="left"/>
      </w:pPr>
      <w:r w:rsidRPr="0389F25C">
        <w:rPr>
          <w:rFonts w:ascii="Courier New" w:eastAsia="Courier New" w:hAnsi="Courier New" w:cs="Courier New"/>
          <w:sz w:val="20"/>
          <w:szCs w:val="20"/>
        </w:rPr>
        <w:t>const js = konekcija.jetstream() ;</w:t>
      </w:r>
    </w:p>
    <w:p w14:paraId="162D998E" w14:textId="7B16A951" w:rsidR="00092C53" w:rsidRPr="001A13C9" w:rsidRDefault="3D2A6918" w:rsidP="003C1C42">
      <w:pPr>
        <w:spacing w:line="360" w:lineRule="auto"/>
        <w:jc w:val="left"/>
      </w:pPr>
      <w:r w:rsidRPr="0389F25C">
        <w:rPr>
          <w:rFonts w:ascii="Courier New" w:eastAsia="Courier New" w:hAnsi="Courier New" w:cs="Courier New"/>
          <w:sz w:val="20"/>
          <w:szCs w:val="20"/>
        </w:rPr>
        <w:t>const consumer = await js.consumers.get(“UPLATE”, “konzumer1”);</w:t>
      </w:r>
    </w:p>
    <w:p w14:paraId="2E7D4979" w14:textId="43463C8D"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2BEDF553" w14:textId="4B41E16E" w:rsidR="00092C53" w:rsidRPr="001A13C9" w:rsidRDefault="3D2A6918" w:rsidP="003C1C42">
      <w:pPr>
        <w:spacing w:line="360" w:lineRule="auto"/>
        <w:jc w:val="left"/>
      </w:pPr>
      <w:r w:rsidRPr="0389F25C">
        <w:rPr>
          <w:rFonts w:ascii="Courier New" w:eastAsia="Courier New" w:hAnsi="Courier New" w:cs="Courier New"/>
          <w:sz w:val="20"/>
          <w:szCs w:val="20"/>
        </w:rPr>
        <w:t>//Push način primanja poruka (consume):</w:t>
      </w:r>
    </w:p>
    <w:p w14:paraId="2FB34611" w14:textId="5E7CE77E"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7648EFBF" w14:textId="499D2416" w:rsidR="00092C53" w:rsidRPr="001A13C9" w:rsidRDefault="3D2A6918" w:rsidP="003C1C42">
      <w:pPr>
        <w:spacing w:line="360" w:lineRule="auto"/>
        <w:jc w:val="left"/>
      </w:pPr>
      <w:r w:rsidRPr="0389F25C">
        <w:rPr>
          <w:rFonts w:ascii="Courier New" w:eastAsia="Courier New" w:hAnsi="Courier New" w:cs="Courier New"/>
          <w:sz w:val="20"/>
          <w:szCs w:val="20"/>
        </w:rPr>
        <w:t>const poruke = await consumer.consume();</w:t>
      </w:r>
    </w:p>
    <w:p w14:paraId="4F48A3EA" w14:textId="4910603A" w:rsidR="00092C53" w:rsidRPr="001A13C9" w:rsidRDefault="3D2A6918" w:rsidP="003C1C42">
      <w:pPr>
        <w:spacing w:line="360" w:lineRule="auto"/>
        <w:jc w:val="left"/>
      </w:pPr>
      <w:r w:rsidRPr="0389F25C">
        <w:rPr>
          <w:rFonts w:ascii="Courier New" w:eastAsia="Courier New" w:hAnsi="Courier New" w:cs="Courier New"/>
          <w:sz w:val="20"/>
          <w:szCs w:val="20"/>
        </w:rPr>
        <w:t>for await (const poruka of poruke) {</w:t>
      </w:r>
    </w:p>
    <w:p w14:paraId="0CA46705" w14:textId="0634106E" w:rsidR="00092C53" w:rsidRPr="0026428D" w:rsidRDefault="3D2A6918" w:rsidP="003C1C42">
      <w:pPr>
        <w:spacing w:line="360" w:lineRule="auto"/>
        <w:jc w:val="left"/>
        <w:rPr>
          <w:lang w:val="fr-FR"/>
        </w:rPr>
      </w:pPr>
      <w:r w:rsidRPr="0389F25C">
        <w:rPr>
          <w:rFonts w:ascii="Courier New" w:eastAsia="Courier New" w:hAnsi="Courier New" w:cs="Courier New"/>
          <w:sz w:val="20"/>
          <w:szCs w:val="20"/>
        </w:rPr>
        <w:t xml:space="preserve">    </w:t>
      </w:r>
      <w:r w:rsidRPr="0389F25C">
        <w:rPr>
          <w:rFonts w:ascii="Courier New" w:eastAsia="Courier New" w:hAnsi="Courier New" w:cs="Courier New"/>
          <w:sz w:val="20"/>
          <w:szCs w:val="20"/>
          <w:lang w:val="fr"/>
        </w:rPr>
        <w:t>podaci_dekodirani = jc.decode(poruka.data);</w:t>
      </w:r>
    </w:p>
    <w:p w14:paraId="336C0417" w14:textId="5893947F" w:rsidR="00092C53" w:rsidRPr="001A13C9" w:rsidRDefault="3D2A6918" w:rsidP="003C1C42">
      <w:pPr>
        <w:spacing w:line="360" w:lineRule="auto"/>
        <w:jc w:val="left"/>
      </w:pPr>
      <w:r w:rsidRPr="0389F25C">
        <w:rPr>
          <w:rFonts w:ascii="Courier New" w:eastAsia="Courier New" w:hAnsi="Courier New" w:cs="Courier New"/>
          <w:sz w:val="20"/>
          <w:szCs w:val="20"/>
          <w:lang w:val="fr"/>
        </w:rPr>
        <w:t xml:space="preserve">    </w:t>
      </w:r>
      <w:r w:rsidRPr="0389F25C">
        <w:rPr>
          <w:rFonts w:ascii="Courier New" w:eastAsia="Courier New" w:hAnsi="Courier New" w:cs="Courier New"/>
          <w:sz w:val="20"/>
          <w:szCs w:val="20"/>
        </w:rPr>
        <w:t>// Daljnje operacije</w:t>
      </w:r>
    </w:p>
    <w:p w14:paraId="543B29D4" w14:textId="11D68544" w:rsidR="00092C53" w:rsidRPr="001A13C9" w:rsidRDefault="3D2A6918" w:rsidP="003C1C42">
      <w:pPr>
        <w:spacing w:line="360" w:lineRule="auto"/>
        <w:jc w:val="left"/>
      </w:pPr>
      <w:r w:rsidRPr="0389F25C">
        <w:rPr>
          <w:rFonts w:ascii="Courier New" w:eastAsia="Courier New" w:hAnsi="Courier New" w:cs="Courier New"/>
          <w:sz w:val="20"/>
          <w:szCs w:val="20"/>
        </w:rPr>
        <w:t xml:space="preserve">    poruka.ack() ;</w:t>
      </w:r>
    </w:p>
    <w:p w14:paraId="08BB2A21" w14:textId="4EB9CEFF" w:rsidR="00092C53" w:rsidRPr="001A13C9" w:rsidRDefault="3D2A6918" w:rsidP="003C1C42">
      <w:pPr>
        <w:spacing w:line="360" w:lineRule="auto"/>
        <w:jc w:val="left"/>
      </w:pPr>
      <w:r w:rsidRPr="0389F25C">
        <w:rPr>
          <w:rFonts w:ascii="Courier New" w:eastAsia="Courier New" w:hAnsi="Courier New" w:cs="Courier New"/>
          <w:sz w:val="20"/>
          <w:szCs w:val="20"/>
        </w:rPr>
        <w:t>}</w:t>
      </w:r>
    </w:p>
    <w:p w14:paraId="58586B90" w14:textId="5A0FD92A"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4CAF4764" w14:textId="4A0023C1" w:rsidR="00092C53" w:rsidRPr="001A13C9" w:rsidRDefault="3D2A6918" w:rsidP="003C1C42">
      <w:pPr>
        <w:spacing w:line="360" w:lineRule="auto"/>
        <w:jc w:val="left"/>
      </w:pPr>
      <w:r w:rsidRPr="0389F25C">
        <w:rPr>
          <w:rFonts w:ascii="Courier New" w:eastAsia="Courier New" w:hAnsi="Courier New" w:cs="Courier New"/>
          <w:sz w:val="20"/>
          <w:szCs w:val="20"/>
        </w:rPr>
        <w:t>// Pull način primanja poruka (fetch)</w:t>
      </w:r>
    </w:p>
    <w:p w14:paraId="6519E9BE" w14:textId="448DB96B" w:rsidR="00092C53" w:rsidRPr="001A13C9" w:rsidRDefault="3D2A6918" w:rsidP="003C1C42">
      <w:pPr>
        <w:spacing w:line="360" w:lineRule="auto"/>
        <w:jc w:val="left"/>
      </w:pPr>
      <w:r w:rsidRPr="0389F25C">
        <w:rPr>
          <w:rFonts w:ascii="Courier New" w:eastAsia="Courier New" w:hAnsi="Courier New" w:cs="Courier New"/>
          <w:sz w:val="20"/>
          <w:szCs w:val="20"/>
        </w:rPr>
        <w:lastRenderedPageBreak/>
        <w:t xml:space="preserve"> </w:t>
      </w:r>
    </w:p>
    <w:p w14:paraId="57A93E75" w14:textId="7BEB9E85" w:rsidR="00092C53" w:rsidRPr="001A13C9" w:rsidRDefault="3D2A6918" w:rsidP="003C1C42">
      <w:pPr>
        <w:spacing w:line="360" w:lineRule="auto"/>
        <w:jc w:val="left"/>
      </w:pPr>
      <w:r w:rsidRPr="0389F25C">
        <w:rPr>
          <w:rFonts w:ascii="Courier New" w:eastAsia="Courier New" w:hAnsi="Courier New" w:cs="Courier New"/>
          <w:sz w:val="20"/>
          <w:szCs w:val="20"/>
        </w:rPr>
        <w:t>const poruke = await consumer.fetch({max_messages: 5});</w:t>
      </w:r>
    </w:p>
    <w:p w14:paraId="0DC0EAFD" w14:textId="509DE0E2" w:rsidR="00092C53" w:rsidRPr="001A13C9" w:rsidRDefault="3D2A6918" w:rsidP="003C1C42">
      <w:pPr>
        <w:spacing w:line="360" w:lineRule="auto"/>
        <w:jc w:val="left"/>
      </w:pPr>
      <w:r w:rsidRPr="0389F25C">
        <w:rPr>
          <w:rFonts w:ascii="Courier New" w:eastAsia="Courier New" w:hAnsi="Courier New" w:cs="Courier New"/>
          <w:sz w:val="20"/>
          <w:szCs w:val="20"/>
        </w:rPr>
        <w:t>for await (const poruka of poruke) {</w:t>
      </w:r>
    </w:p>
    <w:p w14:paraId="3FCA6A39" w14:textId="0C2CDB3B" w:rsidR="00092C53" w:rsidRPr="0026428D" w:rsidRDefault="3D2A6918" w:rsidP="003C1C42">
      <w:pPr>
        <w:spacing w:line="360" w:lineRule="auto"/>
        <w:jc w:val="left"/>
        <w:rPr>
          <w:lang w:val="fr-FR"/>
        </w:rPr>
      </w:pPr>
      <w:r w:rsidRPr="0389F25C">
        <w:rPr>
          <w:rFonts w:ascii="Courier New" w:eastAsia="Courier New" w:hAnsi="Courier New" w:cs="Courier New"/>
          <w:sz w:val="20"/>
          <w:szCs w:val="20"/>
        </w:rPr>
        <w:t xml:space="preserve">    </w:t>
      </w:r>
      <w:r w:rsidRPr="0389F25C">
        <w:rPr>
          <w:rFonts w:ascii="Courier New" w:eastAsia="Courier New" w:hAnsi="Courier New" w:cs="Courier New"/>
          <w:sz w:val="20"/>
          <w:szCs w:val="20"/>
          <w:lang w:val="fr"/>
        </w:rPr>
        <w:t>podaci_dekodirani = jc.decode(poruka.data);</w:t>
      </w:r>
    </w:p>
    <w:p w14:paraId="4FDFCBCB" w14:textId="63BE4441" w:rsidR="00092C53" w:rsidRPr="0026428D" w:rsidRDefault="3D2A6918" w:rsidP="003C1C42">
      <w:pPr>
        <w:spacing w:line="360" w:lineRule="auto"/>
        <w:jc w:val="left"/>
        <w:rPr>
          <w:lang w:val="fr-FR"/>
        </w:rPr>
      </w:pPr>
      <w:r w:rsidRPr="0389F25C">
        <w:rPr>
          <w:rFonts w:ascii="Courier New" w:eastAsia="Courier New" w:hAnsi="Courier New" w:cs="Courier New"/>
          <w:sz w:val="20"/>
          <w:szCs w:val="20"/>
          <w:lang w:val="fr-FR"/>
        </w:rPr>
        <w:t xml:space="preserve">    // Daljnje operacije</w:t>
      </w:r>
    </w:p>
    <w:p w14:paraId="7B81FB4A" w14:textId="0C6B81E7" w:rsidR="00092C53" w:rsidRPr="0026428D" w:rsidRDefault="3D2A6918" w:rsidP="003C1C42">
      <w:pPr>
        <w:spacing w:line="360" w:lineRule="auto"/>
        <w:jc w:val="left"/>
        <w:rPr>
          <w:lang w:val="fr-FR"/>
        </w:rPr>
      </w:pPr>
      <w:r w:rsidRPr="0389F25C">
        <w:rPr>
          <w:rFonts w:ascii="Courier New" w:eastAsia="Courier New" w:hAnsi="Courier New" w:cs="Courier New"/>
          <w:sz w:val="20"/>
          <w:szCs w:val="20"/>
          <w:lang w:val="fr-FR"/>
        </w:rPr>
        <w:t xml:space="preserve">    poruka.ack();</w:t>
      </w:r>
    </w:p>
    <w:p w14:paraId="132063D9" w14:textId="4A776DA0" w:rsidR="00092C53" w:rsidRPr="0026428D" w:rsidRDefault="3D2A6918" w:rsidP="003C1C42">
      <w:pPr>
        <w:spacing w:line="360" w:lineRule="auto"/>
        <w:jc w:val="left"/>
        <w:rPr>
          <w:lang w:val="fr-FR"/>
        </w:rPr>
      </w:pPr>
      <w:r w:rsidRPr="0389F25C">
        <w:rPr>
          <w:rFonts w:ascii="Courier New" w:eastAsia="Courier New" w:hAnsi="Courier New" w:cs="Courier New"/>
          <w:sz w:val="20"/>
          <w:szCs w:val="20"/>
          <w:lang w:val="fr"/>
        </w:rPr>
        <w:t>}</w:t>
      </w:r>
    </w:p>
    <w:p w14:paraId="478658FE" w14:textId="56AD4F63" w:rsidR="00092C53" w:rsidRPr="0026428D" w:rsidRDefault="3D2A6918" w:rsidP="003C1C42">
      <w:pPr>
        <w:spacing w:line="360" w:lineRule="auto"/>
        <w:jc w:val="left"/>
        <w:rPr>
          <w:lang w:val="fr-FR"/>
        </w:rPr>
      </w:pPr>
      <w:r w:rsidRPr="0389F25C">
        <w:rPr>
          <w:rFonts w:ascii="Courier New" w:eastAsia="Courier New" w:hAnsi="Courier New" w:cs="Courier New"/>
          <w:sz w:val="20"/>
          <w:szCs w:val="20"/>
          <w:lang w:val="fr"/>
        </w:rPr>
        <w:t xml:space="preserve"> </w:t>
      </w:r>
    </w:p>
    <w:p w14:paraId="21783410" w14:textId="53637362" w:rsidR="00092C53" w:rsidRPr="001A13C9" w:rsidRDefault="3D2A6918" w:rsidP="003C1C42">
      <w:pPr>
        <w:spacing w:line="360" w:lineRule="auto"/>
        <w:jc w:val="left"/>
      </w:pPr>
      <w:r w:rsidRPr="0389F25C">
        <w:rPr>
          <w:rFonts w:ascii="Times New Roman" w:eastAsia="Times New Roman" w:hAnsi="Times New Roman" w:cs="Times New Roman"/>
          <w:lang w:val="fr"/>
        </w:rPr>
        <w:t xml:space="preserve">U prethodnim primjerima, metoda </w:t>
      </w:r>
      <w:r w:rsidRPr="0389F25C">
        <w:rPr>
          <w:rFonts w:ascii="Courier New" w:eastAsia="Courier New" w:hAnsi="Courier New" w:cs="Courier New"/>
          <w:sz w:val="20"/>
          <w:szCs w:val="20"/>
          <w:lang w:val="fr"/>
        </w:rPr>
        <w:t xml:space="preserve">.ack() </w:t>
      </w:r>
      <w:r w:rsidRPr="0389F25C">
        <w:rPr>
          <w:rFonts w:ascii="Times New Roman" w:eastAsia="Times New Roman" w:hAnsi="Times New Roman" w:cs="Times New Roman"/>
          <w:lang w:val="fr"/>
        </w:rPr>
        <w:t xml:space="preserve">predstavlja potvrdu primitka poruke. To je upravo potvrda na koju se odnosi </w:t>
      </w:r>
      <w:r w:rsidRPr="0389F25C">
        <w:rPr>
          <w:rFonts w:ascii="Courier New" w:eastAsia="Courier New" w:hAnsi="Courier New" w:cs="Courier New"/>
          <w:sz w:val="20"/>
          <w:szCs w:val="20"/>
          <w:lang w:val="fr"/>
        </w:rPr>
        <w:t xml:space="preserve">ack_wait </w:t>
      </w:r>
      <w:r w:rsidRPr="0389F25C">
        <w:rPr>
          <w:rFonts w:ascii="Times New Roman" w:eastAsia="Times New Roman" w:hAnsi="Times New Roman" w:cs="Times New Roman"/>
          <w:lang w:val="fr"/>
        </w:rPr>
        <w:t xml:space="preserve">atribut potrošača. Ako u navedenom intervalu ne stigne potvrda, poruka se iznova šalje. Osim potvrde primanja putem </w:t>
      </w:r>
      <w:r w:rsidRPr="0389F25C">
        <w:rPr>
          <w:rFonts w:ascii="Courier New" w:eastAsia="Courier New" w:hAnsi="Courier New" w:cs="Courier New"/>
          <w:sz w:val="20"/>
          <w:szCs w:val="20"/>
          <w:lang w:val="fr"/>
        </w:rPr>
        <w:t>poruka.ack()</w:t>
      </w:r>
      <w:r w:rsidRPr="0389F25C">
        <w:rPr>
          <w:rFonts w:ascii="Times New Roman" w:eastAsia="Times New Roman" w:hAnsi="Times New Roman" w:cs="Times New Roman"/>
          <w:lang w:val="fr"/>
        </w:rPr>
        <w:t xml:space="preserve">, moguće je izvršiti i metodu </w:t>
      </w:r>
      <w:r w:rsidRPr="0389F25C">
        <w:rPr>
          <w:rFonts w:ascii="Courier New" w:eastAsia="Courier New" w:hAnsi="Courier New" w:cs="Courier New"/>
          <w:sz w:val="20"/>
          <w:szCs w:val="20"/>
          <w:lang w:val="fr"/>
        </w:rPr>
        <w:t>poruka.nak()</w:t>
      </w:r>
      <w:r w:rsidRPr="0389F25C">
        <w:rPr>
          <w:rFonts w:ascii="Times New Roman" w:eastAsia="Times New Roman" w:hAnsi="Times New Roman" w:cs="Times New Roman"/>
          <w:lang w:val="fr"/>
        </w:rPr>
        <w:t xml:space="preserve">, što znači da obrada nije uspjela te se zahtijeva ponovno slanje poruke. Ako se navedenoj metodi preda argument koji predstavlja broj milisekundi, to označava da obrada poruke nije uspjela, no da se ponovno slanje izvrši s odgodom koja odgovara predanoj vrijednosti. </w:t>
      </w:r>
      <w:r w:rsidRPr="0389F25C">
        <w:rPr>
          <w:rFonts w:ascii="Times New Roman" w:eastAsia="Times New Roman" w:hAnsi="Times New Roman" w:cs="Times New Roman"/>
        </w:rPr>
        <w:t xml:space="preserve">Ako se, pak, izvrši </w:t>
      </w:r>
      <w:r w:rsidRPr="0389F25C">
        <w:rPr>
          <w:rFonts w:ascii="Courier New" w:eastAsia="Courier New" w:hAnsi="Courier New" w:cs="Courier New"/>
          <w:sz w:val="20"/>
          <w:szCs w:val="20"/>
        </w:rPr>
        <w:t>poruka.term()</w:t>
      </w:r>
      <w:r w:rsidRPr="0389F25C">
        <w:rPr>
          <w:rFonts w:ascii="Times New Roman" w:eastAsia="Times New Roman" w:hAnsi="Times New Roman" w:cs="Times New Roman"/>
        </w:rPr>
        <w:t xml:space="preserve">, to je znak da se odustane od daljnjeg slanja poruke. U tom slučaju, ne pokušava se ponovo poslati poruku, čak i ako </w:t>
      </w:r>
      <w:r w:rsidRPr="0389F25C">
        <w:rPr>
          <w:rFonts w:ascii="Courier New" w:eastAsia="Courier New" w:hAnsi="Courier New" w:cs="Courier New"/>
          <w:sz w:val="20"/>
          <w:szCs w:val="20"/>
        </w:rPr>
        <w:t xml:space="preserve">max_deliver </w:t>
      </w:r>
      <w:r w:rsidRPr="0389F25C">
        <w:rPr>
          <w:rFonts w:ascii="Times New Roman" w:eastAsia="Times New Roman" w:hAnsi="Times New Roman" w:cs="Times New Roman"/>
        </w:rPr>
        <w:t xml:space="preserve">vrijednost još nije dostignuta. Ako je izgledno da će obrada poruke biti uspješna te novo slanje neće biti potrebno, no obrada traje dulje od </w:t>
      </w:r>
      <w:r w:rsidRPr="0389F25C">
        <w:rPr>
          <w:rFonts w:ascii="Courier New" w:eastAsia="Courier New" w:hAnsi="Courier New" w:cs="Courier New"/>
          <w:sz w:val="20"/>
          <w:szCs w:val="20"/>
        </w:rPr>
        <w:t xml:space="preserve">ack_wait </w:t>
      </w:r>
      <w:r w:rsidRPr="0389F25C">
        <w:rPr>
          <w:rFonts w:ascii="Times New Roman" w:eastAsia="Times New Roman" w:hAnsi="Times New Roman" w:cs="Times New Roman"/>
        </w:rPr>
        <w:t xml:space="preserve">intervala (pa bi poruka inače bila ponovo poslana unatoč izostanku stvarne potrebe za tim), može se koristiti naredba </w:t>
      </w:r>
      <w:r w:rsidRPr="0389F25C">
        <w:rPr>
          <w:rFonts w:ascii="Courier New" w:eastAsia="Courier New" w:hAnsi="Courier New" w:cs="Courier New"/>
          <w:sz w:val="20"/>
          <w:szCs w:val="20"/>
        </w:rPr>
        <w:t>poruka.working()</w:t>
      </w:r>
      <w:r w:rsidRPr="0389F25C">
        <w:rPr>
          <w:rFonts w:ascii="Times New Roman" w:eastAsia="Times New Roman" w:hAnsi="Times New Roman" w:cs="Times New Roman"/>
        </w:rPr>
        <w:t xml:space="preserve"> kako bi se navedeno signaliziralo te interval čekanja produljio.</w:t>
      </w:r>
    </w:p>
    <w:p w14:paraId="23F69DE0" w14:textId="574A7FED" w:rsidR="00092C53" w:rsidRPr="001A13C9" w:rsidRDefault="3D2A6918" w:rsidP="003C1C42">
      <w:pPr>
        <w:spacing w:line="360" w:lineRule="auto"/>
        <w:jc w:val="left"/>
      </w:pPr>
      <w:r w:rsidRPr="0389F25C">
        <w:rPr>
          <w:rFonts w:ascii="Times New Roman" w:eastAsia="Times New Roman" w:hAnsi="Times New Roman" w:cs="Times New Roman"/>
        </w:rPr>
        <w:t xml:space="preserve">Funkcionalnost pohrane ključeva i vrijednosti također je implementirana nad tokovima podataka koje omogućuje Jetstream. Navedena funkcionalnost slična je rječnicima, a sučelje za rad s njom također je ekvivalentno rječničkim sučeljima. Moguće je dodavanje, uređivanje i brisanje parova ključ-vrijednost te dohvat vrijednosti pridružene zadanom ključu. Prilikom dodavanja para ključ-vrijednost, vrijednost se kodira potrebnim kodekom, baš kao i kod slanja uobičajenih NATS poruka. Dodavanje se vrši uporabom metode </w:t>
      </w:r>
      <w:r w:rsidRPr="0389F25C">
        <w:rPr>
          <w:rFonts w:ascii="Courier New" w:eastAsia="Courier New" w:hAnsi="Courier New" w:cs="Courier New"/>
          <w:sz w:val="20"/>
          <w:szCs w:val="20"/>
        </w:rPr>
        <w:t>put(ključ, vrijednost)</w:t>
      </w:r>
      <w:r w:rsidRPr="0389F25C">
        <w:rPr>
          <w:rFonts w:ascii="Times New Roman" w:eastAsia="Times New Roman" w:hAnsi="Times New Roman" w:cs="Times New Roman"/>
        </w:rPr>
        <w:t xml:space="preserve">, a ista se metoda koristi i za promjenu vrijednosti pridruženu već postojećem ključu. Vrijednost pridružena željenin </w:t>
      </w:r>
      <w:r w:rsidRPr="0389F25C">
        <w:rPr>
          <w:rFonts w:ascii="Times New Roman" w:eastAsia="Times New Roman" w:hAnsi="Times New Roman" w:cs="Times New Roman"/>
        </w:rPr>
        <w:lastRenderedPageBreak/>
        <w:t xml:space="preserve">ključu dobiva se metodom </w:t>
      </w:r>
      <w:r w:rsidRPr="0389F25C">
        <w:rPr>
          <w:rFonts w:ascii="Courier New" w:eastAsia="Courier New" w:hAnsi="Courier New" w:cs="Courier New"/>
          <w:sz w:val="20"/>
          <w:szCs w:val="20"/>
        </w:rPr>
        <w:t>get(ključ)</w:t>
      </w:r>
      <w:r w:rsidRPr="0389F25C">
        <w:rPr>
          <w:rFonts w:ascii="Times New Roman" w:eastAsia="Times New Roman" w:hAnsi="Times New Roman" w:cs="Times New Roman"/>
        </w:rPr>
        <w:t xml:space="preserve">. Zapis se briše uporabom </w:t>
      </w:r>
      <w:r w:rsidRPr="0389F25C">
        <w:rPr>
          <w:rFonts w:ascii="Courier New" w:eastAsia="Courier New" w:hAnsi="Courier New" w:cs="Courier New"/>
          <w:sz w:val="20"/>
          <w:szCs w:val="20"/>
        </w:rPr>
        <w:t>delete(ključ)</w:t>
      </w:r>
      <w:r w:rsidRPr="0389F25C">
        <w:rPr>
          <w:rFonts w:ascii="Times New Roman" w:eastAsia="Times New Roman" w:hAnsi="Times New Roman" w:cs="Times New Roman"/>
        </w:rPr>
        <w:t>. Primjer navedenoga prikazan je u sljedečem programskom odsječku:</w:t>
      </w:r>
    </w:p>
    <w:p w14:paraId="6F4E0EE0" w14:textId="589407DE"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5DDF6FAC" w14:textId="27BEB0A1" w:rsidR="00092C53" w:rsidRPr="001A13C9" w:rsidRDefault="3D2A6918" w:rsidP="003C1C42">
      <w:pPr>
        <w:spacing w:line="360" w:lineRule="auto"/>
        <w:jc w:val="left"/>
      </w:pPr>
      <w:r w:rsidRPr="0389F25C">
        <w:rPr>
          <w:rFonts w:ascii="Courier New" w:eastAsia="Courier New" w:hAnsi="Courier New" w:cs="Courier New"/>
          <w:sz w:val="20"/>
          <w:szCs w:val="20"/>
        </w:rPr>
        <w:t>const js = nc.jetstream();</w:t>
      </w:r>
    </w:p>
    <w:p w14:paraId="6E0A8E97" w14:textId="10917C02" w:rsidR="00092C53" w:rsidRPr="001A13C9" w:rsidRDefault="3D2A6918" w:rsidP="003C1C42">
      <w:pPr>
        <w:spacing w:line="360" w:lineRule="auto"/>
        <w:jc w:val="left"/>
      </w:pPr>
      <w:r w:rsidRPr="0389F25C">
        <w:rPr>
          <w:rFonts w:ascii="Courier New" w:eastAsia="Courier New" w:hAnsi="Courier New" w:cs="Courier New"/>
          <w:sz w:val="20"/>
          <w:szCs w:val="20"/>
        </w:rPr>
        <w:t>const kv = await js.views.kv(“konfiguracija”);</w:t>
      </w:r>
    </w:p>
    <w:p w14:paraId="7EE2FC30" w14:textId="36D62C7A"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71EFC811" w14:textId="20C50BF7" w:rsidR="00092C53" w:rsidRPr="001A13C9" w:rsidRDefault="3D2A6918" w:rsidP="003C1C42">
      <w:pPr>
        <w:spacing w:line="360" w:lineRule="auto"/>
        <w:jc w:val="left"/>
      </w:pPr>
      <w:r w:rsidRPr="0389F25C">
        <w:rPr>
          <w:rFonts w:ascii="Courier New" w:eastAsia="Courier New" w:hAnsi="Courier New" w:cs="Courier New"/>
          <w:sz w:val="20"/>
          <w:szCs w:val="20"/>
        </w:rPr>
        <w:t>await kv.put(“kljuc1”, sc.encode(“vrijednost1”));</w:t>
      </w:r>
    </w:p>
    <w:p w14:paraId="2960D786" w14:textId="5FBDB553" w:rsidR="00092C53" w:rsidRPr="001A13C9" w:rsidRDefault="3D2A6918" w:rsidP="003C1C42">
      <w:pPr>
        <w:spacing w:line="360" w:lineRule="auto"/>
        <w:jc w:val="left"/>
      </w:pPr>
      <w:r w:rsidRPr="0389F25C">
        <w:rPr>
          <w:rFonts w:ascii="Courier New" w:eastAsia="Courier New" w:hAnsi="Courier New" w:cs="Courier New"/>
          <w:sz w:val="20"/>
          <w:szCs w:val="20"/>
        </w:rPr>
        <w:t>const vrijednost = await kv.get(“kljuc1”);</w:t>
      </w:r>
    </w:p>
    <w:p w14:paraId="29081067" w14:textId="6A91D376" w:rsidR="00092C53" w:rsidRPr="001A13C9" w:rsidRDefault="3D2A6918" w:rsidP="003C1C42">
      <w:pPr>
        <w:spacing w:line="360" w:lineRule="auto"/>
        <w:jc w:val="left"/>
      </w:pPr>
      <w:r w:rsidRPr="0389F25C">
        <w:rPr>
          <w:rFonts w:ascii="Courier New" w:eastAsia="Courier New" w:hAnsi="Courier New" w:cs="Courier New"/>
          <w:sz w:val="20"/>
          <w:szCs w:val="20"/>
        </w:rPr>
        <w:t>vrijednost_dekodirana = sc.decode(vrijednost.value);</w:t>
      </w:r>
    </w:p>
    <w:p w14:paraId="65AEE5AA" w14:textId="7703278E" w:rsidR="00092C53" w:rsidRPr="001A13C9" w:rsidRDefault="3D2A6918" w:rsidP="003C1C42">
      <w:pPr>
        <w:spacing w:line="360" w:lineRule="auto"/>
        <w:jc w:val="left"/>
      </w:pPr>
      <w:r w:rsidRPr="0389F25C">
        <w:rPr>
          <w:rFonts w:ascii="Courier New" w:eastAsia="Courier New" w:hAnsi="Courier New" w:cs="Courier New"/>
          <w:sz w:val="20"/>
          <w:szCs w:val="20"/>
        </w:rPr>
        <w:t>await kv.delete(“kljuc1”);</w:t>
      </w:r>
    </w:p>
    <w:p w14:paraId="21E8E6B9" w14:textId="321AB78C"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4E54B863" w14:textId="4FCB806E" w:rsidR="00092C53" w:rsidRPr="001A13C9" w:rsidRDefault="3D2A6918" w:rsidP="003C1C42">
      <w:pPr>
        <w:spacing w:line="360" w:lineRule="auto"/>
        <w:jc w:val="left"/>
      </w:pPr>
      <w:r w:rsidRPr="0389F25C">
        <w:rPr>
          <w:rFonts w:ascii="Times New Roman" w:eastAsia="Times New Roman" w:hAnsi="Times New Roman" w:cs="Times New Roman"/>
        </w:rPr>
        <w:t xml:space="preserve">U sklopu ključ-vrijednost funkcionalnosti, dostupna je i funkcija </w:t>
      </w:r>
      <w:r w:rsidRPr="0389F25C">
        <w:rPr>
          <w:rFonts w:ascii="Courier New" w:eastAsia="Courier New" w:hAnsi="Courier New" w:cs="Courier New"/>
          <w:sz w:val="20"/>
          <w:szCs w:val="20"/>
        </w:rPr>
        <w:t>watch()</w:t>
      </w:r>
      <w:r w:rsidRPr="0389F25C">
        <w:rPr>
          <w:rFonts w:ascii="Times New Roman" w:eastAsia="Times New Roman" w:hAnsi="Times New Roman" w:cs="Times New Roman"/>
        </w:rPr>
        <w:t xml:space="preserve">. Ona omogućuje reagiranje na promjene vrijednosti nekog ključa (ili više njih) u realnom vremenu. Osim definiranja jednog konkretnog promatranog ključa, moguće je i korištenje specijalnih simbola za definiranje skupine ključeva. Ovo je posebno korisno ako se ključevi imenuju hijerarhijskim razinama odvojenim točkama ili nekom drugom sličnom konvencijom. Poziv te funkcije daje novu vrijednost svaki put kad dođe do promjene vrijednosti promatranog ključa. Primjer jednostavnog korištenja funkcije </w:t>
      </w:r>
      <w:r w:rsidRPr="0389F25C">
        <w:rPr>
          <w:rFonts w:ascii="Courier New" w:eastAsia="Courier New" w:hAnsi="Courier New" w:cs="Courier New"/>
          <w:sz w:val="20"/>
          <w:szCs w:val="20"/>
        </w:rPr>
        <w:t xml:space="preserve">watch() </w:t>
      </w:r>
      <w:r w:rsidRPr="0389F25C">
        <w:rPr>
          <w:rFonts w:ascii="Times New Roman" w:eastAsia="Times New Roman" w:hAnsi="Times New Roman" w:cs="Times New Roman"/>
        </w:rPr>
        <w:t>prikazan je u nastavku:</w:t>
      </w:r>
    </w:p>
    <w:p w14:paraId="6C25141D" w14:textId="35208F2E"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22690095" w14:textId="7F6E18CF" w:rsidR="00092C53" w:rsidRPr="001A13C9" w:rsidRDefault="3D2A6918" w:rsidP="003C1C42">
      <w:pPr>
        <w:spacing w:line="360" w:lineRule="auto"/>
        <w:jc w:val="left"/>
      </w:pPr>
      <w:r w:rsidRPr="0389F25C">
        <w:rPr>
          <w:rFonts w:ascii="Courier New" w:eastAsia="Courier New" w:hAnsi="Courier New" w:cs="Courier New"/>
          <w:sz w:val="20"/>
          <w:szCs w:val="20"/>
        </w:rPr>
        <w:t>const gledatelj = await kv.watch({key: “kljuc1”});</w:t>
      </w:r>
    </w:p>
    <w:p w14:paraId="62B8E806" w14:textId="1598650D" w:rsidR="00092C53" w:rsidRPr="001A13C9" w:rsidRDefault="3D2A6918" w:rsidP="003C1C42">
      <w:pPr>
        <w:spacing w:line="360" w:lineRule="auto"/>
        <w:jc w:val="left"/>
      </w:pPr>
      <w:r w:rsidRPr="0389F25C">
        <w:rPr>
          <w:rFonts w:ascii="Courier New" w:eastAsia="Courier New" w:hAnsi="Courier New" w:cs="Courier New"/>
          <w:sz w:val="20"/>
          <w:szCs w:val="20"/>
        </w:rPr>
        <w:t>for await (const zapis of gledatelj) {</w:t>
      </w:r>
    </w:p>
    <w:p w14:paraId="6BD5D30A" w14:textId="3A31C423" w:rsidR="00092C53" w:rsidRPr="001A13C9" w:rsidRDefault="3D2A6918" w:rsidP="003C1C42">
      <w:pPr>
        <w:spacing w:line="360" w:lineRule="auto"/>
        <w:jc w:val="left"/>
      </w:pPr>
      <w:r w:rsidRPr="0389F25C">
        <w:rPr>
          <w:rFonts w:ascii="Courier New" w:eastAsia="Courier New" w:hAnsi="Courier New" w:cs="Courier New"/>
          <w:sz w:val="20"/>
          <w:szCs w:val="20"/>
        </w:rPr>
        <w:t xml:space="preserve">    console.log(zapis.key);</w:t>
      </w:r>
    </w:p>
    <w:p w14:paraId="1FF91C76" w14:textId="0540A458" w:rsidR="00092C53" w:rsidRPr="001A13C9" w:rsidRDefault="3D2A6918" w:rsidP="003C1C42">
      <w:pPr>
        <w:spacing w:line="360" w:lineRule="auto"/>
        <w:jc w:val="left"/>
      </w:pPr>
      <w:r w:rsidRPr="0389F25C">
        <w:rPr>
          <w:rFonts w:ascii="Courier New" w:eastAsia="Courier New" w:hAnsi="Courier New" w:cs="Courier New"/>
          <w:sz w:val="20"/>
          <w:szCs w:val="20"/>
        </w:rPr>
        <w:t xml:space="preserve">    console.log(sc.decode(zapis.value));</w:t>
      </w:r>
    </w:p>
    <w:p w14:paraId="025C1BCF" w14:textId="067A64EC" w:rsidR="00092C53" w:rsidRPr="001A13C9" w:rsidRDefault="3D2A6918" w:rsidP="003C1C42">
      <w:pPr>
        <w:spacing w:line="360" w:lineRule="auto"/>
        <w:jc w:val="left"/>
      </w:pPr>
      <w:r w:rsidRPr="0389F25C">
        <w:rPr>
          <w:rFonts w:ascii="Courier New" w:eastAsia="Courier New" w:hAnsi="Courier New" w:cs="Courier New"/>
          <w:sz w:val="20"/>
          <w:szCs w:val="20"/>
        </w:rPr>
        <w:t>}</w:t>
      </w:r>
    </w:p>
    <w:p w14:paraId="191559F6" w14:textId="56C41DF7"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30F7B326" w14:textId="0924A025" w:rsidR="00092C53" w:rsidRPr="001A13C9" w:rsidRDefault="3D2A6918" w:rsidP="003C1C42">
      <w:pPr>
        <w:spacing w:line="360" w:lineRule="auto"/>
        <w:jc w:val="left"/>
      </w:pPr>
      <w:r w:rsidRPr="0389F25C">
        <w:rPr>
          <w:rFonts w:ascii="Times New Roman" w:eastAsia="Times New Roman" w:hAnsi="Times New Roman" w:cs="Times New Roman"/>
        </w:rPr>
        <w:lastRenderedPageBreak/>
        <w:t xml:space="preserve"> Ono po čemu se sustav ključeva i vrijedosti Jetstreama ipak razlikuje od uobičajenog je činjenica da se svaka promjena rječnika zapisuje u tok kao zasebna poruka. To omogućava pregled povijesti svih promjena rječnika, tj. barem onoliko koliko ograničenja samog toka dopuštaju.</w:t>
      </w:r>
    </w:p>
    <w:p w14:paraId="1EFE6F3B" w14:textId="52A04788"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3D7B4322" w14:textId="6836E40D" w:rsidR="00092C53" w:rsidRPr="001A13C9" w:rsidRDefault="3D2A6918" w:rsidP="003C1C42">
      <w:pPr>
        <w:spacing w:line="360" w:lineRule="auto"/>
        <w:jc w:val="left"/>
      </w:pPr>
      <w:r w:rsidRPr="0389F25C">
        <w:rPr>
          <w:rFonts w:ascii="Times New Roman" w:eastAsia="Times New Roman" w:hAnsi="Times New Roman" w:cs="Times New Roman"/>
        </w:rPr>
        <w:t xml:space="preserve">Korištenje fukcionalnosti </w:t>
      </w:r>
      <w:r w:rsidRPr="0389F25C">
        <w:rPr>
          <w:rFonts w:ascii="Times New Roman" w:eastAsia="Times New Roman" w:hAnsi="Times New Roman" w:cs="Times New Roman"/>
          <w:i/>
          <w:iCs/>
        </w:rPr>
        <w:t xml:space="preserve">Object Store </w:t>
      </w:r>
      <w:r w:rsidRPr="0389F25C">
        <w:rPr>
          <w:rFonts w:ascii="Times New Roman" w:eastAsia="Times New Roman" w:hAnsi="Times New Roman" w:cs="Times New Roman"/>
        </w:rPr>
        <w:t xml:space="preserve">po sučelju je vrlo slično sustavu ključeva i vrijednosti. Naime, nazivi korištenih metoda također su </w:t>
      </w:r>
      <w:r w:rsidRPr="0389F25C">
        <w:rPr>
          <w:rFonts w:ascii="Courier New" w:eastAsia="Courier New" w:hAnsi="Courier New" w:cs="Courier New"/>
          <w:sz w:val="20"/>
          <w:szCs w:val="20"/>
        </w:rPr>
        <w:t>put</w:t>
      </w:r>
      <w:r w:rsidRPr="0389F25C">
        <w:rPr>
          <w:rFonts w:ascii="Times New Roman" w:eastAsia="Times New Roman" w:hAnsi="Times New Roman" w:cs="Times New Roman"/>
        </w:rPr>
        <w:t xml:space="preserve">, </w:t>
      </w:r>
      <w:r w:rsidRPr="0389F25C">
        <w:rPr>
          <w:rFonts w:ascii="Courier New" w:eastAsia="Courier New" w:hAnsi="Courier New" w:cs="Courier New"/>
          <w:sz w:val="20"/>
          <w:szCs w:val="20"/>
        </w:rPr>
        <w:t xml:space="preserve">get </w:t>
      </w:r>
      <w:r w:rsidRPr="0389F25C">
        <w:rPr>
          <w:rFonts w:ascii="Times New Roman" w:eastAsia="Times New Roman" w:hAnsi="Times New Roman" w:cs="Times New Roman"/>
        </w:rPr>
        <w:t xml:space="preserve">i </w:t>
      </w:r>
      <w:r w:rsidRPr="0389F25C">
        <w:rPr>
          <w:rFonts w:ascii="Courier New" w:eastAsia="Courier New" w:hAnsi="Courier New" w:cs="Courier New"/>
          <w:sz w:val="20"/>
          <w:szCs w:val="20"/>
        </w:rPr>
        <w:t>delete</w:t>
      </w:r>
      <w:r w:rsidRPr="0389F25C">
        <w:rPr>
          <w:rFonts w:ascii="Times New Roman" w:eastAsia="Times New Roman" w:hAnsi="Times New Roman" w:cs="Times New Roman"/>
        </w:rPr>
        <w:t>. Najprije se kreira Object Store objekt na sljedeći način:</w:t>
      </w:r>
    </w:p>
    <w:p w14:paraId="2AC40EBF" w14:textId="7EFD7C33"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6E036B34" w14:textId="4AD69BF6" w:rsidR="00092C53" w:rsidRPr="001A13C9" w:rsidRDefault="3D2A6918" w:rsidP="003C1C42">
      <w:pPr>
        <w:spacing w:line="360" w:lineRule="auto"/>
        <w:jc w:val="left"/>
      </w:pPr>
      <w:r w:rsidRPr="0389F25C">
        <w:rPr>
          <w:rFonts w:ascii="Courier New" w:eastAsia="Courier New" w:hAnsi="Courier New" w:cs="Courier New"/>
          <w:sz w:val="20"/>
          <w:szCs w:val="20"/>
        </w:rPr>
        <w:t>const os = await js.views.os(“datoteke”);</w:t>
      </w:r>
    </w:p>
    <w:p w14:paraId="2D319704" w14:textId="2ECB7433"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51BC7BDE" w14:textId="4C01AD1D" w:rsidR="00092C53" w:rsidRPr="001A13C9" w:rsidRDefault="3D2A6918" w:rsidP="003C1C42">
      <w:pPr>
        <w:spacing w:line="360" w:lineRule="auto"/>
        <w:jc w:val="left"/>
      </w:pPr>
      <w:r w:rsidRPr="0389F25C">
        <w:rPr>
          <w:rFonts w:ascii="Times New Roman" w:eastAsia="Times New Roman" w:hAnsi="Times New Roman" w:cs="Times New Roman"/>
        </w:rPr>
        <w:t xml:space="preserve">Pohrana objekata/datoteka u spremnik izvodi se naredbom </w:t>
      </w:r>
      <w:r w:rsidRPr="0389F25C">
        <w:rPr>
          <w:rFonts w:ascii="Courier New" w:eastAsia="Courier New" w:hAnsi="Courier New" w:cs="Courier New"/>
          <w:sz w:val="20"/>
          <w:szCs w:val="20"/>
        </w:rPr>
        <w:t>put</w:t>
      </w:r>
      <w:r w:rsidRPr="0389F25C">
        <w:rPr>
          <w:rFonts w:ascii="Times New Roman" w:eastAsia="Times New Roman" w:hAnsi="Times New Roman" w:cs="Times New Roman"/>
        </w:rPr>
        <w:t>. Ta naredba, kao prvi argument, prima ime pod kojim spremamo određeni objekt (pandan ključu u spremniku ključeva i vrijednosti), dok je drugi argument binarni zapis podataka u datoteci koju spremamo, tj. njezin sadržaj:</w:t>
      </w:r>
    </w:p>
    <w:p w14:paraId="5BBF72C1" w14:textId="2A1B1BE9"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78BD115D" w14:textId="7F8221F7" w:rsidR="00092C53" w:rsidRPr="001A13C9" w:rsidRDefault="3D2A6918" w:rsidP="003C1C42">
      <w:pPr>
        <w:spacing w:line="360" w:lineRule="auto"/>
        <w:jc w:val="left"/>
      </w:pPr>
      <w:r w:rsidRPr="0389F25C">
        <w:rPr>
          <w:rFonts w:ascii="Courier New" w:eastAsia="Courier New" w:hAnsi="Courier New" w:cs="Courier New"/>
          <w:sz w:val="20"/>
          <w:szCs w:val="20"/>
        </w:rPr>
        <w:t>await os.put({name: “katastarski_plan.pdf”}, buff);</w:t>
      </w:r>
    </w:p>
    <w:p w14:paraId="2602B120" w14:textId="17DB211C"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04454B47" w14:textId="740513F7" w:rsidR="00092C53" w:rsidRPr="001A13C9" w:rsidRDefault="3D2A6918" w:rsidP="003C1C42">
      <w:pPr>
        <w:spacing w:line="360" w:lineRule="auto"/>
        <w:jc w:val="left"/>
      </w:pPr>
      <w:r w:rsidRPr="0389F25C">
        <w:rPr>
          <w:rFonts w:ascii="Times New Roman" w:eastAsia="Times New Roman" w:hAnsi="Times New Roman" w:cs="Times New Roman"/>
        </w:rPr>
        <w:t xml:space="preserve">Dohvat podataka iz spremnika postiže se metodom </w:t>
      </w:r>
      <w:r w:rsidRPr="0389F25C">
        <w:rPr>
          <w:rFonts w:ascii="Courier New" w:eastAsia="Courier New" w:hAnsi="Courier New" w:cs="Courier New"/>
          <w:sz w:val="20"/>
          <w:szCs w:val="20"/>
        </w:rPr>
        <w:t>get</w:t>
      </w:r>
      <w:r w:rsidRPr="0389F25C">
        <w:rPr>
          <w:rFonts w:ascii="Times New Roman" w:eastAsia="Times New Roman" w:hAnsi="Times New Roman" w:cs="Times New Roman"/>
        </w:rPr>
        <w:t>:</w:t>
      </w:r>
    </w:p>
    <w:p w14:paraId="651E4F5E" w14:textId="0E56190D" w:rsidR="00092C53" w:rsidRPr="001A13C9" w:rsidRDefault="3D2A6918" w:rsidP="003C1C42">
      <w:pPr>
        <w:spacing w:line="360" w:lineRule="auto"/>
        <w:jc w:val="left"/>
      </w:pPr>
      <w:r w:rsidRPr="0389F25C">
        <w:rPr>
          <w:rFonts w:ascii="Times New Roman" w:eastAsia="Times New Roman" w:hAnsi="Times New Roman" w:cs="Times New Roman"/>
        </w:rPr>
        <w:t xml:space="preserve"> </w:t>
      </w:r>
    </w:p>
    <w:p w14:paraId="509C48B3" w14:textId="170BA4BF" w:rsidR="00092C53" w:rsidRPr="001A13C9" w:rsidRDefault="3D2A6918" w:rsidP="003C1C42">
      <w:pPr>
        <w:spacing w:line="360" w:lineRule="auto"/>
        <w:jc w:val="left"/>
      </w:pPr>
      <w:r w:rsidRPr="0389F25C">
        <w:rPr>
          <w:rFonts w:ascii="Courier New" w:eastAsia="Courier New" w:hAnsi="Courier New" w:cs="Courier New"/>
          <w:sz w:val="20"/>
          <w:szCs w:val="20"/>
        </w:rPr>
        <w:t>const datoteka = await os.get(“katastarski_plan.pdf”);</w:t>
      </w:r>
    </w:p>
    <w:p w14:paraId="221B5C14" w14:textId="4805B73E" w:rsidR="00092C53" w:rsidRPr="001A13C9" w:rsidRDefault="3D2A6918" w:rsidP="003C1C42">
      <w:pPr>
        <w:spacing w:line="360" w:lineRule="auto"/>
        <w:jc w:val="left"/>
      </w:pPr>
      <w:r w:rsidRPr="0389F25C">
        <w:rPr>
          <w:rFonts w:ascii="Courier New" w:eastAsia="Courier New" w:hAnsi="Courier New" w:cs="Courier New"/>
          <w:sz w:val="20"/>
          <w:szCs w:val="20"/>
        </w:rPr>
        <w:t xml:space="preserve"> </w:t>
      </w:r>
    </w:p>
    <w:p w14:paraId="530822EE" w14:textId="7BD9F18C" w:rsidR="00092C53" w:rsidRPr="0026428D" w:rsidRDefault="3D2A6918" w:rsidP="003C1C42">
      <w:pPr>
        <w:spacing w:line="360" w:lineRule="auto"/>
        <w:jc w:val="left"/>
        <w:rPr>
          <w:lang w:val="fr-FR"/>
        </w:rPr>
      </w:pPr>
      <w:r w:rsidRPr="0389F25C">
        <w:rPr>
          <w:rFonts w:ascii="Times New Roman" w:eastAsia="Times New Roman" w:hAnsi="Times New Roman" w:cs="Times New Roman"/>
          <w:lang w:val="fr-FR"/>
        </w:rPr>
        <w:t xml:space="preserve">Brisanje objekata/datoteka moguće je postići korištenjem metode </w:t>
      </w:r>
      <w:r w:rsidRPr="0389F25C">
        <w:rPr>
          <w:rFonts w:ascii="Courier New" w:eastAsia="Courier New" w:hAnsi="Courier New" w:cs="Courier New"/>
          <w:sz w:val="20"/>
          <w:szCs w:val="20"/>
          <w:lang w:val="fr-FR"/>
        </w:rPr>
        <w:t>delete()</w:t>
      </w:r>
      <w:r w:rsidRPr="0389F25C">
        <w:rPr>
          <w:rFonts w:ascii="Times New Roman" w:eastAsia="Times New Roman" w:hAnsi="Times New Roman" w:cs="Times New Roman"/>
          <w:lang w:val="fr-FR"/>
        </w:rPr>
        <w:t>. Time se referencirani objekt trajno uklanja iz spremnika:</w:t>
      </w:r>
    </w:p>
    <w:p w14:paraId="137923F5" w14:textId="6262E703" w:rsidR="00092C53" w:rsidRPr="0026428D" w:rsidRDefault="3D2A6918" w:rsidP="003C1C42">
      <w:pPr>
        <w:spacing w:line="360" w:lineRule="auto"/>
        <w:jc w:val="left"/>
        <w:rPr>
          <w:lang w:val="fr-FR"/>
        </w:rPr>
      </w:pPr>
      <w:r w:rsidRPr="0389F25C">
        <w:rPr>
          <w:rFonts w:ascii="Times New Roman" w:eastAsia="Times New Roman" w:hAnsi="Times New Roman" w:cs="Times New Roman"/>
          <w:lang w:val="fr"/>
        </w:rPr>
        <w:t xml:space="preserve"> </w:t>
      </w:r>
    </w:p>
    <w:p w14:paraId="68D55C8F" w14:textId="62E0D7C9" w:rsidR="00092C53" w:rsidRPr="0026428D" w:rsidRDefault="3D2A6918" w:rsidP="003C1C42">
      <w:pPr>
        <w:spacing w:line="360" w:lineRule="auto"/>
        <w:jc w:val="left"/>
        <w:rPr>
          <w:lang w:val="fr-FR"/>
        </w:rPr>
      </w:pPr>
      <w:r w:rsidRPr="0389F25C">
        <w:rPr>
          <w:rFonts w:ascii="Courier New" w:eastAsia="Courier New" w:hAnsi="Courier New" w:cs="Courier New"/>
          <w:sz w:val="20"/>
          <w:szCs w:val="20"/>
          <w:lang w:val="fr-FR"/>
        </w:rPr>
        <w:lastRenderedPageBreak/>
        <w:t>await os.delete(“katastarski_plan.pdf”);</w:t>
      </w:r>
    </w:p>
    <w:p w14:paraId="116A30F0" w14:textId="388A0FF5" w:rsidR="00092C53" w:rsidRPr="0026428D" w:rsidRDefault="3D2A6918" w:rsidP="003C1C42">
      <w:pPr>
        <w:spacing w:line="360" w:lineRule="auto"/>
        <w:jc w:val="left"/>
        <w:rPr>
          <w:lang w:val="fr-FR"/>
        </w:rPr>
      </w:pPr>
      <w:r w:rsidRPr="0389F25C">
        <w:rPr>
          <w:rFonts w:ascii="Times New Roman" w:eastAsia="Times New Roman" w:hAnsi="Times New Roman" w:cs="Times New Roman"/>
          <w:lang w:val="fr"/>
        </w:rPr>
        <w:t xml:space="preserve"> </w:t>
      </w:r>
    </w:p>
    <w:p w14:paraId="14DF28A4" w14:textId="20FEC5FF" w:rsidR="00092C53" w:rsidRPr="0026428D" w:rsidRDefault="3D2A6918" w:rsidP="003C1C42">
      <w:pPr>
        <w:spacing w:line="360" w:lineRule="auto"/>
        <w:jc w:val="left"/>
        <w:rPr>
          <w:lang w:val="fr"/>
        </w:rPr>
      </w:pPr>
      <w:r w:rsidRPr="0389F25C">
        <w:rPr>
          <w:rFonts w:ascii="Times New Roman" w:eastAsia="Times New Roman" w:hAnsi="Times New Roman" w:cs="Times New Roman"/>
        </w:rPr>
        <w:t xml:space="preserve">Sam </w:t>
      </w:r>
      <w:r w:rsidRPr="0389F25C">
        <w:rPr>
          <w:rFonts w:ascii="Times New Roman" w:eastAsia="Times New Roman" w:hAnsi="Times New Roman" w:cs="Times New Roman"/>
          <w:i/>
          <w:iCs/>
        </w:rPr>
        <w:t xml:space="preserve">Object Store </w:t>
      </w:r>
      <w:r w:rsidRPr="0389F25C">
        <w:rPr>
          <w:rFonts w:ascii="Times New Roman" w:eastAsia="Times New Roman" w:hAnsi="Times New Roman" w:cs="Times New Roman"/>
        </w:rPr>
        <w:t xml:space="preserve">objekt </w:t>
      </w:r>
      <w:r w:rsidRPr="0389F25C">
        <w:rPr>
          <w:rFonts w:ascii="Courier New" w:eastAsia="Courier New" w:hAnsi="Courier New" w:cs="Courier New"/>
          <w:sz w:val="20"/>
          <w:szCs w:val="20"/>
        </w:rPr>
        <w:t xml:space="preserve">os </w:t>
      </w:r>
      <w:r w:rsidRPr="0389F25C">
        <w:rPr>
          <w:rFonts w:ascii="Times New Roman" w:eastAsia="Times New Roman" w:hAnsi="Times New Roman" w:cs="Times New Roman"/>
        </w:rPr>
        <w:t xml:space="preserve">omogućava pristup popisu svih pohranjenih objekata. </w:t>
      </w:r>
      <w:r w:rsidRPr="0389F25C">
        <w:rPr>
          <w:rFonts w:ascii="Times New Roman" w:eastAsia="Times New Roman" w:hAnsi="Times New Roman" w:cs="Times New Roman"/>
          <w:lang w:val="fr"/>
        </w:rPr>
        <w:t xml:space="preserve">On se može dohvatiti pozivom </w:t>
      </w:r>
      <w:r w:rsidRPr="0389F25C">
        <w:rPr>
          <w:rFonts w:ascii="Courier New" w:eastAsia="Courier New" w:hAnsi="Courier New" w:cs="Courier New"/>
          <w:sz w:val="20"/>
          <w:szCs w:val="20"/>
          <w:lang w:val="fr"/>
        </w:rPr>
        <w:t>os.list()</w:t>
      </w:r>
      <w:r w:rsidRPr="0389F25C">
        <w:rPr>
          <w:rFonts w:ascii="Times New Roman" w:eastAsia="Times New Roman" w:hAnsi="Times New Roman" w:cs="Times New Roman"/>
          <w:lang w:val="fr"/>
        </w:rPr>
        <w:t xml:space="preserve">, pri čemu je povratna vrijednost te metode obećanje (engl. </w:t>
      </w:r>
      <w:r w:rsidRPr="0389F25C">
        <w:rPr>
          <w:rFonts w:ascii="Times New Roman" w:eastAsia="Times New Roman" w:hAnsi="Times New Roman" w:cs="Times New Roman"/>
          <w:i/>
          <w:iCs/>
          <w:lang w:val="fr"/>
        </w:rPr>
        <w:t>Promise</w:t>
      </w:r>
      <w:r w:rsidRPr="0389F25C">
        <w:rPr>
          <w:rFonts w:ascii="Times New Roman" w:eastAsia="Times New Roman" w:hAnsi="Times New Roman" w:cs="Times New Roman"/>
          <w:lang w:val="fr"/>
        </w:rPr>
        <w:t xml:space="preserve">). Razrješavanjem tog promisa dobiva se </w:t>
      </w:r>
      <w:r w:rsidRPr="0389F25C">
        <w:rPr>
          <w:rFonts w:ascii="Times New Roman" w:eastAsia="Times New Roman" w:hAnsi="Times New Roman" w:cs="Times New Roman"/>
          <w:i/>
          <w:iCs/>
          <w:lang w:val="fr"/>
        </w:rPr>
        <w:t xml:space="preserve">Async Iterable </w:t>
      </w:r>
      <w:r w:rsidRPr="0389F25C">
        <w:rPr>
          <w:rFonts w:ascii="Times New Roman" w:eastAsia="Times New Roman" w:hAnsi="Times New Roman" w:cs="Times New Roman"/>
          <w:lang w:val="fr"/>
        </w:rPr>
        <w:t xml:space="preserve">objekt, tj. objekt po kojem se može iterirati, no čiji elementi nisu odmah eksplicitno dostupni, već se po potrebi razrješavaju uz korištenje ključne riječi </w:t>
      </w:r>
      <w:r w:rsidRPr="0389F25C">
        <w:rPr>
          <w:rFonts w:ascii="Courier New" w:eastAsia="Courier New" w:hAnsi="Courier New" w:cs="Courier New"/>
          <w:sz w:val="20"/>
          <w:szCs w:val="20"/>
          <w:lang w:val="fr"/>
        </w:rPr>
        <w:t>await</w:t>
      </w:r>
      <w:r w:rsidRPr="0389F25C">
        <w:rPr>
          <w:rFonts w:ascii="Times New Roman" w:eastAsia="Times New Roman" w:hAnsi="Times New Roman" w:cs="Times New Roman"/>
          <w:lang w:val="fr"/>
        </w:rPr>
        <w:t>. Elementi dobivenog iterabilnog objekta ne sadrže binarni zapis datoteke, već njezine metapodatke, kao što su ime ili veličina.</w:t>
      </w:r>
    </w:p>
    <w:p w14:paraId="490EAA9A" w14:textId="6F27C478" w:rsidR="00092C53" w:rsidRPr="0026428D" w:rsidRDefault="3D2A6918" w:rsidP="003C1C42">
      <w:pPr>
        <w:spacing w:line="360" w:lineRule="auto"/>
        <w:jc w:val="left"/>
        <w:rPr>
          <w:lang w:val="fr"/>
        </w:rPr>
      </w:pPr>
      <w:r w:rsidRPr="0389F25C">
        <w:rPr>
          <w:rFonts w:ascii="Times New Roman" w:eastAsia="Times New Roman" w:hAnsi="Times New Roman" w:cs="Times New Roman"/>
          <w:lang w:val="fr"/>
        </w:rPr>
        <w:t xml:space="preserve"> </w:t>
      </w:r>
    </w:p>
    <w:p w14:paraId="7CF63C0B" w14:textId="4DDC9EE0" w:rsidR="00092C53" w:rsidRPr="001A13C9" w:rsidRDefault="3D2A6918" w:rsidP="003C1C42">
      <w:pPr>
        <w:spacing w:line="360" w:lineRule="auto"/>
        <w:jc w:val="left"/>
      </w:pPr>
      <w:r w:rsidRPr="0389F25C">
        <w:rPr>
          <w:rFonts w:ascii="Courier New" w:eastAsia="Courier New" w:hAnsi="Courier New" w:cs="Courier New"/>
          <w:sz w:val="20"/>
          <w:szCs w:val="20"/>
        </w:rPr>
        <w:t>const iterable = await os.list() ;   //iterabilni objekt</w:t>
      </w:r>
    </w:p>
    <w:p w14:paraId="39EDB318" w14:textId="6581D7A6" w:rsidR="00092C53" w:rsidRPr="001A13C9" w:rsidRDefault="3D2A6918" w:rsidP="003C1C42">
      <w:pPr>
        <w:spacing w:line="360" w:lineRule="auto"/>
        <w:jc w:val="left"/>
      </w:pPr>
      <w:r w:rsidRPr="0389F25C">
        <w:rPr>
          <w:rFonts w:ascii="Courier New" w:eastAsia="Courier New" w:hAnsi="Courier New" w:cs="Courier New"/>
          <w:sz w:val="20"/>
          <w:szCs w:val="20"/>
        </w:rPr>
        <w:t>for await (const element of iterable) {    //jedan element za svaki objekt</w:t>
      </w:r>
    </w:p>
    <w:p w14:paraId="319E5C1B" w14:textId="4D353E22" w:rsidR="00092C53" w:rsidRPr="001A13C9" w:rsidRDefault="3D2A6918" w:rsidP="003C1C42">
      <w:pPr>
        <w:spacing w:line="360" w:lineRule="auto"/>
        <w:jc w:val="left"/>
      </w:pPr>
      <w:r w:rsidRPr="0389F25C">
        <w:rPr>
          <w:rFonts w:ascii="Courier New" w:eastAsia="Courier New" w:hAnsi="Courier New" w:cs="Courier New"/>
          <w:sz w:val="20"/>
          <w:szCs w:val="20"/>
        </w:rPr>
        <w:t>console.log(element.size);</w:t>
      </w:r>
    </w:p>
    <w:p w14:paraId="7EF86129" w14:textId="438829AE" w:rsidR="00092C53" w:rsidRPr="001A13C9" w:rsidRDefault="3D2A6918" w:rsidP="003C1C42">
      <w:pPr>
        <w:spacing w:line="360" w:lineRule="auto"/>
        <w:jc w:val="left"/>
      </w:pPr>
      <w:r w:rsidRPr="0389F25C">
        <w:rPr>
          <w:rFonts w:ascii="Courier New" w:eastAsia="Courier New" w:hAnsi="Courier New" w:cs="Courier New"/>
          <w:sz w:val="20"/>
          <w:szCs w:val="20"/>
        </w:rPr>
        <w:t xml:space="preserve">    console.log(element.name);</w:t>
      </w:r>
    </w:p>
    <w:p w14:paraId="3FDAEA9C" w14:textId="126CAD06" w:rsidR="00092C53" w:rsidRPr="001A13C9" w:rsidRDefault="3D2A6918" w:rsidP="003C1C42">
      <w:pPr>
        <w:spacing w:line="360" w:lineRule="auto"/>
        <w:jc w:val="left"/>
      </w:pPr>
      <w:r w:rsidRPr="0389F25C">
        <w:rPr>
          <w:rFonts w:ascii="Courier New" w:eastAsia="Courier New" w:hAnsi="Courier New" w:cs="Courier New"/>
          <w:sz w:val="20"/>
          <w:szCs w:val="20"/>
        </w:rPr>
        <w:t>}</w:t>
      </w:r>
    </w:p>
    <w:p w14:paraId="574B935F" w14:textId="76E4337A" w:rsidR="00092C53" w:rsidRPr="001A13C9" w:rsidRDefault="00092C53" w:rsidP="003C1C42">
      <w:pPr>
        <w:spacing w:line="360" w:lineRule="auto"/>
        <w:jc w:val="left"/>
        <w:rPr>
          <w:rFonts w:ascii="Courier New" w:eastAsia="Courier New" w:hAnsi="Courier New" w:cs="Courier New"/>
          <w:sz w:val="20"/>
          <w:szCs w:val="20"/>
        </w:rPr>
      </w:pPr>
    </w:p>
    <w:p w14:paraId="786F7761" w14:textId="7BF8EF5E" w:rsidR="00092C53" w:rsidRPr="001A13C9" w:rsidRDefault="706F81A2" w:rsidP="003C1C42">
      <w:pPr>
        <w:spacing w:line="360" w:lineRule="auto"/>
        <w:jc w:val="center"/>
        <w:rPr>
          <w:rFonts w:ascii="Times New Roman" w:eastAsia="Times New Roman" w:hAnsi="Times New Roman" w:cs="Times New Roman"/>
          <w:b/>
          <w:bCs/>
          <w:sz w:val="32"/>
          <w:szCs w:val="32"/>
        </w:rPr>
      </w:pPr>
      <w:r w:rsidRPr="0389F25C">
        <w:rPr>
          <w:rFonts w:ascii="Times New Roman" w:eastAsia="Times New Roman" w:hAnsi="Times New Roman" w:cs="Times New Roman"/>
          <w:b/>
          <w:bCs/>
          <w:sz w:val="32"/>
          <w:szCs w:val="32"/>
        </w:rPr>
        <w:t>Dodatak B: WebSocket i Socket.io primjeri koda i način korištenja</w:t>
      </w:r>
    </w:p>
    <w:p w14:paraId="3777CD45" w14:textId="38747904" w:rsidR="00092C53" w:rsidRPr="001A13C9" w:rsidRDefault="00092C53" w:rsidP="003C1C42">
      <w:pPr>
        <w:spacing w:line="360" w:lineRule="auto"/>
        <w:jc w:val="center"/>
        <w:rPr>
          <w:rFonts w:ascii="Times New Roman" w:eastAsia="Times New Roman" w:hAnsi="Times New Roman" w:cs="Times New Roman"/>
          <w:b/>
          <w:bCs/>
          <w:sz w:val="32"/>
          <w:szCs w:val="32"/>
        </w:rPr>
      </w:pPr>
    </w:p>
    <w:p w14:paraId="2C2FC25C" w14:textId="4057DF1D" w:rsidR="00092C53" w:rsidRPr="001A13C9" w:rsidRDefault="706F81A2" w:rsidP="003C1C42">
      <w:pPr>
        <w:spacing w:line="360" w:lineRule="auto"/>
        <w:jc w:val="left"/>
        <w:rPr>
          <w:rFonts w:ascii="Times New Roman" w:eastAsia="Times New Roman" w:hAnsi="Times New Roman" w:cs="Times New Roman"/>
          <w:b/>
          <w:bCs/>
          <w:sz w:val="28"/>
          <w:szCs w:val="28"/>
        </w:rPr>
      </w:pPr>
      <w:r w:rsidRPr="0389F25C">
        <w:rPr>
          <w:rFonts w:ascii="Times New Roman" w:eastAsia="Times New Roman" w:hAnsi="Times New Roman" w:cs="Times New Roman"/>
          <w:b/>
          <w:bCs/>
          <w:sz w:val="28"/>
          <w:szCs w:val="28"/>
        </w:rPr>
        <w:t xml:space="preserve">B.1. </w:t>
      </w:r>
      <w:r w:rsidR="27E17589" w:rsidRPr="0389F25C">
        <w:rPr>
          <w:rFonts w:ascii="Times New Roman" w:eastAsia="Times New Roman" w:hAnsi="Times New Roman" w:cs="Times New Roman"/>
          <w:b/>
          <w:bCs/>
          <w:sz w:val="28"/>
          <w:szCs w:val="28"/>
        </w:rPr>
        <w:t>WEBSOCKET U PROGRAMSKOM JEZIKU JAVASCRIPT</w:t>
      </w:r>
    </w:p>
    <w:p w14:paraId="6CEF2654" w14:textId="2CD421FB" w:rsidR="00092C53" w:rsidRPr="001A13C9" w:rsidRDefault="00092C53" w:rsidP="003C1C42">
      <w:pPr>
        <w:spacing w:line="360" w:lineRule="auto"/>
        <w:jc w:val="left"/>
        <w:rPr>
          <w:rFonts w:ascii="Times New Roman" w:eastAsia="Times New Roman" w:hAnsi="Times New Roman" w:cs="Times New Roman"/>
          <w:b/>
          <w:bCs/>
          <w:sz w:val="28"/>
          <w:szCs w:val="28"/>
        </w:rPr>
      </w:pPr>
    </w:p>
    <w:p w14:paraId="2AC435E7" w14:textId="00EF42B8" w:rsidR="00092C53" w:rsidRPr="001A13C9" w:rsidRDefault="27E17589" w:rsidP="003C1C42">
      <w:pPr>
        <w:spacing w:line="360" w:lineRule="auto"/>
        <w:ind w:firstLine="720"/>
        <w:jc w:val="left"/>
      </w:pPr>
      <w:r w:rsidRPr="0389F25C">
        <w:rPr>
          <w:rFonts w:ascii="Times New Roman" w:eastAsia="Times New Roman" w:hAnsi="Times New Roman" w:cs="Times New Roman"/>
        </w:rPr>
        <w:t xml:space="preserve">Za rad s osnovnim WebSocket aplikacijskim programskim sučeljem (engl. </w:t>
      </w:r>
      <w:r w:rsidRPr="0389F25C">
        <w:rPr>
          <w:rFonts w:ascii="Times New Roman" w:eastAsia="Times New Roman" w:hAnsi="Times New Roman" w:cs="Times New Roman"/>
          <w:i/>
          <w:iCs/>
        </w:rPr>
        <w:t>Application programming interface, API</w:t>
      </w:r>
      <w:r w:rsidRPr="0389F25C">
        <w:rPr>
          <w:rFonts w:ascii="Times New Roman" w:eastAsia="Times New Roman" w:hAnsi="Times New Roman" w:cs="Times New Roman"/>
        </w:rPr>
        <w:t>), postoje naredbe u mnogim programskim jezicima. U nastavku opisane su osnovne naredbe u programskom jeziku JavaScript. Najprije se kreira WebSocket objekt korištenjem konstruktora, pri čemu se ujedno odvija i već opisano rukovanje. Kreiranjem navedenog objekta, započinje proces rukovanja, nakon kojeg je veza uspostavljena i spremna za korištenje.</w:t>
      </w:r>
    </w:p>
    <w:p w14:paraId="439C6118" w14:textId="6E38F750" w:rsidR="00092C53" w:rsidRPr="001A13C9" w:rsidRDefault="27E17589" w:rsidP="003C1C42">
      <w:pPr>
        <w:spacing w:line="360" w:lineRule="auto"/>
        <w:ind w:firstLine="720"/>
        <w:jc w:val="left"/>
      </w:pPr>
      <w:r w:rsidRPr="0389F25C">
        <w:rPr>
          <w:rFonts w:ascii="Times New Roman" w:eastAsia="Times New Roman" w:hAnsi="Times New Roman" w:cs="Times New Roman"/>
        </w:rPr>
        <w:lastRenderedPageBreak/>
        <w:t xml:space="preserve"> </w:t>
      </w:r>
    </w:p>
    <w:p w14:paraId="5B005265" w14:textId="5A233812" w:rsidR="00092C53" w:rsidRPr="001A13C9" w:rsidRDefault="27E17589" w:rsidP="003C1C42">
      <w:pPr>
        <w:spacing w:line="360" w:lineRule="auto"/>
        <w:jc w:val="left"/>
      </w:pPr>
      <w:r w:rsidRPr="0389F25C">
        <w:rPr>
          <w:rFonts w:ascii="Courier New" w:eastAsia="Courier New" w:hAnsi="Courier New" w:cs="Courier New"/>
          <w:sz w:val="20"/>
          <w:szCs w:val="20"/>
        </w:rPr>
        <w:t>const ws = new WebSocket(“ws://localhost:8080”);</w:t>
      </w:r>
    </w:p>
    <w:p w14:paraId="7966FE04" w14:textId="364020FE" w:rsidR="00092C53" w:rsidRPr="001A13C9" w:rsidRDefault="27E17589" w:rsidP="003C1C42">
      <w:pPr>
        <w:spacing w:line="360" w:lineRule="auto"/>
        <w:jc w:val="left"/>
      </w:pPr>
      <w:r w:rsidRPr="0389F25C">
        <w:rPr>
          <w:rFonts w:ascii="Courier New" w:eastAsia="Courier New" w:hAnsi="Courier New" w:cs="Courier New"/>
          <w:sz w:val="20"/>
          <w:szCs w:val="20"/>
        </w:rPr>
        <w:t xml:space="preserve"> </w:t>
      </w:r>
    </w:p>
    <w:p w14:paraId="09B2C4CF" w14:textId="5F19FD15" w:rsidR="00092C53" w:rsidRPr="001A13C9" w:rsidRDefault="27E17589" w:rsidP="003C1C42">
      <w:pPr>
        <w:spacing w:line="360" w:lineRule="auto"/>
        <w:jc w:val="left"/>
      </w:pPr>
      <w:r w:rsidRPr="0389F25C">
        <w:rPr>
          <w:rFonts w:ascii="Times New Roman" w:eastAsia="Times New Roman" w:hAnsi="Times New Roman" w:cs="Times New Roman"/>
        </w:rPr>
        <w:t xml:space="preserve">Poruke se šalju izvršavanjem metode </w:t>
      </w:r>
      <w:r w:rsidRPr="0389F25C">
        <w:rPr>
          <w:rFonts w:ascii="Courier New" w:eastAsia="Courier New" w:hAnsi="Courier New" w:cs="Courier New"/>
          <w:sz w:val="20"/>
          <w:szCs w:val="20"/>
        </w:rPr>
        <w:t>send()</w:t>
      </w:r>
      <w:r w:rsidRPr="0389F25C">
        <w:rPr>
          <w:rFonts w:ascii="Times New Roman" w:eastAsia="Times New Roman" w:hAnsi="Times New Roman" w:cs="Times New Roman"/>
        </w:rPr>
        <w:t xml:space="preserve">, kojoj se, kao argument, predaje sadržaj poruke. Sadržaj se najčešće šalje u obliku stringa, a u slučaju slanja JSON objekta, on se može pretvoriti u string metodom </w:t>
      </w:r>
      <w:r w:rsidRPr="0389F25C">
        <w:rPr>
          <w:rFonts w:ascii="Courier New" w:eastAsia="Courier New" w:hAnsi="Courier New" w:cs="Courier New"/>
          <w:sz w:val="20"/>
          <w:szCs w:val="20"/>
        </w:rPr>
        <w:t>JSON.stringify()</w:t>
      </w:r>
      <w:r w:rsidRPr="0389F25C">
        <w:rPr>
          <w:rFonts w:ascii="Times New Roman" w:eastAsia="Times New Roman" w:hAnsi="Times New Roman" w:cs="Times New Roman"/>
        </w:rPr>
        <w:t>.</w:t>
      </w:r>
    </w:p>
    <w:p w14:paraId="40275402" w14:textId="66C56729" w:rsidR="00092C53" w:rsidRPr="001A13C9" w:rsidRDefault="27E17589" w:rsidP="003C1C42">
      <w:pPr>
        <w:spacing w:line="360" w:lineRule="auto"/>
        <w:jc w:val="left"/>
      </w:pPr>
      <w:r w:rsidRPr="0389F25C">
        <w:rPr>
          <w:rFonts w:ascii="Times New Roman" w:eastAsia="Times New Roman" w:hAnsi="Times New Roman" w:cs="Times New Roman"/>
        </w:rPr>
        <w:t xml:space="preserve"> </w:t>
      </w:r>
    </w:p>
    <w:p w14:paraId="459B0868" w14:textId="004AC09A" w:rsidR="00092C53" w:rsidRPr="001A13C9" w:rsidRDefault="27E17589" w:rsidP="003C1C42">
      <w:pPr>
        <w:spacing w:line="360" w:lineRule="auto"/>
        <w:jc w:val="left"/>
      </w:pPr>
      <w:r w:rsidRPr="0389F25C">
        <w:rPr>
          <w:rFonts w:ascii="Courier New" w:eastAsia="Courier New" w:hAnsi="Courier New" w:cs="Courier New"/>
          <w:sz w:val="20"/>
          <w:szCs w:val="20"/>
        </w:rPr>
        <w:t>ws.send(“Poruka 1 za posluzitelj”);</w:t>
      </w:r>
    </w:p>
    <w:p w14:paraId="0A886AD6" w14:textId="3401141C" w:rsidR="00092C53" w:rsidRPr="001A13C9" w:rsidRDefault="27E17589" w:rsidP="003C1C42">
      <w:pPr>
        <w:spacing w:line="360" w:lineRule="auto"/>
        <w:jc w:val="left"/>
      </w:pPr>
      <w:r w:rsidRPr="0389F25C">
        <w:rPr>
          <w:rFonts w:ascii="Courier New" w:eastAsia="Courier New" w:hAnsi="Courier New" w:cs="Courier New"/>
          <w:sz w:val="20"/>
          <w:szCs w:val="20"/>
        </w:rPr>
        <w:t>const objekt_json_formata = {atr1: 1, atr2: 2};</w:t>
      </w:r>
    </w:p>
    <w:p w14:paraId="3BA640EB" w14:textId="0544C071" w:rsidR="00092C53" w:rsidRPr="001A13C9" w:rsidRDefault="27E17589" w:rsidP="003C1C42">
      <w:pPr>
        <w:spacing w:line="360" w:lineRule="auto"/>
        <w:jc w:val="left"/>
      </w:pPr>
      <w:r w:rsidRPr="0389F25C">
        <w:rPr>
          <w:rFonts w:ascii="Courier New" w:eastAsia="Courier New" w:hAnsi="Courier New" w:cs="Courier New"/>
          <w:sz w:val="20"/>
          <w:szCs w:val="20"/>
        </w:rPr>
        <w:t>ws.send(JSON.stringify(objekt_json_formata));</w:t>
      </w:r>
    </w:p>
    <w:p w14:paraId="7D94CA9A" w14:textId="480B0F4C" w:rsidR="00092C53" w:rsidRPr="001A13C9" w:rsidRDefault="27E17589" w:rsidP="003C1C42">
      <w:pPr>
        <w:spacing w:line="360" w:lineRule="auto"/>
        <w:jc w:val="left"/>
      </w:pPr>
      <w:r w:rsidRPr="0389F25C">
        <w:rPr>
          <w:rFonts w:ascii="Courier New" w:eastAsia="Courier New" w:hAnsi="Courier New" w:cs="Courier New"/>
          <w:sz w:val="20"/>
          <w:szCs w:val="20"/>
        </w:rPr>
        <w:t xml:space="preserve"> </w:t>
      </w:r>
    </w:p>
    <w:p w14:paraId="76EAFF67" w14:textId="737B9D0A" w:rsidR="00092C53" w:rsidRPr="001A13C9" w:rsidRDefault="27E17589" w:rsidP="003C1C42">
      <w:pPr>
        <w:spacing w:line="360" w:lineRule="auto"/>
        <w:jc w:val="left"/>
      </w:pPr>
      <w:r w:rsidRPr="0389F25C">
        <w:rPr>
          <w:rFonts w:ascii="Times New Roman" w:eastAsia="Times New Roman" w:hAnsi="Times New Roman" w:cs="Times New Roman"/>
        </w:rPr>
        <w:t xml:space="preserve">Osim pukog slanja poruka, moguće je definirati i slušatelje događaja (engl. </w:t>
      </w:r>
      <w:r w:rsidRPr="0389F25C">
        <w:rPr>
          <w:rFonts w:ascii="Times New Roman" w:eastAsia="Times New Roman" w:hAnsi="Times New Roman" w:cs="Times New Roman"/>
          <w:i/>
          <w:iCs/>
        </w:rPr>
        <w:t>event listener</w:t>
      </w:r>
      <w:r w:rsidRPr="0389F25C">
        <w:rPr>
          <w:rFonts w:ascii="Times New Roman" w:eastAsia="Times New Roman" w:hAnsi="Times New Roman" w:cs="Times New Roman"/>
        </w:rPr>
        <w:t>), koji se aktiviraju automatski u slučaju određenog događaja te izvršavaju zadani kod. Događaji za koje je moguće definirati slušatelje su: open, close, message i error. Događaj „open“ izvršava se odmah po uspostavljanju WebSocket komunikacije. Događaj „close“ nastupa po zatvaranju veze. Događaj „message“ nastupa pri primanju poruke, dok „error“ podrazumijeva pogrešku u vezi. Primjer definiranja slušatelja događaja za događaj „open“ prikazan je u sljedećem kodu:</w:t>
      </w:r>
    </w:p>
    <w:p w14:paraId="740B2E0F" w14:textId="468D4D37" w:rsidR="00092C53" w:rsidRPr="001A13C9" w:rsidRDefault="27E17589" w:rsidP="003C1C42">
      <w:pPr>
        <w:spacing w:line="360" w:lineRule="auto"/>
        <w:jc w:val="left"/>
      </w:pPr>
      <w:r w:rsidRPr="0389F25C">
        <w:rPr>
          <w:rFonts w:ascii="Times New Roman" w:eastAsia="Times New Roman" w:hAnsi="Times New Roman" w:cs="Times New Roman"/>
        </w:rPr>
        <w:t xml:space="preserve"> </w:t>
      </w:r>
    </w:p>
    <w:p w14:paraId="298A9E90" w14:textId="45CA9010" w:rsidR="00092C53" w:rsidRPr="001A13C9" w:rsidRDefault="27E17589" w:rsidP="003C1C42">
      <w:pPr>
        <w:spacing w:line="360" w:lineRule="auto"/>
        <w:jc w:val="left"/>
      </w:pPr>
      <w:r w:rsidRPr="0389F25C">
        <w:rPr>
          <w:rFonts w:ascii="Courier New" w:eastAsia="Courier New" w:hAnsi="Courier New" w:cs="Courier New"/>
          <w:sz w:val="20"/>
          <w:szCs w:val="20"/>
        </w:rPr>
        <w:t>ws.onopen = () =&gt; {</w:t>
      </w:r>
    </w:p>
    <w:p w14:paraId="38A50F16" w14:textId="6B173F92" w:rsidR="00092C53" w:rsidRPr="001A13C9" w:rsidRDefault="27E17589" w:rsidP="003C1C42">
      <w:pPr>
        <w:spacing w:line="360" w:lineRule="auto"/>
        <w:jc w:val="left"/>
      </w:pPr>
      <w:r w:rsidRPr="0389F25C">
        <w:rPr>
          <w:rFonts w:ascii="Courier New" w:eastAsia="Courier New" w:hAnsi="Courier New" w:cs="Courier New"/>
          <w:sz w:val="20"/>
          <w:szCs w:val="20"/>
        </w:rPr>
        <w:t xml:space="preserve">    console.log(“Veza uspostavljena!”);</w:t>
      </w:r>
    </w:p>
    <w:p w14:paraId="1039375A" w14:textId="2408B03A" w:rsidR="00092C53" w:rsidRPr="001A13C9" w:rsidRDefault="27E17589" w:rsidP="003C1C42">
      <w:pPr>
        <w:spacing w:line="360" w:lineRule="auto"/>
        <w:jc w:val="left"/>
      </w:pPr>
      <w:r w:rsidRPr="0389F25C">
        <w:rPr>
          <w:rFonts w:ascii="Courier New" w:eastAsia="Courier New" w:hAnsi="Courier New" w:cs="Courier New"/>
          <w:sz w:val="20"/>
          <w:szCs w:val="20"/>
        </w:rPr>
        <w:t xml:space="preserve">    ws.send(“Hello world!”);</w:t>
      </w:r>
    </w:p>
    <w:p w14:paraId="5722D87D" w14:textId="5B16DAC7" w:rsidR="00092C53" w:rsidRPr="001A13C9" w:rsidRDefault="27E17589" w:rsidP="003C1C42">
      <w:pPr>
        <w:spacing w:line="360" w:lineRule="auto"/>
        <w:jc w:val="left"/>
      </w:pPr>
      <w:r w:rsidRPr="0389F25C">
        <w:rPr>
          <w:rFonts w:ascii="Courier New" w:eastAsia="Courier New" w:hAnsi="Courier New" w:cs="Courier New"/>
          <w:sz w:val="20"/>
          <w:szCs w:val="20"/>
        </w:rPr>
        <w:t>};</w:t>
      </w:r>
    </w:p>
    <w:p w14:paraId="217A39CA" w14:textId="0A451D91" w:rsidR="00092C53" w:rsidRPr="001A13C9" w:rsidRDefault="27E17589" w:rsidP="003C1C42">
      <w:pPr>
        <w:spacing w:line="360" w:lineRule="auto"/>
        <w:jc w:val="left"/>
      </w:pPr>
      <w:r w:rsidRPr="0389F25C">
        <w:rPr>
          <w:rFonts w:ascii="Times New Roman" w:eastAsia="Times New Roman" w:hAnsi="Times New Roman" w:cs="Times New Roman"/>
        </w:rPr>
        <w:t xml:space="preserve"> </w:t>
      </w:r>
    </w:p>
    <w:p w14:paraId="43423DDB" w14:textId="2FB2BBCC" w:rsidR="00092C53" w:rsidRPr="001A13C9" w:rsidRDefault="27E17589" w:rsidP="003C1C42">
      <w:pPr>
        <w:spacing w:line="360" w:lineRule="auto"/>
        <w:ind w:firstLine="720"/>
        <w:jc w:val="left"/>
      </w:pPr>
      <w:r w:rsidRPr="0389F25C">
        <w:rPr>
          <w:rFonts w:ascii="Times New Roman" w:eastAsia="Times New Roman" w:hAnsi="Times New Roman" w:cs="Times New Roman"/>
        </w:rPr>
        <w:t xml:space="preserve">Ovaj pristup je elegantan, no omogućava dodavanje samo jednog slušatelja događaja za pojedini događaj. Ako je potrebno imati više različitih slušatelja istog događaja, moguće ih je dodati proizvoljan broj koristeći metodu </w:t>
      </w:r>
      <w:r w:rsidRPr="0389F25C">
        <w:rPr>
          <w:rFonts w:ascii="Courier New" w:eastAsia="Courier New" w:hAnsi="Courier New" w:cs="Courier New"/>
          <w:sz w:val="20"/>
          <w:szCs w:val="20"/>
        </w:rPr>
        <w:t>addEventListener</w:t>
      </w:r>
      <w:r w:rsidRPr="0389F25C">
        <w:rPr>
          <w:rFonts w:ascii="Times New Roman" w:eastAsia="Times New Roman" w:hAnsi="Times New Roman" w:cs="Times New Roman"/>
        </w:rPr>
        <w:t>:</w:t>
      </w:r>
    </w:p>
    <w:p w14:paraId="0CF133A1" w14:textId="58D251F1" w:rsidR="00092C53" w:rsidRPr="001A13C9" w:rsidRDefault="27E17589" w:rsidP="003C1C42">
      <w:pPr>
        <w:spacing w:line="360" w:lineRule="auto"/>
        <w:ind w:firstLine="720"/>
        <w:jc w:val="left"/>
      </w:pPr>
      <w:r w:rsidRPr="0389F25C">
        <w:rPr>
          <w:rFonts w:ascii="Times New Roman" w:eastAsia="Times New Roman" w:hAnsi="Times New Roman" w:cs="Times New Roman"/>
        </w:rPr>
        <w:lastRenderedPageBreak/>
        <w:t xml:space="preserve"> </w:t>
      </w:r>
    </w:p>
    <w:p w14:paraId="6E8839B5" w14:textId="7F5DE31B" w:rsidR="00092C53" w:rsidRPr="001A13C9" w:rsidRDefault="27E17589" w:rsidP="003C1C42">
      <w:pPr>
        <w:spacing w:line="360" w:lineRule="auto"/>
        <w:jc w:val="left"/>
      </w:pPr>
      <w:r w:rsidRPr="0389F25C">
        <w:rPr>
          <w:rFonts w:ascii="Courier New" w:eastAsia="Courier New" w:hAnsi="Courier New" w:cs="Courier New"/>
          <w:sz w:val="20"/>
          <w:szCs w:val="20"/>
        </w:rPr>
        <w:t>ws.addEventListener(“open”, () =&gt; console.log(“Drugi listener”));</w:t>
      </w:r>
    </w:p>
    <w:p w14:paraId="54CA71AA" w14:textId="4D9CB96F" w:rsidR="00092C53" w:rsidRPr="001A13C9" w:rsidRDefault="27E17589" w:rsidP="003C1C42">
      <w:pPr>
        <w:spacing w:line="360" w:lineRule="auto"/>
        <w:jc w:val="left"/>
      </w:pPr>
      <w:r w:rsidRPr="0389F25C">
        <w:rPr>
          <w:rFonts w:ascii="Courier New" w:eastAsia="Courier New" w:hAnsi="Courier New" w:cs="Courier New"/>
          <w:sz w:val="20"/>
          <w:szCs w:val="20"/>
        </w:rPr>
        <w:t>ws.addEventListener(“open”, () =&gt; console.log(“Treći listener”));</w:t>
      </w:r>
    </w:p>
    <w:p w14:paraId="06215EA0" w14:textId="6C8A7E4A" w:rsidR="00092C53" w:rsidRPr="001A13C9" w:rsidRDefault="27E17589" w:rsidP="003C1C42">
      <w:pPr>
        <w:spacing w:line="360" w:lineRule="auto"/>
        <w:jc w:val="left"/>
      </w:pPr>
      <w:r w:rsidRPr="0389F25C">
        <w:rPr>
          <w:rFonts w:ascii="Courier New" w:eastAsia="Courier New" w:hAnsi="Courier New" w:cs="Courier New"/>
          <w:sz w:val="20"/>
          <w:szCs w:val="20"/>
        </w:rPr>
        <w:t xml:space="preserve"> </w:t>
      </w:r>
    </w:p>
    <w:p w14:paraId="651C9806" w14:textId="583266E0" w:rsidR="00092C53" w:rsidRPr="001A13C9" w:rsidRDefault="27E17589" w:rsidP="003C1C42">
      <w:pPr>
        <w:spacing w:line="360" w:lineRule="auto"/>
        <w:jc w:val="left"/>
      </w:pPr>
      <w:r w:rsidRPr="0389F25C">
        <w:rPr>
          <w:rFonts w:ascii="Times New Roman" w:eastAsia="Times New Roman" w:hAnsi="Times New Roman" w:cs="Times New Roman"/>
        </w:rPr>
        <w:t>Iako je WebSocket već sam po sebi moćan protokol, on pruža samo osnovne komunikacijske funkcionalnosti, dok mogućnosti poput dodavanja klijenata u „sobe“, kreiranja proizvoljnih događaja proizvoljnog imena i sl. nisu izvorno implementirane. Te i mnoge druge funkcionalnosti dostupne su u sklopu Socket.io biblioteke opisane u sljedećem poglavlju.</w:t>
      </w:r>
    </w:p>
    <w:p w14:paraId="64DC9D96" w14:textId="0F53F048" w:rsidR="00092C53" w:rsidRPr="001A13C9" w:rsidRDefault="00092C53" w:rsidP="003C1C42">
      <w:pPr>
        <w:spacing w:line="360" w:lineRule="auto"/>
        <w:jc w:val="left"/>
        <w:rPr>
          <w:rFonts w:ascii="Times New Roman" w:eastAsia="Times New Roman" w:hAnsi="Times New Roman" w:cs="Times New Roman"/>
        </w:rPr>
      </w:pPr>
    </w:p>
    <w:p w14:paraId="25BD2A45" w14:textId="3390E8D9" w:rsidR="00092C53" w:rsidRPr="001A13C9" w:rsidRDefault="27E17589" w:rsidP="003C1C42">
      <w:pPr>
        <w:spacing w:line="360" w:lineRule="auto"/>
        <w:jc w:val="left"/>
        <w:rPr>
          <w:rFonts w:ascii="Times New Roman" w:eastAsia="Times New Roman" w:hAnsi="Times New Roman" w:cs="Times New Roman"/>
          <w:b/>
          <w:bCs/>
          <w:sz w:val="28"/>
          <w:szCs w:val="28"/>
        </w:rPr>
      </w:pPr>
      <w:r w:rsidRPr="0389F25C">
        <w:rPr>
          <w:rFonts w:ascii="Times New Roman" w:eastAsia="Times New Roman" w:hAnsi="Times New Roman" w:cs="Times New Roman"/>
          <w:b/>
          <w:bCs/>
          <w:sz w:val="28"/>
          <w:szCs w:val="28"/>
        </w:rPr>
        <w:t xml:space="preserve">B.2. </w:t>
      </w:r>
      <w:r w:rsidR="599B7D25" w:rsidRPr="0389F25C">
        <w:rPr>
          <w:rFonts w:ascii="Times New Roman" w:eastAsia="Times New Roman" w:hAnsi="Times New Roman" w:cs="Times New Roman"/>
          <w:b/>
          <w:bCs/>
          <w:sz w:val="28"/>
          <w:szCs w:val="28"/>
        </w:rPr>
        <w:t>SOCKET.IO U NODE.JS OKRUŽENJU</w:t>
      </w:r>
    </w:p>
    <w:p w14:paraId="5F52A7E9" w14:textId="25DD4DF5" w:rsidR="00092C53" w:rsidRPr="001A13C9" w:rsidRDefault="00092C53" w:rsidP="003C1C42">
      <w:pPr>
        <w:spacing w:line="360" w:lineRule="auto"/>
        <w:jc w:val="left"/>
        <w:rPr>
          <w:rFonts w:ascii="Times New Roman" w:eastAsia="Times New Roman" w:hAnsi="Times New Roman" w:cs="Times New Roman"/>
          <w:b/>
          <w:bCs/>
          <w:sz w:val="28"/>
          <w:szCs w:val="28"/>
        </w:rPr>
      </w:pPr>
    </w:p>
    <w:p w14:paraId="08AC2827" w14:textId="364EAA29" w:rsidR="00092C53" w:rsidRPr="001A13C9" w:rsidRDefault="599B7D25" w:rsidP="003C1C42">
      <w:pPr>
        <w:spacing w:line="360" w:lineRule="auto"/>
        <w:jc w:val="left"/>
      </w:pPr>
      <w:r w:rsidRPr="0389F25C">
        <w:rPr>
          <w:rFonts w:ascii="Times New Roman" w:eastAsia="Times New Roman" w:hAnsi="Times New Roman" w:cs="Times New Roman"/>
        </w:rPr>
        <w:t xml:space="preserve">Okruženje Node.js i programski jezik JavaScript uobičajeni su alati koji nude mogućnost rada sa Socket.io bibliotekom. Ovisno o potrebama, u sklopu Node.js-a moguće je ostvariti Socket.io poslužitelj, Socket.io klijent ili oboje. Navedeni dijelovi omogućuju se preuzimanjem odgovarajućih </w:t>
      </w:r>
      <w:r w:rsidRPr="0389F25C">
        <w:rPr>
          <w:rFonts w:ascii="Times New Roman" w:eastAsia="Times New Roman" w:hAnsi="Times New Roman" w:cs="Times New Roman"/>
          <w:i/>
          <w:iCs/>
        </w:rPr>
        <w:t>npm</w:t>
      </w:r>
      <w:r w:rsidRPr="0389F25C">
        <w:rPr>
          <w:rFonts w:ascii="Times New Roman" w:eastAsia="Times New Roman" w:hAnsi="Times New Roman" w:cs="Times New Roman"/>
        </w:rPr>
        <w:t xml:space="preserve"> paketa. Poslužiteljski dio instalira se naredbom: </w:t>
      </w:r>
      <w:r w:rsidRPr="0389F25C">
        <w:rPr>
          <w:rFonts w:ascii="Courier New" w:eastAsia="Courier New" w:hAnsi="Courier New" w:cs="Courier New"/>
          <w:sz w:val="20"/>
          <w:szCs w:val="20"/>
        </w:rPr>
        <w:t>npm install socket.io</w:t>
      </w:r>
      <w:r w:rsidRPr="0389F25C">
        <w:rPr>
          <w:rFonts w:ascii="Times New Roman" w:eastAsia="Times New Roman" w:hAnsi="Times New Roman" w:cs="Times New Roman"/>
        </w:rPr>
        <w:t xml:space="preserve">, a klijentski dio naredbom </w:t>
      </w:r>
      <w:r w:rsidRPr="0389F25C">
        <w:rPr>
          <w:rFonts w:ascii="Courier New" w:eastAsia="Courier New" w:hAnsi="Courier New" w:cs="Courier New"/>
          <w:sz w:val="20"/>
          <w:szCs w:val="20"/>
        </w:rPr>
        <w:t>npm install socket.io-client</w:t>
      </w:r>
      <w:r w:rsidRPr="0389F25C">
        <w:rPr>
          <w:rFonts w:ascii="Times New Roman" w:eastAsia="Times New Roman" w:hAnsi="Times New Roman" w:cs="Times New Roman"/>
        </w:rPr>
        <w:t>.</w:t>
      </w:r>
    </w:p>
    <w:p w14:paraId="01D1D9F9" w14:textId="51484618" w:rsidR="00092C53" w:rsidRPr="0026428D" w:rsidRDefault="599B7D25" w:rsidP="003C1C42">
      <w:pPr>
        <w:spacing w:line="360" w:lineRule="auto"/>
        <w:jc w:val="left"/>
        <w:rPr>
          <w:lang w:val="fr-FR"/>
        </w:rPr>
      </w:pPr>
      <w:r w:rsidRPr="0389F25C">
        <w:rPr>
          <w:rFonts w:ascii="Times New Roman" w:eastAsia="Times New Roman" w:hAnsi="Times New Roman" w:cs="Times New Roman"/>
          <w:lang w:val="fr-FR"/>
        </w:rPr>
        <w:t xml:space="preserve">Nakon instalacije paketa, potrebno je pokrenuti Socket.io poslužitelj. Najprije se u Node.js-u kreira klasični HTTP poslužitelj. Zatim se objekt tog HTTP poslužitelja predaje kao argument funkciji za kreiranje Socket.io poslužitelja. Razlog tome je što Socket.io poslužitelj zahtijeva HTTP vezu, kako bi se provelo početno rukovanje i uspostavila željena WebSocket veza. Nakon toga se HTTP poslužitelj pokreće na željenim vratima (engl. </w:t>
      </w:r>
      <w:r w:rsidRPr="0389F25C">
        <w:rPr>
          <w:rFonts w:ascii="Times New Roman" w:eastAsia="Times New Roman" w:hAnsi="Times New Roman" w:cs="Times New Roman"/>
          <w:i/>
          <w:iCs/>
          <w:lang w:val="fr-FR"/>
        </w:rPr>
        <w:t>port</w:t>
      </w:r>
      <w:r w:rsidRPr="0389F25C">
        <w:rPr>
          <w:rFonts w:ascii="Times New Roman" w:eastAsia="Times New Roman" w:hAnsi="Times New Roman" w:cs="Times New Roman"/>
          <w:lang w:val="fr-FR"/>
        </w:rPr>
        <w:t xml:space="preserve">) na uobičajeni način, metodom </w:t>
      </w:r>
      <w:r w:rsidRPr="0389F25C">
        <w:rPr>
          <w:rFonts w:ascii="Courier New" w:eastAsia="Courier New" w:hAnsi="Courier New" w:cs="Courier New"/>
          <w:sz w:val="20"/>
          <w:szCs w:val="20"/>
          <w:lang w:val="fr-FR"/>
        </w:rPr>
        <w:t>listen()</w:t>
      </w:r>
      <w:r w:rsidRPr="0389F25C">
        <w:rPr>
          <w:rFonts w:ascii="Times New Roman" w:eastAsia="Times New Roman" w:hAnsi="Times New Roman" w:cs="Times New Roman"/>
          <w:lang w:val="fr-FR"/>
        </w:rPr>
        <w:t>. Navedeno se ostvaruje na način prikazan u sljedećem odsječku koda:</w:t>
      </w:r>
    </w:p>
    <w:p w14:paraId="668665C4" w14:textId="68F13F50" w:rsidR="00092C53" w:rsidRPr="0026428D" w:rsidRDefault="599B7D25" w:rsidP="003C1C42">
      <w:pPr>
        <w:spacing w:line="360" w:lineRule="auto"/>
        <w:jc w:val="left"/>
        <w:rPr>
          <w:lang w:val="fr-FR"/>
        </w:rPr>
      </w:pPr>
      <w:r w:rsidRPr="0389F25C">
        <w:rPr>
          <w:rFonts w:ascii="Times New Roman" w:eastAsia="Times New Roman" w:hAnsi="Times New Roman" w:cs="Times New Roman"/>
          <w:lang w:val="fr"/>
        </w:rPr>
        <w:t xml:space="preserve"> </w:t>
      </w:r>
    </w:p>
    <w:p w14:paraId="540E02EF" w14:textId="6372D198" w:rsidR="00092C53" w:rsidRPr="001A13C9" w:rsidRDefault="599B7D25" w:rsidP="003C1C42">
      <w:pPr>
        <w:spacing w:line="360" w:lineRule="auto"/>
        <w:jc w:val="left"/>
      </w:pPr>
      <w:r w:rsidRPr="0389F25C">
        <w:rPr>
          <w:rFonts w:ascii="Courier New" w:eastAsia="Courier New" w:hAnsi="Courier New" w:cs="Courier New"/>
          <w:sz w:val="20"/>
          <w:szCs w:val="20"/>
        </w:rPr>
        <w:t>// … potrebne require funkcije</w:t>
      </w:r>
    </w:p>
    <w:p w14:paraId="036FE930" w14:textId="45051A51" w:rsidR="00092C53" w:rsidRPr="001A13C9" w:rsidRDefault="599B7D25" w:rsidP="003C1C42">
      <w:pPr>
        <w:spacing w:line="360" w:lineRule="auto"/>
        <w:jc w:val="left"/>
      </w:pPr>
      <w:r w:rsidRPr="0389F25C">
        <w:rPr>
          <w:rFonts w:ascii="Courier New" w:eastAsia="Courier New" w:hAnsi="Courier New" w:cs="Courier New"/>
          <w:sz w:val="20"/>
          <w:szCs w:val="20"/>
        </w:rPr>
        <w:t>const http = require(“http”);</w:t>
      </w:r>
    </w:p>
    <w:p w14:paraId="28B002F5" w14:textId="3B9A4D07" w:rsidR="00092C53" w:rsidRPr="001A13C9" w:rsidRDefault="599B7D25" w:rsidP="003C1C42">
      <w:pPr>
        <w:spacing w:line="360" w:lineRule="auto"/>
        <w:jc w:val="left"/>
      </w:pPr>
      <w:r w:rsidRPr="0389F25C">
        <w:rPr>
          <w:rFonts w:ascii="Courier New" w:eastAsia="Courier New" w:hAnsi="Courier New" w:cs="Courier New"/>
          <w:sz w:val="20"/>
          <w:szCs w:val="20"/>
        </w:rPr>
        <w:t>const { Server } = require(“socket.io”);</w:t>
      </w:r>
    </w:p>
    <w:p w14:paraId="7A27C393" w14:textId="550D05DF" w:rsidR="00092C53" w:rsidRPr="001A13C9" w:rsidRDefault="599B7D25" w:rsidP="003C1C42">
      <w:pPr>
        <w:spacing w:line="360" w:lineRule="auto"/>
        <w:jc w:val="left"/>
      </w:pPr>
      <w:r w:rsidRPr="0389F25C">
        <w:rPr>
          <w:rFonts w:ascii="Courier New" w:eastAsia="Courier New" w:hAnsi="Courier New" w:cs="Courier New"/>
          <w:sz w:val="20"/>
          <w:szCs w:val="20"/>
        </w:rPr>
        <w:lastRenderedPageBreak/>
        <w:t xml:space="preserve"> </w:t>
      </w:r>
    </w:p>
    <w:p w14:paraId="4021EF3E" w14:textId="4566A41A" w:rsidR="00092C53" w:rsidRPr="001A13C9" w:rsidRDefault="599B7D25" w:rsidP="003C1C42">
      <w:pPr>
        <w:spacing w:line="360" w:lineRule="auto"/>
        <w:jc w:val="left"/>
      </w:pPr>
      <w:r w:rsidRPr="0389F25C">
        <w:rPr>
          <w:rFonts w:ascii="Courier New" w:eastAsia="Courier New" w:hAnsi="Courier New" w:cs="Courier New"/>
          <w:sz w:val="20"/>
          <w:szCs w:val="20"/>
        </w:rPr>
        <w:t>const server = http.createServer();</w:t>
      </w:r>
    </w:p>
    <w:p w14:paraId="029B3C84" w14:textId="557D5F21" w:rsidR="00092C53" w:rsidRPr="001A13C9" w:rsidRDefault="599B7D25" w:rsidP="003C1C42">
      <w:pPr>
        <w:spacing w:line="360" w:lineRule="auto"/>
        <w:jc w:val="left"/>
      </w:pPr>
      <w:r w:rsidRPr="0389F25C">
        <w:rPr>
          <w:rFonts w:ascii="Courier New" w:eastAsia="Courier New" w:hAnsi="Courier New" w:cs="Courier New"/>
          <w:sz w:val="20"/>
          <w:szCs w:val="20"/>
        </w:rPr>
        <w:t>const io = new Server(server);</w:t>
      </w:r>
    </w:p>
    <w:p w14:paraId="62E2D5F8" w14:textId="65E0AEB9"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60ED61DD" w14:textId="12299D05" w:rsidR="00092C53" w:rsidRPr="0026428D" w:rsidRDefault="599B7D25" w:rsidP="003C1C42">
      <w:pPr>
        <w:spacing w:line="360" w:lineRule="auto"/>
        <w:jc w:val="left"/>
        <w:rPr>
          <w:lang w:val="fr-FR"/>
        </w:rPr>
      </w:pPr>
      <w:r w:rsidRPr="0389F25C">
        <w:rPr>
          <w:rFonts w:ascii="Courier New" w:eastAsia="Courier New" w:hAnsi="Courier New" w:cs="Courier New"/>
          <w:sz w:val="20"/>
          <w:szCs w:val="20"/>
          <w:lang w:val="fr-FR"/>
        </w:rPr>
        <w:t>const PORT = 3000;</w:t>
      </w:r>
    </w:p>
    <w:p w14:paraId="14EFA418" w14:textId="216A276E" w:rsidR="00092C53" w:rsidRPr="0026428D" w:rsidRDefault="599B7D25" w:rsidP="003C1C42">
      <w:pPr>
        <w:spacing w:line="360" w:lineRule="auto"/>
        <w:jc w:val="left"/>
        <w:rPr>
          <w:lang w:val="fr-FR"/>
        </w:rPr>
      </w:pPr>
      <w:r w:rsidRPr="0389F25C">
        <w:rPr>
          <w:rFonts w:ascii="Courier New" w:eastAsia="Courier New" w:hAnsi="Courier New" w:cs="Courier New"/>
          <w:sz w:val="20"/>
          <w:szCs w:val="20"/>
          <w:lang w:val="fr-FR"/>
        </w:rPr>
        <w:t>server.listen(PORT, () =&gt; {console.log(“Server pokrenut na portu 3000!”);});</w:t>
      </w:r>
    </w:p>
    <w:p w14:paraId="47B72145" w14:textId="7D334C17" w:rsidR="00092C53" w:rsidRPr="001A13C9" w:rsidRDefault="599B7D25" w:rsidP="003C1C42">
      <w:pPr>
        <w:spacing w:line="360" w:lineRule="auto"/>
        <w:jc w:val="left"/>
      </w:pPr>
      <w:r w:rsidRPr="0389F25C">
        <w:rPr>
          <w:rFonts w:ascii="Times New Roman" w:eastAsia="Times New Roman" w:hAnsi="Times New Roman" w:cs="Times New Roman"/>
          <w:lang w:val="fr"/>
        </w:rPr>
        <w:t xml:space="preserve">Nakon pokretanja poslužitelja, klijent se može povezati na njega. </w:t>
      </w:r>
      <w:r w:rsidRPr="0389F25C">
        <w:rPr>
          <w:rFonts w:ascii="Times New Roman" w:eastAsia="Times New Roman" w:hAnsi="Times New Roman" w:cs="Times New Roman"/>
        </w:rPr>
        <w:t>U kodu klijentske strane, to se postiže naredbom :</w:t>
      </w:r>
    </w:p>
    <w:p w14:paraId="7F519C54" w14:textId="342A3288" w:rsidR="00092C53" w:rsidRPr="001A13C9" w:rsidRDefault="599B7D25" w:rsidP="003C1C42">
      <w:pPr>
        <w:spacing w:line="360" w:lineRule="auto"/>
        <w:jc w:val="left"/>
      </w:pPr>
      <w:r w:rsidRPr="0389F25C">
        <w:rPr>
          <w:rFonts w:ascii="Times New Roman" w:eastAsia="Times New Roman" w:hAnsi="Times New Roman" w:cs="Times New Roman"/>
        </w:rPr>
        <w:t xml:space="preserve"> </w:t>
      </w:r>
    </w:p>
    <w:p w14:paraId="2511006D" w14:textId="798B168E" w:rsidR="00092C53" w:rsidRPr="001A13C9" w:rsidRDefault="599B7D25" w:rsidP="003C1C42">
      <w:pPr>
        <w:spacing w:line="360" w:lineRule="auto"/>
        <w:jc w:val="left"/>
      </w:pPr>
      <w:r w:rsidRPr="0389F25C">
        <w:rPr>
          <w:rFonts w:ascii="Courier New" w:eastAsia="Courier New" w:hAnsi="Courier New" w:cs="Courier New"/>
          <w:sz w:val="20"/>
          <w:szCs w:val="20"/>
        </w:rPr>
        <w:t>const socket = io();</w:t>
      </w:r>
    </w:p>
    <w:p w14:paraId="4BFC3758" w14:textId="5A3D4885"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04EA5F47" w14:textId="16D849B9" w:rsidR="00092C53" w:rsidRPr="001A13C9" w:rsidRDefault="599B7D25" w:rsidP="003C1C42">
      <w:pPr>
        <w:spacing w:line="360" w:lineRule="auto"/>
        <w:jc w:val="left"/>
        <w:rPr>
          <w:rFonts w:ascii="Times New Roman" w:eastAsia="Times New Roman" w:hAnsi="Times New Roman" w:cs="Times New Roman"/>
        </w:rPr>
      </w:pPr>
      <w:r w:rsidRPr="0389F25C">
        <w:rPr>
          <w:rFonts w:ascii="Times New Roman" w:eastAsia="Times New Roman" w:hAnsi="Times New Roman" w:cs="Times New Roman"/>
        </w:rPr>
        <w:t xml:space="preserve">Na poslužiteljskoj strani, u ovom trenutku moguće je definirati slušatelje događaja. Osnovni slušatelj događaja koji je potrebno implementirati odnosi se na događaj </w:t>
      </w:r>
      <w:r w:rsidRPr="0389F25C">
        <w:rPr>
          <w:rFonts w:ascii="Times New Roman" w:eastAsia="Times New Roman" w:hAnsi="Times New Roman" w:cs="Times New Roman"/>
          <w:i/>
          <w:iCs/>
        </w:rPr>
        <w:t>connection</w:t>
      </w:r>
      <w:r w:rsidRPr="0389F25C">
        <w:rPr>
          <w:rFonts w:ascii="Times New Roman" w:eastAsia="Times New Roman" w:hAnsi="Times New Roman" w:cs="Times New Roman"/>
        </w:rPr>
        <w:t xml:space="preserve">, koji označava povezivanje klijenta na poslužitelj. Slušatelji događaja implementiraju se korištenjem metode </w:t>
      </w:r>
      <w:r w:rsidRPr="0389F25C">
        <w:rPr>
          <w:rFonts w:ascii="Courier New" w:eastAsia="Courier New" w:hAnsi="Courier New" w:cs="Courier New"/>
          <w:sz w:val="20"/>
          <w:szCs w:val="20"/>
        </w:rPr>
        <w:t>.on()</w:t>
      </w:r>
      <w:r w:rsidRPr="0389F25C">
        <w:rPr>
          <w:rFonts w:ascii="Times New Roman" w:eastAsia="Times New Roman" w:hAnsi="Times New Roman" w:cs="Times New Roman"/>
        </w:rPr>
        <w:t xml:space="preserve">. Definiranje slušatelja za događaj </w:t>
      </w:r>
      <w:r w:rsidRPr="0389F25C">
        <w:rPr>
          <w:rFonts w:ascii="Times New Roman" w:eastAsia="Times New Roman" w:hAnsi="Times New Roman" w:cs="Times New Roman"/>
          <w:i/>
          <w:iCs/>
        </w:rPr>
        <w:t>connection</w:t>
      </w:r>
      <w:r w:rsidRPr="0389F25C">
        <w:rPr>
          <w:rFonts w:ascii="Times New Roman" w:eastAsia="Times New Roman" w:hAnsi="Times New Roman" w:cs="Times New Roman"/>
        </w:rPr>
        <w:t xml:space="preserve"> moglo bi izgledati ovako:</w:t>
      </w:r>
      <w:r w:rsidR="00092C53">
        <w:br/>
      </w:r>
      <w:r w:rsidRPr="0389F25C">
        <w:rPr>
          <w:rFonts w:ascii="Times New Roman" w:eastAsia="Times New Roman" w:hAnsi="Times New Roman" w:cs="Times New Roman"/>
        </w:rPr>
        <w:t xml:space="preserve"> </w:t>
      </w:r>
      <w:r w:rsidR="00092C53">
        <w:br/>
      </w:r>
    </w:p>
    <w:p w14:paraId="362AE26B" w14:textId="260D84BB" w:rsidR="00092C53" w:rsidRPr="001A13C9" w:rsidRDefault="599B7D25" w:rsidP="003C1C42">
      <w:pPr>
        <w:spacing w:line="360" w:lineRule="auto"/>
        <w:jc w:val="left"/>
      </w:pPr>
      <w:r w:rsidRPr="0389F25C">
        <w:rPr>
          <w:rFonts w:ascii="Courier New" w:eastAsia="Courier New" w:hAnsi="Courier New" w:cs="Courier New"/>
          <w:sz w:val="20"/>
          <w:szCs w:val="20"/>
        </w:rPr>
        <w:t>io.on(“connection”, (socket) =&gt; {</w:t>
      </w:r>
    </w:p>
    <w:p w14:paraId="5D81CDF8" w14:textId="52A44173" w:rsidR="00092C53" w:rsidRPr="001A13C9" w:rsidRDefault="599B7D25" w:rsidP="003C1C42">
      <w:pPr>
        <w:spacing w:line="360" w:lineRule="auto"/>
        <w:jc w:val="left"/>
      </w:pPr>
      <w:r w:rsidRPr="0389F25C">
        <w:rPr>
          <w:rFonts w:ascii="Courier New" w:eastAsia="Courier New" w:hAnsi="Courier New" w:cs="Courier New"/>
          <w:sz w:val="20"/>
          <w:szCs w:val="20"/>
        </w:rPr>
        <w:t xml:space="preserve">    console.log(“Klijent povezan”);</w:t>
      </w:r>
    </w:p>
    <w:p w14:paraId="23FFFBFA" w14:textId="684A9848" w:rsidR="00092C53" w:rsidRPr="001A13C9" w:rsidRDefault="599B7D25" w:rsidP="003C1C42">
      <w:pPr>
        <w:spacing w:line="360" w:lineRule="auto"/>
        <w:jc w:val="left"/>
      </w:pPr>
      <w:r w:rsidRPr="0389F25C">
        <w:rPr>
          <w:rFonts w:ascii="Courier New" w:eastAsia="Courier New" w:hAnsi="Courier New" w:cs="Courier New"/>
          <w:sz w:val="20"/>
          <w:szCs w:val="20"/>
        </w:rPr>
        <w:t>});</w:t>
      </w:r>
    </w:p>
    <w:p w14:paraId="69F3C3AD" w14:textId="15F047D7"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5367C399" w14:textId="003CFE07" w:rsidR="00092C53" w:rsidRPr="001A13C9" w:rsidRDefault="599B7D25" w:rsidP="003C1C42">
      <w:pPr>
        <w:spacing w:line="360" w:lineRule="auto"/>
        <w:jc w:val="left"/>
      </w:pPr>
      <w:r w:rsidRPr="0389F25C">
        <w:rPr>
          <w:rFonts w:ascii="Times New Roman" w:eastAsia="Times New Roman" w:hAnsi="Times New Roman" w:cs="Times New Roman"/>
        </w:rPr>
        <w:t xml:space="preserve">U ovom primjeru, argument funkcije strelice (engl. </w:t>
      </w:r>
      <w:r w:rsidRPr="0389F25C">
        <w:rPr>
          <w:rFonts w:ascii="Times New Roman" w:eastAsia="Times New Roman" w:hAnsi="Times New Roman" w:cs="Times New Roman"/>
          <w:i/>
          <w:iCs/>
        </w:rPr>
        <w:t>arrow function</w:t>
      </w:r>
      <w:r w:rsidRPr="0389F25C">
        <w:rPr>
          <w:rFonts w:ascii="Times New Roman" w:eastAsia="Times New Roman" w:hAnsi="Times New Roman" w:cs="Times New Roman"/>
        </w:rPr>
        <w:t xml:space="preserve">), </w:t>
      </w:r>
      <w:r w:rsidRPr="0389F25C">
        <w:rPr>
          <w:rFonts w:ascii="Courier New" w:eastAsia="Courier New" w:hAnsi="Courier New" w:cs="Courier New"/>
          <w:sz w:val="20"/>
          <w:szCs w:val="20"/>
        </w:rPr>
        <w:t>socket</w:t>
      </w:r>
      <w:r w:rsidRPr="0389F25C">
        <w:rPr>
          <w:rFonts w:ascii="Times New Roman" w:eastAsia="Times New Roman" w:hAnsi="Times New Roman" w:cs="Times New Roman"/>
        </w:rPr>
        <w:t xml:space="preserve">, predstavlja konkretnog klijenta koji se povezao. S obzirom da je taj objekt dostupan samo unutar slušatelja događaja povezivanja, često se implementiraju ugniježđeni slušatelji koji reagiraju isključivo na događaje koji se odnose na taj specifični klijent. Naime, funkcija </w:t>
      </w:r>
      <w:r w:rsidRPr="0389F25C">
        <w:rPr>
          <w:rFonts w:ascii="Courier New" w:eastAsia="Courier New" w:hAnsi="Courier New" w:cs="Courier New"/>
          <w:sz w:val="20"/>
          <w:szCs w:val="20"/>
        </w:rPr>
        <w:t xml:space="preserve">on() </w:t>
      </w:r>
      <w:r w:rsidRPr="0389F25C">
        <w:rPr>
          <w:rFonts w:ascii="Times New Roman" w:eastAsia="Times New Roman" w:hAnsi="Times New Roman" w:cs="Times New Roman"/>
        </w:rPr>
        <w:t xml:space="preserve">pozvana na objektu </w:t>
      </w:r>
      <w:r w:rsidRPr="0389F25C">
        <w:rPr>
          <w:rFonts w:ascii="Courier New" w:eastAsia="Courier New" w:hAnsi="Courier New" w:cs="Courier New"/>
          <w:sz w:val="20"/>
          <w:szCs w:val="20"/>
        </w:rPr>
        <w:lastRenderedPageBreak/>
        <w:t>socket</w:t>
      </w:r>
      <w:r w:rsidRPr="0389F25C">
        <w:rPr>
          <w:rFonts w:ascii="Times New Roman" w:eastAsia="Times New Roman" w:hAnsi="Times New Roman" w:cs="Times New Roman"/>
        </w:rPr>
        <w:t xml:space="preserve">, definira upravo takvog slušatelja. Primjer toga je događaj </w:t>
      </w:r>
      <w:r w:rsidRPr="0389F25C">
        <w:rPr>
          <w:rFonts w:ascii="Times New Roman" w:eastAsia="Times New Roman" w:hAnsi="Times New Roman" w:cs="Times New Roman"/>
          <w:i/>
          <w:iCs/>
        </w:rPr>
        <w:t>disconnect</w:t>
      </w:r>
      <w:r w:rsidRPr="0389F25C">
        <w:rPr>
          <w:rFonts w:ascii="Times New Roman" w:eastAsia="Times New Roman" w:hAnsi="Times New Roman" w:cs="Times New Roman"/>
        </w:rPr>
        <w:t xml:space="preserve"> te njegov slušatelj, kao što prikazuje sljedeći primjer:</w:t>
      </w:r>
    </w:p>
    <w:p w14:paraId="26774E31" w14:textId="6E39B64E" w:rsidR="00092C53" w:rsidRPr="001A13C9" w:rsidRDefault="599B7D25" w:rsidP="003C1C42">
      <w:pPr>
        <w:spacing w:line="360" w:lineRule="auto"/>
        <w:jc w:val="left"/>
      </w:pPr>
      <w:r w:rsidRPr="0389F25C">
        <w:rPr>
          <w:rFonts w:ascii="Times New Roman" w:eastAsia="Times New Roman" w:hAnsi="Times New Roman" w:cs="Times New Roman"/>
        </w:rPr>
        <w:t xml:space="preserve"> </w:t>
      </w:r>
    </w:p>
    <w:p w14:paraId="32B09446" w14:textId="2BDF537E" w:rsidR="00092C53" w:rsidRPr="001A13C9" w:rsidRDefault="599B7D25" w:rsidP="003C1C42">
      <w:pPr>
        <w:spacing w:line="360" w:lineRule="auto"/>
        <w:jc w:val="left"/>
      </w:pPr>
      <w:r w:rsidRPr="0389F25C">
        <w:rPr>
          <w:rFonts w:ascii="Courier New" w:eastAsia="Courier New" w:hAnsi="Courier New" w:cs="Courier New"/>
          <w:sz w:val="20"/>
          <w:szCs w:val="20"/>
        </w:rPr>
        <w:t>io.on(“connection”, (socket) =&gt; {</w:t>
      </w:r>
    </w:p>
    <w:p w14:paraId="1E5458D4" w14:textId="1862B046" w:rsidR="00092C53" w:rsidRPr="001A13C9" w:rsidRDefault="599B7D25" w:rsidP="003C1C42">
      <w:pPr>
        <w:spacing w:line="360" w:lineRule="auto"/>
        <w:jc w:val="left"/>
      </w:pPr>
      <w:r w:rsidRPr="0389F25C">
        <w:rPr>
          <w:rFonts w:ascii="Courier New" w:eastAsia="Courier New" w:hAnsi="Courier New" w:cs="Courier New"/>
          <w:sz w:val="20"/>
          <w:szCs w:val="20"/>
        </w:rPr>
        <w:t xml:space="preserve">    console.log(“Klijent povezan”);</w:t>
      </w:r>
    </w:p>
    <w:p w14:paraId="156CF2EC" w14:textId="4CDAD5DC"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4ED657D0" w14:textId="5F295D3D" w:rsidR="00092C53" w:rsidRPr="001A13C9" w:rsidRDefault="599B7D25" w:rsidP="003C1C42">
      <w:pPr>
        <w:spacing w:line="360" w:lineRule="auto"/>
        <w:jc w:val="left"/>
      </w:pPr>
      <w:r w:rsidRPr="0389F25C">
        <w:rPr>
          <w:rFonts w:ascii="Courier New" w:eastAsia="Courier New" w:hAnsi="Courier New" w:cs="Courier New"/>
          <w:sz w:val="20"/>
          <w:szCs w:val="20"/>
        </w:rPr>
        <w:t xml:space="preserve">    socket.on(“disconnect”, () =&gt; {</w:t>
      </w:r>
    </w:p>
    <w:p w14:paraId="236E7428" w14:textId="44DFF055" w:rsidR="00092C53" w:rsidRPr="001A13C9" w:rsidRDefault="599B7D25" w:rsidP="003C1C42">
      <w:pPr>
        <w:spacing w:line="360" w:lineRule="auto"/>
        <w:jc w:val="left"/>
      </w:pPr>
      <w:r w:rsidRPr="0389F25C">
        <w:rPr>
          <w:rFonts w:ascii="Courier New" w:eastAsia="Courier New" w:hAnsi="Courier New" w:cs="Courier New"/>
          <w:sz w:val="20"/>
          <w:szCs w:val="20"/>
        </w:rPr>
        <w:t xml:space="preserve">        console.log(“Klijent odspojen. Id klijenta: ”, socket.id);</w:t>
      </w:r>
    </w:p>
    <w:p w14:paraId="1BEE6BA7" w14:textId="2E9245C4"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25C8B916" w14:textId="41302BAD" w:rsidR="00092C53" w:rsidRPr="001A13C9" w:rsidRDefault="599B7D25" w:rsidP="003C1C42">
      <w:pPr>
        <w:spacing w:line="360" w:lineRule="auto"/>
        <w:jc w:val="left"/>
      </w:pPr>
      <w:r w:rsidRPr="0389F25C">
        <w:rPr>
          <w:rFonts w:ascii="Courier New" w:eastAsia="Courier New" w:hAnsi="Courier New" w:cs="Courier New"/>
          <w:sz w:val="20"/>
          <w:szCs w:val="20"/>
        </w:rPr>
        <w:t>});</w:t>
      </w:r>
    </w:p>
    <w:p w14:paraId="6F258E4C" w14:textId="235E6134" w:rsidR="00092C53" w:rsidRPr="001A13C9" w:rsidRDefault="599B7D25" w:rsidP="003C1C42">
      <w:pPr>
        <w:spacing w:line="360" w:lineRule="auto"/>
        <w:jc w:val="left"/>
      </w:pPr>
      <w:r w:rsidRPr="0389F25C">
        <w:rPr>
          <w:rFonts w:ascii="Times New Roman" w:eastAsia="Times New Roman" w:hAnsi="Times New Roman" w:cs="Times New Roman"/>
        </w:rPr>
        <w:t xml:space="preserve"> </w:t>
      </w:r>
    </w:p>
    <w:p w14:paraId="533AF396" w14:textId="6EE1509F" w:rsidR="00092C53" w:rsidRPr="001A13C9" w:rsidRDefault="599B7D25" w:rsidP="003C1C42">
      <w:pPr>
        <w:spacing w:line="360" w:lineRule="auto"/>
        <w:jc w:val="left"/>
      </w:pPr>
      <w:r w:rsidRPr="0389F25C">
        <w:rPr>
          <w:rFonts w:ascii="Times New Roman" w:eastAsia="Times New Roman" w:hAnsi="Times New Roman" w:cs="Times New Roman"/>
        </w:rPr>
        <w:t>Ugnježđivanje se također koristi za definiranje slušatelja koji obrađuju događaje primanja poruke/podataka od uređaja, registraciju uređaja i sl.</w:t>
      </w:r>
    </w:p>
    <w:p w14:paraId="577C89BF" w14:textId="100A2F4C" w:rsidR="00092C53" w:rsidRPr="001A13C9" w:rsidRDefault="599B7D25" w:rsidP="003C1C42">
      <w:pPr>
        <w:spacing w:line="360" w:lineRule="auto"/>
        <w:jc w:val="left"/>
      </w:pPr>
      <w:r w:rsidRPr="0389F25C">
        <w:rPr>
          <w:rFonts w:ascii="Times New Roman" w:eastAsia="Times New Roman" w:hAnsi="Times New Roman" w:cs="Times New Roman"/>
        </w:rPr>
        <w:t xml:space="preserve">Osim navedenih uobičajenih događaja, kao što je već spomenuto, Socket.io podržava definiranje i slanje proizvoljnih događaja. Događaje može slati bilo koja strana komunikacije, bilo poslužitelj, bilo klijent. Dakle, svaka strana može biti i pošiljatelj i primatelj događaja. Za navedene proizvoljno definirane događaje, također se mogu definirati slušatelji. Događaj se šalje korištenjem metode </w:t>
      </w:r>
      <w:r w:rsidRPr="0389F25C">
        <w:rPr>
          <w:rFonts w:ascii="Courier New" w:eastAsia="Courier New" w:hAnsi="Courier New" w:cs="Courier New"/>
          <w:sz w:val="20"/>
          <w:szCs w:val="20"/>
        </w:rPr>
        <w:t>emit()</w:t>
      </w:r>
      <w:r w:rsidRPr="0389F25C">
        <w:rPr>
          <w:rFonts w:ascii="Times New Roman" w:eastAsia="Times New Roman" w:hAnsi="Times New Roman" w:cs="Times New Roman"/>
        </w:rPr>
        <w:t xml:space="preserve">, a kome će poslani događaj stići, ovisi o objektu nad kojim se metoda poziva. Poruka se može slati samo jednom klijentu, što se postiže pozivom metode </w:t>
      </w:r>
      <w:r w:rsidRPr="0389F25C">
        <w:rPr>
          <w:rFonts w:ascii="Courier New" w:eastAsia="Courier New" w:hAnsi="Courier New" w:cs="Courier New"/>
          <w:sz w:val="20"/>
          <w:szCs w:val="20"/>
        </w:rPr>
        <w:t>emit()</w:t>
      </w:r>
      <w:r w:rsidRPr="0389F25C">
        <w:rPr>
          <w:rFonts w:ascii="Times New Roman" w:eastAsia="Times New Roman" w:hAnsi="Times New Roman" w:cs="Times New Roman"/>
        </w:rPr>
        <w:t xml:space="preserve"> nad objektom koji predstavlja tog klijenta (</w:t>
      </w:r>
      <w:r w:rsidRPr="0389F25C">
        <w:rPr>
          <w:rFonts w:ascii="Courier New" w:eastAsia="Courier New" w:hAnsi="Courier New" w:cs="Courier New"/>
          <w:sz w:val="20"/>
          <w:szCs w:val="20"/>
        </w:rPr>
        <w:t xml:space="preserve">socket </w:t>
      </w:r>
      <w:r w:rsidRPr="0389F25C">
        <w:rPr>
          <w:rFonts w:ascii="Times New Roman" w:eastAsia="Times New Roman" w:hAnsi="Times New Roman" w:cs="Times New Roman"/>
        </w:rPr>
        <w:t>u prethodnim primjerima). Ako se ista metoda pozove nad objektom koji predstavlja cijeli poslužitelj (</w:t>
      </w:r>
      <w:r w:rsidRPr="0389F25C">
        <w:rPr>
          <w:rFonts w:ascii="Courier New" w:eastAsia="Courier New" w:hAnsi="Courier New" w:cs="Courier New"/>
          <w:sz w:val="20"/>
          <w:szCs w:val="20"/>
        </w:rPr>
        <w:t>io</w:t>
      </w:r>
      <w:r w:rsidRPr="0389F25C">
        <w:rPr>
          <w:rFonts w:ascii="Times New Roman" w:eastAsia="Times New Roman" w:hAnsi="Times New Roman" w:cs="Times New Roman"/>
        </w:rPr>
        <w:t xml:space="preserve">), poruka će biti poslana svim povezanim klijentima. Ovo je tzv. operacija emitiranja (engl. </w:t>
      </w:r>
      <w:r w:rsidRPr="0389F25C">
        <w:rPr>
          <w:rFonts w:ascii="Times New Roman" w:eastAsia="Times New Roman" w:hAnsi="Times New Roman" w:cs="Times New Roman"/>
          <w:i/>
          <w:iCs/>
        </w:rPr>
        <w:t>broadcast</w:t>
      </w:r>
      <w:r w:rsidRPr="0389F25C">
        <w:rPr>
          <w:rFonts w:ascii="Times New Roman" w:eastAsia="Times New Roman" w:hAnsi="Times New Roman" w:cs="Times New Roman"/>
        </w:rPr>
        <w:t>). Metoda, kao prvi argument, prima naziv događaja, a kao drugi, podatke. Navedeno je prikazano u sljedećem odsječku koda:</w:t>
      </w:r>
    </w:p>
    <w:p w14:paraId="20465608" w14:textId="18BCBD57" w:rsidR="00092C53" w:rsidRPr="001A13C9" w:rsidRDefault="599B7D25" w:rsidP="003C1C42">
      <w:pPr>
        <w:spacing w:line="360" w:lineRule="auto"/>
        <w:jc w:val="left"/>
      </w:pPr>
      <w:r w:rsidRPr="0389F25C">
        <w:rPr>
          <w:rFonts w:ascii="Courier New" w:eastAsia="Courier New" w:hAnsi="Courier New" w:cs="Courier New"/>
          <w:sz w:val="20"/>
          <w:szCs w:val="20"/>
        </w:rPr>
        <w:t>io.on(“connection”, (socket) =&gt; {</w:t>
      </w:r>
    </w:p>
    <w:p w14:paraId="6BB348C9" w14:textId="1D14D37E" w:rsidR="00092C53" w:rsidRPr="0026428D" w:rsidRDefault="599B7D25" w:rsidP="003C1C42">
      <w:pPr>
        <w:spacing w:line="360" w:lineRule="auto"/>
        <w:jc w:val="left"/>
        <w:rPr>
          <w:lang w:val="fr-FR"/>
        </w:rPr>
      </w:pPr>
      <w:r w:rsidRPr="0389F25C">
        <w:rPr>
          <w:rFonts w:ascii="Courier New" w:eastAsia="Courier New" w:hAnsi="Courier New" w:cs="Courier New"/>
          <w:sz w:val="20"/>
          <w:szCs w:val="20"/>
        </w:rPr>
        <w:t xml:space="preserve">    </w:t>
      </w:r>
      <w:r w:rsidRPr="0389F25C">
        <w:rPr>
          <w:rFonts w:ascii="Courier New" w:eastAsia="Courier New" w:hAnsi="Courier New" w:cs="Courier New"/>
          <w:sz w:val="20"/>
          <w:szCs w:val="20"/>
          <w:lang w:val="fr"/>
        </w:rPr>
        <w:t>console.log(“Klijent povezan”);</w:t>
      </w:r>
    </w:p>
    <w:p w14:paraId="494737D5" w14:textId="0FD45254" w:rsidR="00092C53" w:rsidRPr="0026428D" w:rsidRDefault="599B7D25" w:rsidP="003C1C42">
      <w:pPr>
        <w:spacing w:line="360" w:lineRule="auto"/>
        <w:jc w:val="left"/>
        <w:rPr>
          <w:lang w:val="fr-FR"/>
        </w:rPr>
      </w:pPr>
      <w:r w:rsidRPr="0389F25C">
        <w:rPr>
          <w:rFonts w:ascii="Courier New" w:eastAsia="Courier New" w:hAnsi="Courier New" w:cs="Courier New"/>
          <w:sz w:val="20"/>
          <w:szCs w:val="20"/>
          <w:lang w:val="fr"/>
        </w:rPr>
        <w:t xml:space="preserve"> </w:t>
      </w:r>
    </w:p>
    <w:p w14:paraId="54EFDCCB" w14:textId="2BA9E3DF" w:rsidR="00092C53" w:rsidRPr="0026428D" w:rsidRDefault="599B7D25" w:rsidP="003C1C42">
      <w:pPr>
        <w:spacing w:line="360" w:lineRule="auto"/>
        <w:jc w:val="left"/>
        <w:rPr>
          <w:lang w:val="fr-FR"/>
        </w:rPr>
      </w:pPr>
      <w:r w:rsidRPr="0389F25C">
        <w:rPr>
          <w:rFonts w:ascii="Courier New" w:eastAsia="Courier New" w:hAnsi="Courier New" w:cs="Courier New"/>
          <w:sz w:val="20"/>
          <w:szCs w:val="20"/>
          <w:lang w:val="fr-FR"/>
        </w:rPr>
        <w:lastRenderedPageBreak/>
        <w:t xml:space="preserve">    const podaci = {a: 1, b: 2};</w:t>
      </w:r>
    </w:p>
    <w:p w14:paraId="78EC58EE" w14:textId="51F0B2FA" w:rsidR="00092C53" w:rsidRPr="0026428D" w:rsidRDefault="599B7D25" w:rsidP="003C1C42">
      <w:pPr>
        <w:spacing w:line="360" w:lineRule="auto"/>
        <w:jc w:val="left"/>
        <w:rPr>
          <w:lang w:val="fr-FR"/>
        </w:rPr>
      </w:pPr>
      <w:r w:rsidRPr="0389F25C">
        <w:rPr>
          <w:rFonts w:ascii="Courier New" w:eastAsia="Courier New" w:hAnsi="Courier New" w:cs="Courier New"/>
          <w:sz w:val="20"/>
          <w:szCs w:val="20"/>
          <w:lang w:val="fr-FR"/>
        </w:rPr>
        <w:t xml:space="preserve">    socket.emit(“dogadaj_za_jednog_klijenta”, podaci);</w:t>
      </w:r>
    </w:p>
    <w:p w14:paraId="3660364E" w14:textId="26D189B1" w:rsidR="00092C53" w:rsidRPr="0026428D" w:rsidRDefault="599B7D25" w:rsidP="003C1C42">
      <w:pPr>
        <w:spacing w:line="360" w:lineRule="auto"/>
        <w:jc w:val="left"/>
        <w:rPr>
          <w:lang w:val="fr-FR"/>
        </w:rPr>
      </w:pPr>
      <w:r w:rsidRPr="0389F25C">
        <w:rPr>
          <w:rFonts w:ascii="Courier New" w:eastAsia="Courier New" w:hAnsi="Courier New" w:cs="Courier New"/>
          <w:sz w:val="20"/>
          <w:szCs w:val="20"/>
          <w:lang w:val="fr-FR"/>
        </w:rPr>
        <w:t xml:space="preserve">    io.emit(“dogadaj_za_sve_klijente”, podaci);</w:t>
      </w:r>
    </w:p>
    <w:p w14:paraId="03F021DA" w14:textId="2EE7B678" w:rsidR="00092C53" w:rsidRPr="0026428D" w:rsidRDefault="599B7D25" w:rsidP="003C1C42">
      <w:pPr>
        <w:spacing w:line="360" w:lineRule="auto"/>
        <w:jc w:val="left"/>
        <w:rPr>
          <w:lang w:val="fr-FR"/>
        </w:rPr>
      </w:pPr>
      <w:r w:rsidRPr="0389F25C">
        <w:rPr>
          <w:rFonts w:ascii="Courier New" w:eastAsia="Courier New" w:hAnsi="Courier New" w:cs="Courier New"/>
          <w:sz w:val="20"/>
          <w:szCs w:val="20"/>
          <w:lang w:val="fr"/>
        </w:rPr>
        <w:t xml:space="preserve"> </w:t>
      </w:r>
    </w:p>
    <w:p w14:paraId="3C5448E1" w14:textId="08245D1C" w:rsidR="00092C53" w:rsidRPr="0026428D" w:rsidRDefault="599B7D25" w:rsidP="003C1C42">
      <w:pPr>
        <w:spacing w:line="360" w:lineRule="auto"/>
        <w:jc w:val="left"/>
        <w:rPr>
          <w:lang w:val="fr-FR"/>
        </w:rPr>
      </w:pPr>
      <w:r w:rsidRPr="0389F25C">
        <w:rPr>
          <w:rFonts w:ascii="Courier New" w:eastAsia="Courier New" w:hAnsi="Courier New" w:cs="Courier New"/>
          <w:sz w:val="20"/>
          <w:szCs w:val="20"/>
          <w:lang w:val="fr-FR"/>
        </w:rPr>
        <w:t xml:space="preserve">    socket.on(“disconnect”, () =&gt; {</w:t>
      </w:r>
    </w:p>
    <w:p w14:paraId="57601A2F" w14:textId="6CDFE1CD" w:rsidR="00092C53" w:rsidRPr="0026428D" w:rsidRDefault="599B7D25" w:rsidP="003C1C42">
      <w:pPr>
        <w:spacing w:line="360" w:lineRule="auto"/>
        <w:jc w:val="left"/>
        <w:rPr>
          <w:lang w:val="fr-FR"/>
        </w:rPr>
      </w:pPr>
      <w:r w:rsidRPr="0389F25C">
        <w:rPr>
          <w:rFonts w:ascii="Courier New" w:eastAsia="Courier New" w:hAnsi="Courier New" w:cs="Courier New"/>
          <w:sz w:val="20"/>
          <w:szCs w:val="20"/>
          <w:lang w:val="fr-FR"/>
        </w:rPr>
        <w:t xml:space="preserve">        console.log(“Klijent odspojen. Id klijenta: ”, socket.id);</w:t>
      </w:r>
    </w:p>
    <w:p w14:paraId="54A2E623" w14:textId="2D78C4F1" w:rsidR="00092C53" w:rsidRPr="0026428D" w:rsidRDefault="599B7D25" w:rsidP="003C1C42">
      <w:pPr>
        <w:spacing w:line="360" w:lineRule="auto"/>
        <w:jc w:val="left"/>
        <w:rPr>
          <w:lang w:val="fr"/>
        </w:rPr>
      </w:pPr>
      <w:r w:rsidRPr="0389F25C">
        <w:rPr>
          <w:rFonts w:ascii="Courier New" w:eastAsia="Courier New" w:hAnsi="Courier New" w:cs="Courier New"/>
          <w:sz w:val="20"/>
          <w:szCs w:val="20"/>
          <w:lang w:val="fr"/>
        </w:rPr>
        <w:t xml:space="preserve">    });</w:t>
      </w:r>
    </w:p>
    <w:p w14:paraId="7C6B6121" w14:textId="366369AD" w:rsidR="00092C53" w:rsidRPr="0026428D" w:rsidRDefault="599B7D25" w:rsidP="003C1C42">
      <w:pPr>
        <w:spacing w:line="360" w:lineRule="auto"/>
        <w:jc w:val="left"/>
        <w:rPr>
          <w:lang w:val="fr"/>
        </w:rPr>
      </w:pPr>
      <w:r w:rsidRPr="0389F25C">
        <w:rPr>
          <w:rFonts w:ascii="Courier New" w:eastAsia="Courier New" w:hAnsi="Courier New" w:cs="Courier New"/>
          <w:sz w:val="20"/>
          <w:szCs w:val="20"/>
          <w:lang w:val="fr"/>
        </w:rPr>
        <w:t>});</w:t>
      </w:r>
    </w:p>
    <w:p w14:paraId="34FDD1A1" w14:textId="3986DD6D" w:rsidR="00092C53" w:rsidRPr="0026428D" w:rsidRDefault="599B7D25" w:rsidP="003C1C42">
      <w:pPr>
        <w:spacing w:line="360" w:lineRule="auto"/>
        <w:jc w:val="left"/>
        <w:rPr>
          <w:lang w:val="fr"/>
        </w:rPr>
      </w:pPr>
      <w:r w:rsidRPr="0389F25C">
        <w:rPr>
          <w:rFonts w:ascii="Courier New" w:eastAsia="Courier New" w:hAnsi="Courier New" w:cs="Courier New"/>
          <w:sz w:val="20"/>
          <w:szCs w:val="20"/>
          <w:lang w:val="fr"/>
        </w:rPr>
        <w:t xml:space="preserve"> </w:t>
      </w:r>
    </w:p>
    <w:p w14:paraId="5FA3DC6D" w14:textId="09E572B8" w:rsidR="00092C53" w:rsidRPr="0026428D" w:rsidRDefault="599B7D25" w:rsidP="003C1C42">
      <w:pPr>
        <w:spacing w:line="360" w:lineRule="auto"/>
        <w:jc w:val="left"/>
        <w:rPr>
          <w:lang w:val="fr"/>
        </w:rPr>
      </w:pPr>
      <w:r w:rsidRPr="0389F25C">
        <w:rPr>
          <w:rFonts w:ascii="Times New Roman" w:eastAsia="Times New Roman" w:hAnsi="Times New Roman" w:cs="Times New Roman"/>
          <w:lang w:val="fr-FR"/>
        </w:rPr>
        <w:t>Na klijentskoj strani, mogao bi postojati ovakav kod za prihvaćanje navedenih događaja:</w:t>
      </w:r>
    </w:p>
    <w:p w14:paraId="467E8FD7" w14:textId="2AAFD02A" w:rsidR="00092C53" w:rsidRPr="0026428D" w:rsidRDefault="599B7D25" w:rsidP="003C1C42">
      <w:pPr>
        <w:spacing w:line="360" w:lineRule="auto"/>
        <w:jc w:val="left"/>
        <w:rPr>
          <w:lang w:val="fr"/>
        </w:rPr>
      </w:pPr>
      <w:r w:rsidRPr="0389F25C">
        <w:rPr>
          <w:rFonts w:ascii="Times New Roman" w:eastAsia="Times New Roman" w:hAnsi="Times New Roman" w:cs="Times New Roman"/>
          <w:lang w:val="fr"/>
        </w:rPr>
        <w:t xml:space="preserve"> </w:t>
      </w:r>
    </w:p>
    <w:p w14:paraId="416D038A" w14:textId="399649DA" w:rsidR="00092C53" w:rsidRPr="001A13C9" w:rsidRDefault="599B7D25" w:rsidP="003C1C42">
      <w:pPr>
        <w:spacing w:line="360" w:lineRule="auto"/>
        <w:jc w:val="left"/>
      </w:pPr>
      <w:r w:rsidRPr="0389F25C">
        <w:rPr>
          <w:rFonts w:ascii="Courier New" w:eastAsia="Courier New" w:hAnsi="Courier New" w:cs="Courier New"/>
          <w:sz w:val="20"/>
          <w:szCs w:val="20"/>
        </w:rPr>
        <w:t>//KLIJENTSKI KOD</w:t>
      </w:r>
    </w:p>
    <w:p w14:paraId="342043D8" w14:textId="0E498360"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6A027D32" w14:textId="7C5AADF0" w:rsidR="00092C53" w:rsidRPr="001A13C9" w:rsidRDefault="599B7D25" w:rsidP="003C1C42">
      <w:pPr>
        <w:spacing w:line="360" w:lineRule="auto"/>
        <w:jc w:val="left"/>
      </w:pPr>
      <w:r w:rsidRPr="0389F25C">
        <w:rPr>
          <w:rFonts w:ascii="Courier New" w:eastAsia="Courier New" w:hAnsi="Courier New" w:cs="Courier New"/>
          <w:sz w:val="20"/>
          <w:szCs w:val="20"/>
        </w:rPr>
        <w:t>const socket = io(); //socket ovdje predstavlja poslužitelj</w:t>
      </w:r>
    </w:p>
    <w:p w14:paraId="0C0EBC54" w14:textId="0CBA85E0"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3A112496" w14:textId="3495D2DE" w:rsidR="00092C53" w:rsidRPr="001A13C9" w:rsidRDefault="599B7D25" w:rsidP="003C1C42">
      <w:pPr>
        <w:spacing w:line="360" w:lineRule="auto"/>
        <w:jc w:val="left"/>
      </w:pPr>
      <w:r w:rsidRPr="0389F25C">
        <w:rPr>
          <w:rFonts w:ascii="Courier New" w:eastAsia="Courier New" w:hAnsi="Courier New" w:cs="Courier New"/>
          <w:sz w:val="20"/>
          <w:szCs w:val="20"/>
        </w:rPr>
        <w:t>//SLUŠATELJ DOGAĐAJA ZA SPECIFIČNOG KLIJENTA</w:t>
      </w:r>
    </w:p>
    <w:p w14:paraId="326AB952" w14:textId="190FF281" w:rsidR="00092C53" w:rsidRPr="001A13C9" w:rsidRDefault="599B7D25" w:rsidP="003C1C42">
      <w:pPr>
        <w:spacing w:line="360" w:lineRule="auto"/>
        <w:jc w:val="left"/>
      </w:pPr>
      <w:r w:rsidRPr="0389F25C">
        <w:rPr>
          <w:rFonts w:ascii="Courier New" w:eastAsia="Courier New" w:hAnsi="Courier New" w:cs="Courier New"/>
          <w:sz w:val="20"/>
          <w:szCs w:val="20"/>
        </w:rPr>
        <w:t>socket.on(“dogadaj_za_jednog_klijenta”, (podaci) =&gt; { // KOD FUNKCIJE });</w:t>
      </w:r>
    </w:p>
    <w:p w14:paraId="2E6A4805" w14:textId="3DF76F87"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4B429310" w14:textId="4D36948C" w:rsidR="00092C53" w:rsidRPr="001A13C9" w:rsidRDefault="599B7D25" w:rsidP="003C1C42">
      <w:pPr>
        <w:spacing w:line="360" w:lineRule="auto"/>
        <w:jc w:val="left"/>
      </w:pPr>
      <w:r w:rsidRPr="0389F25C">
        <w:rPr>
          <w:rFonts w:ascii="Courier New" w:eastAsia="Courier New" w:hAnsi="Courier New" w:cs="Courier New"/>
          <w:sz w:val="20"/>
          <w:szCs w:val="20"/>
        </w:rPr>
        <w:t>//SLUŠATELJ DOGAĐAJA ZA SVE KLIJENTE</w:t>
      </w:r>
    </w:p>
    <w:p w14:paraId="30C55925" w14:textId="2B6291D0" w:rsidR="00092C53" w:rsidRPr="001A13C9" w:rsidRDefault="599B7D25" w:rsidP="003C1C42">
      <w:pPr>
        <w:spacing w:line="360" w:lineRule="auto"/>
        <w:jc w:val="left"/>
      </w:pPr>
      <w:r w:rsidRPr="0389F25C">
        <w:rPr>
          <w:rFonts w:ascii="Courier New" w:eastAsia="Courier New" w:hAnsi="Courier New" w:cs="Courier New"/>
          <w:sz w:val="20"/>
          <w:szCs w:val="20"/>
        </w:rPr>
        <w:t>socket.on(“dogadaj_za_sve_klijente”, (podaci) =&gt; { // KOD FUNKCIJE });</w:t>
      </w:r>
    </w:p>
    <w:p w14:paraId="08703F30" w14:textId="325A52F5"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4439CDF2" w14:textId="5594139F" w:rsidR="00092C53" w:rsidRPr="001A13C9" w:rsidRDefault="599B7D25" w:rsidP="003C1C42">
      <w:pPr>
        <w:spacing w:line="360" w:lineRule="auto"/>
        <w:jc w:val="left"/>
      </w:pPr>
      <w:r w:rsidRPr="0389F25C">
        <w:rPr>
          <w:rFonts w:ascii="Times New Roman" w:eastAsia="Times New Roman" w:hAnsi="Times New Roman" w:cs="Times New Roman"/>
        </w:rPr>
        <w:t xml:space="preserve">Ako je potrebno poslati događaj više različitih, točno određenih klijenata, moguće je kreirati sobu, smjestiti sve potrebne klijente u nju te poslati poruku toj sobi. Soba se automatski kreira dodavanjem prvog klijenta u nju, pozivom metode </w:t>
      </w:r>
      <w:r w:rsidRPr="0389F25C">
        <w:rPr>
          <w:rFonts w:ascii="Courier New" w:eastAsia="Courier New" w:hAnsi="Courier New" w:cs="Courier New"/>
          <w:sz w:val="20"/>
          <w:szCs w:val="20"/>
        </w:rPr>
        <w:t xml:space="preserve">join() </w:t>
      </w:r>
      <w:r w:rsidRPr="0389F25C">
        <w:rPr>
          <w:rFonts w:ascii="Times New Roman" w:eastAsia="Times New Roman" w:hAnsi="Times New Roman" w:cs="Times New Roman"/>
        </w:rPr>
        <w:t xml:space="preserve">nad objektom klijenta kojeg se želi dodati. Metoda </w:t>
      </w:r>
      <w:r w:rsidRPr="0389F25C">
        <w:rPr>
          <w:rFonts w:ascii="Courier New" w:eastAsia="Courier New" w:hAnsi="Courier New" w:cs="Courier New"/>
          <w:sz w:val="20"/>
          <w:szCs w:val="20"/>
        </w:rPr>
        <w:t xml:space="preserve">join() </w:t>
      </w:r>
      <w:r w:rsidRPr="0389F25C">
        <w:rPr>
          <w:rFonts w:ascii="Times New Roman" w:eastAsia="Times New Roman" w:hAnsi="Times New Roman" w:cs="Times New Roman"/>
        </w:rPr>
        <w:t>kao argument prima naziv sobe.</w:t>
      </w:r>
    </w:p>
    <w:p w14:paraId="4E0EEA32" w14:textId="1F039797" w:rsidR="00092C53" w:rsidRPr="001A13C9" w:rsidRDefault="599B7D25" w:rsidP="003C1C42">
      <w:pPr>
        <w:spacing w:line="360" w:lineRule="auto"/>
        <w:jc w:val="left"/>
      </w:pPr>
      <w:r w:rsidRPr="0389F25C">
        <w:rPr>
          <w:rFonts w:ascii="Times New Roman" w:eastAsia="Times New Roman" w:hAnsi="Times New Roman" w:cs="Times New Roman"/>
        </w:rPr>
        <w:lastRenderedPageBreak/>
        <w:t xml:space="preserve"> </w:t>
      </w:r>
    </w:p>
    <w:p w14:paraId="7F850EF4" w14:textId="7C7FAC7D" w:rsidR="00092C53" w:rsidRPr="001A13C9" w:rsidRDefault="599B7D25" w:rsidP="003C1C42">
      <w:pPr>
        <w:spacing w:line="360" w:lineRule="auto"/>
        <w:jc w:val="left"/>
      </w:pPr>
      <w:r w:rsidRPr="0389F25C">
        <w:rPr>
          <w:rFonts w:ascii="Courier New" w:eastAsia="Courier New" w:hAnsi="Courier New" w:cs="Courier New"/>
          <w:sz w:val="20"/>
          <w:szCs w:val="20"/>
        </w:rPr>
        <w:t>socket.join(“soba_za_uplate”);</w:t>
      </w:r>
    </w:p>
    <w:p w14:paraId="3B2ABB99" w14:textId="2A32BA97"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023C81B3" w14:textId="52A0AB0A" w:rsidR="00092C53" w:rsidRPr="001A13C9" w:rsidRDefault="599B7D25" w:rsidP="003C1C42">
      <w:pPr>
        <w:spacing w:line="360" w:lineRule="auto"/>
        <w:jc w:val="left"/>
      </w:pPr>
      <w:r w:rsidRPr="0389F25C">
        <w:rPr>
          <w:rFonts w:ascii="Times New Roman" w:eastAsia="Times New Roman" w:hAnsi="Times New Roman" w:cs="Times New Roman"/>
        </w:rPr>
        <w:t xml:space="preserve">Slanje poruke sobi provodi se metodom </w:t>
      </w:r>
      <w:r w:rsidRPr="0389F25C">
        <w:rPr>
          <w:rFonts w:ascii="Courier New" w:eastAsia="Courier New" w:hAnsi="Courier New" w:cs="Courier New"/>
          <w:sz w:val="20"/>
          <w:szCs w:val="20"/>
        </w:rPr>
        <w:t>emit()</w:t>
      </w:r>
      <w:r w:rsidRPr="0389F25C">
        <w:rPr>
          <w:rFonts w:ascii="Times New Roman" w:eastAsia="Times New Roman" w:hAnsi="Times New Roman" w:cs="Times New Roman"/>
        </w:rPr>
        <w:t xml:space="preserve">, no pozvanom nad objektom </w:t>
      </w:r>
      <w:r w:rsidRPr="0389F25C">
        <w:rPr>
          <w:rFonts w:ascii="Courier New" w:eastAsia="Courier New" w:hAnsi="Courier New" w:cs="Courier New"/>
          <w:sz w:val="20"/>
          <w:szCs w:val="20"/>
        </w:rPr>
        <w:t>io.to(“naziv_sobe”)</w:t>
      </w:r>
      <w:r w:rsidRPr="0389F25C">
        <w:rPr>
          <w:rFonts w:ascii="Times New Roman" w:eastAsia="Times New Roman" w:hAnsi="Times New Roman" w:cs="Times New Roman"/>
        </w:rPr>
        <w:t xml:space="preserve">. Dakle, metoda </w:t>
      </w:r>
      <w:r w:rsidRPr="0389F25C">
        <w:rPr>
          <w:rFonts w:ascii="Courier New" w:eastAsia="Courier New" w:hAnsi="Courier New" w:cs="Courier New"/>
          <w:sz w:val="20"/>
          <w:szCs w:val="20"/>
        </w:rPr>
        <w:t xml:space="preserve">to() </w:t>
      </w:r>
      <w:r w:rsidRPr="0389F25C">
        <w:rPr>
          <w:rFonts w:ascii="Times New Roman" w:eastAsia="Times New Roman" w:hAnsi="Times New Roman" w:cs="Times New Roman"/>
          <w:sz w:val="22"/>
          <w:szCs w:val="22"/>
        </w:rPr>
        <w:t>s</w:t>
      </w:r>
      <w:r w:rsidRPr="0389F25C">
        <w:rPr>
          <w:rFonts w:ascii="Times New Roman" w:eastAsia="Times New Roman" w:hAnsi="Times New Roman" w:cs="Times New Roman"/>
        </w:rPr>
        <w:t>pecificira sobu primatelja poruke.</w:t>
      </w:r>
    </w:p>
    <w:p w14:paraId="003BF55E" w14:textId="2673EDD5" w:rsidR="00092C53" w:rsidRPr="001A13C9" w:rsidRDefault="599B7D25" w:rsidP="003C1C42">
      <w:pPr>
        <w:spacing w:line="360" w:lineRule="auto"/>
        <w:jc w:val="left"/>
      </w:pPr>
      <w:r w:rsidRPr="0389F25C">
        <w:rPr>
          <w:rFonts w:ascii="Times New Roman" w:eastAsia="Times New Roman" w:hAnsi="Times New Roman" w:cs="Times New Roman"/>
        </w:rPr>
        <w:t xml:space="preserve"> </w:t>
      </w:r>
    </w:p>
    <w:p w14:paraId="34E2253C" w14:textId="424CDB44" w:rsidR="00092C53" w:rsidRPr="001A13C9" w:rsidRDefault="599B7D25" w:rsidP="003C1C42">
      <w:pPr>
        <w:spacing w:line="360" w:lineRule="auto"/>
        <w:jc w:val="left"/>
      </w:pPr>
      <w:r w:rsidRPr="0389F25C">
        <w:rPr>
          <w:rFonts w:ascii="Courier New" w:eastAsia="Courier New" w:hAnsi="Courier New" w:cs="Courier New"/>
          <w:sz w:val="20"/>
          <w:szCs w:val="20"/>
        </w:rPr>
        <w:t>const podaci_o_uplati = {iznos: 1000, pdv: 50};</w:t>
      </w:r>
    </w:p>
    <w:p w14:paraId="3D9844F6" w14:textId="751FA08B" w:rsidR="00092C53" w:rsidRPr="001A13C9" w:rsidRDefault="599B7D25" w:rsidP="003C1C42">
      <w:pPr>
        <w:spacing w:line="360" w:lineRule="auto"/>
        <w:jc w:val="left"/>
      </w:pPr>
      <w:r w:rsidRPr="0389F25C">
        <w:rPr>
          <w:rFonts w:ascii="Courier New" w:eastAsia="Courier New" w:hAnsi="Courier New" w:cs="Courier New"/>
          <w:sz w:val="20"/>
          <w:szCs w:val="20"/>
        </w:rPr>
        <w:t xml:space="preserve">io.to(“soba_za_uplate”).emit(“uplata”, podaci_o_uplati); </w:t>
      </w:r>
    </w:p>
    <w:p w14:paraId="15DDFF99" w14:textId="2F3F7590" w:rsidR="00092C53" w:rsidRPr="001A13C9" w:rsidRDefault="599B7D25" w:rsidP="003C1C42">
      <w:pPr>
        <w:spacing w:line="360" w:lineRule="auto"/>
        <w:jc w:val="left"/>
      </w:pPr>
      <w:r w:rsidRPr="0389F25C">
        <w:rPr>
          <w:rFonts w:ascii="Courier New" w:eastAsia="Courier New" w:hAnsi="Courier New" w:cs="Courier New"/>
          <w:sz w:val="20"/>
          <w:szCs w:val="20"/>
        </w:rPr>
        <w:t xml:space="preserve"> </w:t>
      </w:r>
    </w:p>
    <w:p w14:paraId="66133DDD" w14:textId="25E315EF" w:rsidR="00092C53" w:rsidRPr="001A13C9" w:rsidRDefault="599B7D25" w:rsidP="003C1C42">
      <w:pPr>
        <w:spacing w:line="360" w:lineRule="auto"/>
        <w:jc w:val="left"/>
      </w:pPr>
      <w:r w:rsidRPr="0389F25C">
        <w:rPr>
          <w:rFonts w:ascii="Times New Roman" w:eastAsia="Times New Roman" w:hAnsi="Times New Roman" w:cs="Times New Roman"/>
        </w:rPr>
        <w:t>S obzirom da su sobe isključivo implementacijski detalj poslužiteljske strane, klijent ne može svojevoljno ući u sobu. Klijenta u sobu dodaje isključivo poslužitelj.</w:t>
      </w:r>
    </w:p>
    <w:p w14:paraId="4482415A" w14:textId="3D4C35B0" w:rsidR="00092C53" w:rsidRPr="001A13C9" w:rsidRDefault="00092C53" w:rsidP="003C1C42">
      <w:pPr>
        <w:spacing w:line="360" w:lineRule="auto"/>
        <w:jc w:val="left"/>
        <w:rPr>
          <w:rFonts w:ascii="Times New Roman" w:eastAsia="Times New Roman" w:hAnsi="Times New Roman" w:cs="Times New Roman"/>
          <w:b/>
          <w:bCs/>
          <w:sz w:val="28"/>
          <w:szCs w:val="28"/>
        </w:rPr>
      </w:pPr>
    </w:p>
    <w:p w14:paraId="3DD49DA8" w14:textId="08B08B9F" w:rsidR="00092C53" w:rsidRPr="001A13C9" w:rsidRDefault="00092C53" w:rsidP="003C1C42">
      <w:pPr>
        <w:spacing w:line="360" w:lineRule="auto"/>
        <w:jc w:val="left"/>
        <w:rPr>
          <w:rFonts w:ascii="Times New Roman" w:eastAsia="Times New Roman" w:hAnsi="Times New Roman" w:cs="Times New Roman"/>
          <w:b/>
          <w:bCs/>
          <w:sz w:val="28"/>
          <w:szCs w:val="28"/>
        </w:rPr>
      </w:pPr>
    </w:p>
    <w:p w14:paraId="254DEDAB" w14:textId="0B7DD6BF" w:rsidR="00092C53" w:rsidRPr="001A13C9" w:rsidRDefault="599B7D25" w:rsidP="003C1C42">
      <w:pPr>
        <w:spacing w:line="360" w:lineRule="auto"/>
        <w:jc w:val="left"/>
        <w:rPr>
          <w:rFonts w:ascii="Times New Roman" w:eastAsia="Times New Roman" w:hAnsi="Times New Roman" w:cs="Times New Roman"/>
          <w:b/>
          <w:bCs/>
          <w:sz w:val="28"/>
          <w:szCs w:val="28"/>
        </w:rPr>
      </w:pPr>
      <w:r w:rsidRPr="0389F25C">
        <w:rPr>
          <w:rFonts w:ascii="Times New Roman" w:eastAsia="Times New Roman" w:hAnsi="Times New Roman" w:cs="Times New Roman"/>
          <w:b/>
          <w:bCs/>
          <w:sz w:val="28"/>
          <w:szCs w:val="28"/>
        </w:rPr>
        <w:t>B.3. SOCKET.IO KLIJENT U PROGRAMSKOM JEZIKU PYTHON</w:t>
      </w:r>
    </w:p>
    <w:p w14:paraId="56E57628" w14:textId="14C039BE" w:rsidR="00092C53" w:rsidRPr="001A13C9" w:rsidRDefault="00092C53" w:rsidP="003C1C42">
      <w:pPr>
        <w:spacing w:line="360" w:lineRule="auto"/>
        <w:jc w:val="left"/>
        <w:rPr>
          <w:rFonts w:asciiTheme="majorBidi" w:hAnsiTheme="majorBidi" w:cstheme="majorBidi"/>
          <w:b/>
          <w:bCs/>
        </w:rPr>
      </w:pPr>
    </w:p>
    <w:p w14:paraId="087F3959" w14:textId="2BCF3122" w:rsidR="00092C53" w:rsidRPr="001A13C9" w:rsidRDefault="599B7D25" w:rsidP="003C1C42">
      <w:pPr>
        <w:spacing w:line="360" w:lineRule="auto"/>
      </w:pPr>
      <w:r w:rsidRPr="0389F25C">
        <w:rPr>
          <w:rFonts w:ascii="Times New Roman" w:eastAsia="Times New Roman" w:hAnsi="Times New Roman" w:cs="Times New Roman"/>
        </w:rPr>
        <w:t>S obzirom na to da se, u sklopu ovog rada, Python koristi isključivo u implementaciji klijentske strane aplikacije, ovo poglavlje opisuje samo Socket.io klijent. Kako bi se započeo rad s Python Socket.io klijentom, potrebno je instalirati potrebni paket, što se čini naredbom:</w:t>
      </w:r>
    </w:p>
    <w:p w14:paraId="12BFE874" w14:textId="7862AA8F" w:rsidR="00092C53" w:rsidRPr="001A13C9" w:rsidRDefault="599B7D25" w:rsidP="003C1C42">
      <w:pPr>
        <w:spacing w:line="360" w:lineRule="auto"/>
      </w:pPr>
      <w:r w:rsidRPr="0389F25C">
        <w:rPr>
          <w:rFonts w:ascii="Times New Roman" w:eastAsia="Times New Roman" w:hAnsi="Times New Roman" w:cs="Times New Roman"/>
        </w:rPr>
        <w:t xml:space="preserve"> </w:t>
      </w:r>
    </w:p>
    <w:p w14:paraId="6A50B454" w14:textId="7ABFEE0A" w:rsidR="00092C53" w:rsidRPr="001A13C9" w:rsidRDefault="599B7D25" w:rsidP="003C1C42">
      <w:pPr>
        <w:spacing w:line="360" w:lineRule="auto"/>
      </w:pPr>
      <w:r w:rsidRPr="0389F25C">
        <w:rPr>
          <w:rFonts w:ascii="Courier New" w:eastAsia="Courier New" w:hAnsi="Courier New" w:cs="Courier New"/>
          <w:sz w:val="20"/>
          <w:szCs w:val="20"/>
        </w:rPr>
        <w:t>pip install "python-socketio[client]"</w:t>
      </w:r>
    </w:p>
    <w:p w14:paraId="5741489D" w14:textId="2C19E14C" w:rsidR="00092C53" w:rsidRPr="001A13C9" w:rsidRDefault="599B7D25" w:rsidP="003C1C42">
      <w:pPr>
        <w:spacing w:line="360" w:lineRule="auto"/>
      </w:pPr>
      <w:r w:rsidRPr="0389F25C">
        <w:rPr>
          <w:rFonts w:ascii="Courier New" w:eastAsia="Courier New" w:hAnsi="Courier New" w:cs="Courier New"/>
          <w:sz w:val="20"/>
          <w:szCs w:val="20"/>
        </w:rPr>
        <w:t xml:space="preserve"> </w:t>
      </w:r>
    </w:p>
    <w:p w14:paraId="36667D1B" w14:textId="1A8B4AEA" w:rsidR="00092C53" w:rsidRPr="001A13C9" w:rsidRDefault="599B7D25" w:rsidP="003C1C42">
      <w:pPr>
        <w:spacing w:line="360" w:lineRule="auto"/>
      </w:pPr>
      <w:r w:rsidRPr="0389F25C">
        <w:rPr>
          <w:rFonts w:ascii="Times New Roman" w:eastAsia="Times New Roman" w:hAnsi="Times New Roman" w:cs="Times New Roman"/>
        </w:rPr>
        <w:t>U samom programskom kodu, potrebno je preuzetu funkcionalnost uključiti koristeći naredbu:</w:t>
      </w:r>
    </w:p>
    <w:p w14:paraId="5892432F" w14:textId="1223FE48" w:rsidR="00092C53" w:rsidRPr="001A13C9" w:rsidRDefault="599B7D25" w:rsidP="003C1C42">
      <w:pPr>
        <w:spacing w:line="360" w:lineRule="auto"/>
      </w:pPr>
      <w:r w:rsidRPr="0389F25C">
        <w:rPr>
          <w:rFonts w:ascii="Times New Roman" w:eastAsia="Times New Roman" w:hAnsi="Times New Roman" w:cs="Times New Roman"/>
        </w:rPr>
        <w:t xml:space="preserve"> </w:t>
      </w:r>
    </w:p>
    <w:p w14:paraId="2F3561B8" w14:textId="324EC75F" w:rsidR="00092C53" w:rsidRPr="001A13C9" w:rsidRDefault="599B7D25" w:rsidP="003C1C42">
      <w:pPr>
        <w:spacing w:line="360" w:lineRule="auto"/>
      </w:pPr>
      <w:r w:rsidRPr="0389F25C">
        <w:rPr>
          <w:rFonts w:ascii="Courier New" w:eastAsia="Courier New" w:hAnsi="Courier New" w:cs="Courier New"/>
          <w:sz w:val="20"/>
          <w:szCs w:val="20"/>
        </w:rPr>
        <w:t>import socketio</w:t>
      </w:r>
    </w:p>
    <w:p w14:paraId="1D89C1B7" w14:textId="5D36F902" w:rsidR="00092C53" w:rsidRPr="001A13C9" w:rsidRDefault="599B7D25" w:rsidP="003C1C42">
      <w:pPr>
        <w:spacing w:line="360" w:lineRule="auto"/>
      </w:pPr>
      <w:r w:rsidRPr="0389F25C">
        <w:rPr>
          <w:rFonts w:ascii="Courier New" w:eastAsia="Courier New" w:hAnsi="Courier New" w:cs="Courier New"/>
          <w:sz w:val="20"/>
          <w:szCs w:val="20"/>
        </w:rPr>
        <w:lastRenderedPageBreak/>
        <w:t xml:space="preserve"> </w:t>
      </w:r>
    </w:p>
    <w:p w14:paraId="0A3238EE" w14:textId="0BBAA4F7" w:rsidR="00092C53" w:rsidRPr="001A13C9" w:rsidRDefault="599B7D25" w:rsidP="003C1C42">
      <w:pPr>
        <w:spacing w:line="360" w:lineRule="auto"/>
      </w:pPr>
      <w:r w:rsidRPr="0389F25C">
        <w:rPr>
          <w:rFonts w:ascii="Times New Roman" w:eastAsia="Times New Roman" w:hAnsi="Times New Roman" w:cs="Times New Roman"/>
        </w:rPr>
        <w:t xml:space="preserve">Socket.io klijent kreira se korištenjem konstruktora, a na poslužitelj se povezuje metodom </w:t>
      </w:r>
      <w:r w:rsidRPr="0389F25C">
        <w:rPr>
          <w:rFonts w:ascii="Courier New" w:eastAsia="Courier New" w:hAnsi="Courier New" w:cs="Courier New"/>
          <w:sz w:val="20"/>
          <w:szCs w:val="20"/>
        </w:rPr>
        <w:t>connect()</w:t>
      </w:r>
      <w:r w:rsidRPr="0389F25C">
        <w:rPr>
          <w:rFonts w:ascii="Times New Roman" w:eastAsia="Times New Roman" w:hAnsi="Times New Roman" w:cs="Times New Roman"/>
        </w:rPr>
        <w:t>:</w:t>
      </w:r>
    </w:p>
    <w:p w14:paraId="5C0A727E" w14:textId="7A60C558" w:rsidR="00092C53" w:rsidRPr="001A13C9" w:rsidRDefault="599B7D25" w:rsidP="003C1C42">
      <w:pPr>
        <w:spacing w:line="360" w:lineRule="auto"/>
      </w:pPr>
      <w:r w:rsidRPr="0389F25C">
        <w:rPr>
          <w:rFonts w:ascii="Times New Roman" w:eastAsia="Times New Roman" w:hAnsi="Times New Roman" w:cs="Times New Roman"/>
        </w:rPr>
        <w:t xml:space="preserve"> </w:t>
      </w:r>
    </w:p>
    <w:p w14:paraId="1FC642B9" w14:textId="49B77B93" w:rsidR="00092C53" w:rsidRPr="001A13C9" w:rsidRDefault="599B7D25" w:rsidP="003C1C42">
      <w:pPr>
        <w:spacing w:line="360" w:lineRule="auto"/>
      </w:pPr>
      <w:r w:rsidRPr="0389F25C">
        <w:rPr>
          <w:rFonts w:ascii="Courier New" w:eastAsia="Courier New" w:hAnsi="Courier New" w:cs="Courier New"/>
          <w:sz w:val="20"/>
          <w:szCs w:val="20"/>
        </w:rPr>
        <w:t>sio = socketio.Client()</w:t>
      </w:r>
    </w:p>
    <w:p w14:paraId="2CB036B8" w14:textId="7A369F74" w:rsidR="00092C53" w:rsidRPr="001A13C9" w:rsidRDefault="599B7D25" w:rsidP="003C1C42">
      <w:pPr>
        <w:spacing w:line="360" w:lineRule="auto"/>
      </w:pPr>
      <w:r w:rsidRPr="0389F25C">
        <w:rPr>
          <w:rFonts w:ascii="Courier New" w:eastAsia="Courier New" w:hAnsi="Courier New" w:cs="Courier New"/>
          <w:sz w:val="20"/>
          <w:szCs w:val="20"/>
        </w:rPr>
        <w:t>sio.connect(“http://localhost:3001”)</w:t>
      </w:r>
    </w:p>
    <w:p w14:paraId="760BFB7B" w14:textId="56EBF324" w:rsidR="00092C53" w:rsidRPr="001A13C9" w:rsidRDefault="599B7D25" w:rsidP="003C1C42">
      <w:pPr>
        <w:spacing w:line="360" w:lineRule="auto"/>
      </w:pPr>
      <w:r w:rsidRPr="0389F25C">
        <w:rPr>
          <w:rFonts w:ascii="Courier New" w:eastAsia="Courier New" w:hAnsi="Courier New" w:cs="Courier New"/>
          <w:sz w:val="20"/>
          <w:szCs w:val="20"/>
        </w:rPr>
        <w:t xml:space="preserve"> </w:t>
      </w:r>
    </w:p>
    <w:p w14:paraId="2523E30F" w14:textId="373B803C" w:rsidR="00092C53" w:rsidRPr="001A13C9" w:rsidRDefault="599B7D25" w:rsidP="003C1C42">
      <w:pPr>
        <w:spacing w:line="360" w:lineRule="auto"/>
      </w:pPr>
      <w:r w:rsidRPr="0389F25C">
        <w:rPr>
          <w:rFonts w:ascii="Times New Roman" w:eastAsia="Times New Roman" w:hAnsi="Times New Roman" w:cs="Times New Roman"/>
        </w:rPr>
        <w:t xml:space="preserve">Python Socket.io implementacija podržava sve osnovne funkcionalnosti kao i Node.js implementacija. Proizvoljni događaji se primaju definiranjem funkcije, iznad koje se navodi dekorator </w:t>
      </w:r>
      <w:r w:rsidRPr="0389F25C">
        <w:rPr>
          <w:rFonts w:ascii="Courier New" w:eastAsia="Courier New" w:hAnsi="Courier New" w:cs="Courier New"/>
          <w:sz w:val="20"/>
          <w:szCs w:val="20"/>
        </w:rPr>
        <w:t>@[ime_klijenta].event</w:t>
      </w:r>
      <w:r w:rsidRPr="0389F25C">
        <w:rPr>
          <w:rFonts w:ascii="Times New Roman" w:eastAsia="Times New Roman" w:hAnsi="Times New Roman" w:cs="Times New Roman"/>
        </w:rPr>
        <w:t xml:space="preserve">, u ovom slučaju </w:t>
      </w:r>
      <w:r w:rsidRPr="0389F25C">
        <w:rPr>
          <w:rFonts w:ascii="Courier New" w:eastAsia="Courier New" w:hAnsi="Courier New" w:cs="Courier New"/>
          <w:sz w:val="20"/>
          <w:szCs w:val="20"/>
        </w:rPr>
        <w:t>@sio.event</w:t>
      </w:r>
      <w:r w:rsidRPr="0389F25C">
        <w:rPr>
          <w:rFonts w:ascii="Times New Roman" w:eastAsia="Times New Roman" w:hAnsi="Times New Roman" w:cs="Times New Roman"/>
        </w:rPr>
        <w:t xml:space="preserve">. Time se navedena funkcija označava kao funkcija koja se poziva pri pristizanju istoimenog događaja s poslužitelja, tj. funkcija postaje slušatelj događaja. Korištenjem dekoratora </w:t>
      </w:r>
      <w:r w:rsidRPr="0389F25C">
        <w:rPr>
          <w:rFonts w:ascii="Courier New" w:eastAsia="Courier New" w:hAnsi="Courier New" w:cs="Courier New"/>
          <w:sz w:val="20"/>
          <w:szCs w:val="20"/>
        </w:rPr>
        <w:t>@[ime_klijenta].on(“naziv_dogadaja”)</w:t>
      </w:r>
      <w:r w:rsidRPr="0389F25C">
        <w:rPr>
          <w:rFonts w:ascii="Times New Roman" w:eastAsia="Times New Roman" w:hAnsi="Times New Roman" w:cs="Times New Roman"/>
        </w:rPr>
        <w:t xml:space="preserve"> iznad funkcije, navedena se funkcija također označava kao slušatelj događaja, no ime događaja se navodi u samom dekoratoru te ne mora odgovarati imenu funkcije. Pri primitku označenog događaja, ta se funkcija automatski poziva. Navedeno je prikazano u sljedećem primjeru :</w:t>
      </w:r>
    </w:p>
    <w:p w14:paraId="39B579EB" w14:textId="4B1CD28E" w:rsidR="00092C53" w:rsidRPr="001A13C9" w:rsidRDefault="599B7D25" w:rsidP="003C1C42">
      <w:pPr>
        <w:spacing w:line="360" w:lineRule="auto"/>
      </w:pPr>
      <w:r w:rsidRPr="0389F25C">
        <w:rPr>
          <w:rFonts w:ascii="Times New Roman" w:eastAsia="Times New Roman" w:hAnsi="Times New Roman" w:cs="Times New Roman"/>
        </w:rPr>
        <w:t xml:space="preserve"> </w:t>
      </w:r>
    </w:p>
    <w:p w14:paraId="7541184A" w14:textId="128B8036" w:rsidR="00092C53" w:rsidRPr="001A13C9" w:rsidRDefault="599B7D25" w:rsidP="003C1C42">
      <w:pPr>
        <w:spacing w:line="360" w:lineRule="auto"/>
      </w:pPr>
      <w:r w:rsidRPr="0389F25C">
        <w:rPr>
          <w:rFonts w:ascii="Courier New" w:eastAsia="Courier New" w:hAnsi="Courier New" w:cs="Courier New"/>
          <w:sz w:val="20"/>
          <w:szCs w:val="20"/>
        </w:rPr>
        <w:t>@sio.event</w:t>
      </w:r>
    </w:p>
    <w:p w14:paraId="5DF474E0" w14:textId="6395F4A5" w:rsidR="00092C53" w:rsidRPr="001A13C9" w:rsidRDefault="599B7D25" w:rsidP="003C1C42">
      <w:pPr>
        <w:spacing w:line="360" w:lineRule="auto"/>
      </w:pPr>
      <w:r w:rsidRPr="0389F25C">
        <w:rPr>
          <w:rFonts w:ascii="Courier New" w:eastAsia="Courier New" w:hAnsi="Courier New" w:cs="Courier New"/>
          <w:sz w:val="20"/>
          <w:szCs w:val="20"/>
        </w:rPr>
        <w:t>def poslana_naredba():</w:t>
      </w:r>
    </w:p>
    <w:p w14:paraId="1CBAC028" w14:textId="1173665F" w:rsidR="00092C53" w:rsidRPr="001A13C9" w:rsidRDefault="599B7D25" w:rsidP="003C1C42">
      <w:pPr>
        <w:tabs>
          <w:tab w:val="left" w:pos="4140"/>
        </w:tabs>
        <w:spacing w:line="360" w:lineRule="auto"/>
      </w:pPr>
      <w:r w:rsidRPr="0389F25C">
        <w:rPr>
          <w:rFonts w:ascii="Courier New" w:eastAsia="Courier New" w:hAnsi="Courier New" w:cs="Courier New"/>
          <w:sz w:val="20"/>
          <w:szCs w:val="20"/>
        </w:rPr>
        <w:t xml:space="preserve">    print(“Primljena naredba s posluzitelja.”)</w:t>
      </w:r>
    </w:p>
    <w:p w14:paraId="2291A5B8" w14:textId="60E53CF7" w:rsidR="00092C53" w:rsidRPr="0026428D" w:rsidRDefault="599B7D25" w:rsidP="003C1C42">
      <w:pPr>
        <w:tabs>
          <w:tab w:val="left" w:pos="4140"/>
        </w:tabs>
        <w:spacing w:line="360" w:lineRule="auto"/>
        <w:rPr>
          <w:lang w:val="fr-FR"/>
        </w:rPr>
      </w:pPr>
      <w:r w:rsidRPr="0389F25C">
        <w:rPr>
          <w:rFonts w:ascii="Courier New" w:eastAsia="Courier New" w:hAnsi="Courier New" w:cs="Courier New"/>
          <w:sz w:val="20"/>
          <w:szCs w:val="20"/>
        </w:rPr>
        <w:t xml:space="preserve">    </w:t>
      </w:r>
      <w:r w:rsidRPr="0389F25C">
        <w:rPr>
          <w:rFonts w:ascii="Courier New" w:eastAsia="Courier New" w:hAnsi="Courier New" w:cs="Courier New"/>
          <w:sz w:val="20"/>
          <w:szCs w:val="20"/>
          <w:lang w:val="fr"/>
        </w:rPr>
        <w:t># Izvrsi naredbu</w:t>
      </w:r>
    </w:p>
    <w:p w14:paraId="20642D98" w14:textId="796881E8" w:rsidR="00092C53" w:rsidRPr="0026428D" w:rsidRDefault="599B7D25" w:rsidP="003C1C42">
      <w:pPr>
        <w:spacing w:line="360" w:lineRule="auto"/>
        <w:rPr>
          <w:lang w:val="fr-FR"/>
        </w:rPr>
      </w:pPr>
      <w:r w:rsidRPr="0389F25C">
        <w:rPr>
          <w:rFonts w:ascii="Times New Roman" w:eastAsia="Times New Roman" w:hAnsi="Times New Roman" w:cs="Times New Roman"/>
          <w:b/>
          <w:bCs/>
          <w:lang w:val="fr"/>
        </w:rPr>
        <w:t xml:space="preserve"> </w:t>
      </w:r>
    </w:p>
    <w:p w14:paraId="0BD94811" w14:textId="3B4885EB" w:rsidR="00092C53" w:rsidRPr="0026428D" w:rsidRDefault="599B7D25" w:rsidP="003C1C42">
      <w:pPr>
        <w:spacing w:line="360" w:lineRule="auto"/>
        <w:rPr>
          <w:lang w:val="fr-FR"/>
        </w:rPr>
      </w:pPr>
      <w:r w:rsidRPr="0389F25C">
        <w:rPr>
          <w:rFonts w:ascii="Courier New" w:eastAsia="Courier New" w:hAnsi="Courier New" w:cs="Courier New"/>
          <w:sz w:val="20"/>
          <w:szCs w:val="20"/>
          <w:lang w:val="fr-FR"/>
        </w:rPr>
        <w:t>@sio.on(“potvrda_registracije”)</w:t>
      </w:r>
    </w:p>
    <w:p w14:paraId="6E4DDDA5" w14:textId="76295DEE" w:rsidR="00092C53" w:rsidRPr="0026428D" w:rsidRDefault="599B7D25" w:rsidP="003C1C42">
      <w:pPr>
        <w:spacing w:line="360" w:lineRule="auto"/>
        <w:rPr>
          <w:lang w:val="fr-FR"/>
        </w:rPr>
      </w:pPr>
      <w:r w:rsidRPr="0389F25C">
        <w:rPr>
          <w:rFonts w:ascii="Courier New" w:eastAsia="Courier New" w:hAnsi="Courier New" w:cs="Courier New"/>
          <w:sz w:val="20"/>
          <w:szCs w:val="20"/>
          <w:lang w:val="fr-FR"/>
        </w:rPr>
        <w:t>def potvrda():</w:t>
      </w:r>
    </w:p>
    <w:p w14:paraId="364797B0" w14:textId="08AE39FF" w:rsidR="00092C53" w:rsidRPr="0026428D" w:rsidRDefault="599B7D25" w:rsidP="003C1C42">
      <w:pPr>
        <w:spacing w:line="360" w:lineRule="auto"/>
        <w:rPr>
          <w:lang w:val="fr-FR"/>
        </w:rPr>
      </w:pPr>
      <w:r w:rsidRPr="0389F25C">
        <w:rPr>
          <w:rFonts w:ascii="Courier New" w:eastAsia="Courier New" w:hAnsi="Courier New" w:cs="Courier New"/>
          <w:sz w:val="20"/>
          <w:szCs w:val="20"/>
          <w:lang w:val="fr-FR"/>
        </w:rPr>
        <w:t xml:space="preserve">    print(“Registracija uspjela.”)</w:t>
      </w:r>
    </w:p>
    <w:p w14:paraId="31DCA5CC" w14:textId="0C3349EB" w:rsidR="00092C53" w:rsidRPr="0026428D" w:rsidRDefault="599B7D25" w:rsidP="003C1C42">
      <w:pPr>
        <w:spacing w:line="360" w:lineRule="auto"/>
        <w:rPr>
          <w:lang w:val="fr-FR"/>
        </w:rPr>
      </w:pPr>
      <w:r w:rsidRPr="0389F25C">
        <w:rPr>
          <w:rFonts w:ascii="Courier New" w:eastAsia="Courier New" w:hAnsi="Courier New" w:cs="Courier New"/>
          <w:sz w:val="20"/>
          <w:szCs w:val="20"/>
          <w:lang w:val="fr"/>
        </w:rPr>
        <w:t xml:space="preserve"> </w:t>
      </w:r>
    </w:p>
    <w:p w14:paraId="36074FA7" w14:textId="3AF77678" w:rsidR="00092C53" w:rsidRPr="0026428D" w:rsidRDefault="599B7D25" w:rsidP="003C1C42">
      <w:pPr>
        <w:spacing w:line="360" w:lineRule="auto"/>
        <w:rPr>
          <w:lang w:val="fr-FR"/>
        </w:rPr>
      </w:pPr>
      <w:r w:rsidRPr="0389F25C">
        <w:rPr>
          <w:rFonts w:ascii="Times New Roman" w:eastAsia="Times New Roman" w:hAnsi="Times New Roman" w:cs="Times New Roman"/>
          <w:lang w:val="fr-FR"/>
        </w:rPr>
        <w:lastRenderedPageBreak/>
        <w:t xml:space="preserve">Klijent ručno šalje događaje poslužitelju koristeći funkciju </w:t>
      </w:r>
      <w:r w:rsidRPr="0389F25C">
        <w:rPr>
          <w:rFonts w:ascii="Courier New" w:eastAsia="Courier New" w:hAnsi="Courier New" w:cs="Courier New"/>
          <w:sz w:val="22"/>
          <w:szCs w:val="22"/>
          <w:lang w:val="fr-FR"/>
        </w:rPr>
        <w:t>e</w:t>
      </w:r>
      <w:r w:rsidRPr="0389F25C">
        <w:rPr>
          <w:rFonts w:ascii="Courier New" w:eastAsia="Courier New" w:hAnsi="Courier New" w:cs="Courier New"/>
          <w:sz w:val="20"/>
          <w:szCs w:val="20"/>
          <w:lang w:val="fr-FR"/>
        </w:rPr>
        <w:t>mit()</w:t>
      </w:r>
      <w:r w:rsidRPr="0389F25C">
        <w:rPr>
          <w:rFonts w:ascii="Times New Roman" w:eastAsia="Times New Roman" w:hAnsi="Times New Roman" w:cs="Times New Roman"/>
          <w:lang w:val="fr-FR"/>
        </w:rPr>
        <w:t>. Ta funkcija, baš kao i u Node.js implementaciji, prima naziv događaja te podatke koji se šalju kao argumente. Korištenje te funkcije izgleda ovako:</w:t>
      </w:r>
    </w:p>
    <w:p w14:paraId="10974B95" w14:textId="3FE40A2F" w:rsidR="00092C53" w:rsidRPr="0026428D" w:rsidRDefault="599B7D25" w:rsidP="003C1C42">
      <w:pPr>
        <w:spacing w:line="360" w:lineRule="auto"/>
        <w:rPr>
          <w:lang w:val="fr-FR"/>
        </w:rPr>
      </w:pPr>
      <w:r w:rsidRPr="0389F25C">
        <w:rPr>
          <w:rFonts w:ascii="Times New Roman" w:eastAsia="Times New Roman" w:hAnsi="Times New Roman" w:cs="Times New Roman"/>
          <w:lang w:val="fr"/>
        </w:rPr>
        <w:t xml:space="preserve"> </w:t>
      </w:r>
    </w:p>
    <w:p w14:paraId="4BB21DD3" w14:textId="08370E8F" w:rsidR="00092C53" w:rsidRPr="0026428D" w:rsidRDefault="599B7D25" w:rsidP="003C1C42">
      <w:pPr>
        <w:spacing w:line="360" w:lineRule="auto"/>
        <w:rPr>
          <w:lang w:val="fr-FR"/>
        </w:rPr>
      </w:pPr>
      <w:r w:rsidRPr="0389F25C">
        <w:rPr>
          <w:rFonts w:ascii="Courier New" w:eastAsia="Courier New" w:hAnsi="Courier New" w:cs="Courier New"/>
          <w:sz w:val="20"/>
          <w:szCs w:val="20"/>
          <w:lang w:val="fr-FR"/>
        </w:rPr>
        <w:t xml:space="preserve">podaci_o_uplati = {“cijena”: 1000, </w:t>
      </w:r>
    </w:p>
    <w:p w14:paraId="1B0CD9DF" w14:textId="38A537D8" w:rsidR="00092C53" w:rsidRPr="0026428D" w:rsidRDefault="599B7D25" w:rsidP="003C1C42">
      <w:pPr>
        <w:spacing w:line="360" w:lineRule="auto"/>
        <w:rPr>
          <w:lang w:val="fr-FR"/>
        </w:rPr>
      </w:pPr>
      <w:r w:rsidRPr="0389F25C">
        <w:rPr>
          <w:rFonts w:ascii="Courier New" w:eastAsia="Courier New" w:hAnsi="Courier New" w:cs="Courier New"/>
          <w:sz w:val="20"/>
          <w:szCs w:val="20"/>
          <w:lang w:val="fr-FR"/>
        </w:rPr>
        <w:t xml:space="preserve">                   “placeno”: 800, </w:t>
      </w:r>
    </w:p>
    <w:p w14:paraId="37E865FD" w14:textId="7CA29E20" w:rsidR="00092C53" w:rsidRPr="0026428D" w:rsidRDefault="599B7D25" w:rsidP="003C1C42">
      <w:pPr>
        <w:spacing w:line="360" w:lineRule="auto"/>
        <w:rPr>
          <w:lang w:val="fr-FR"/>
        </w:rPr>
      </w:pPr>
      <w:r w:rsidRPr="0389F25C">
        <w:rPr>
          <w:rFonts w:ascii="Courier New" w:eastAsia="Courier New" w:hAnsi="Courier New" w:cs="Courier New"/>
          <w:sz w:val="20"/>
          <w:szCs w:val="20"/>
          <w:lang w:val="fr-FR"/>
        </w:rPr>
        <w:t xml:space="preserve">                   “dug”: 200, </w:t>
      </w:r>
    </w:p>
    <w:p w14:paraId="085BDE66" w14:textId="2085C8A5" w:rsidR="00092C53" w:rsidRPr="0026428D" w:rsidRDefault="599B7D25" w:rsidP="003C1C42">
      <w:pPr>
        <w:spacing w:line="360" w:lineRule="auto"/>
        <w:rPr>
          <w:lang w:val="fr-FR"/>
        </w:rPr>
      </w:pPr>
      <w:r w:rsidRPr="0389F25C">
        <w:rPr>
          <w:rFonts w:ascii="Courier New" w:eastAsia="Courier New" w:hAnsi="Courier New" w:cs="Courier New"/>
          <w:sz w:val="20"/>
          <w:szCs w:val="20"/>
          <w:lang w:val="fr-FR"/>
        </w:rPr>
        <w:t xml:space="preserve">                   “kamatna_stopa”: 0.05}</w:t>
      </w:r>
    </w:p>
    <w:p w14:paraId="251D54AC" w14:textId="73010EAE" w:rsidR="00092C53" w:rsidRPr="0026428D" w:rsidRDefault="599B7D25" w:rsidP="003C1C42">
      <w:pPr>
        <w:spacing w:line="360" w:lineRule="auto"/>
        <w:rPr>
          <w:lang w:val="fr-FR"/>
        </w:rPr>
      </w:pPr>
      <w:r w:rsidRPr="0389F25C">
        <w:rPr>
          <w:rFonts w:ascii="Courier New" w:eastAsia="Courier New" w:hAnsi="Courier New" w:cs="Courier New"/>
          <w:sz w:val="20"/>
          <w:szCs w:val="20"/>
          <w:lang w:val="fr"/>
        </w:rPr>
        <w:t xml:space="preserve"> </w:t>
      </w:r>
    </w:p>
    <w:p w14:paraId="4DECF9AC" w14:textId="70EF207C" w:rsidR="00092C53" w:rsidRPr="0026428D" w:rsidRDefault="599B7D25" w:rsidP="003C1C42">
      <w:pPr>
        <w:spacing w:line="360" w:lineRule="auto"/>
        <w:rPr>
          <w:lang w:val="fr-FR"/>
        </w:rPr>
      </w:pPr>
      <w:r w:rsidRPr="0389F25C">
        <w:rPr>
          <w:rFonts w:ascii="Courier New" w:eastAsia="Courier New" w:hAnsi="Courier New" w:cs="Courier New"/>
          <w:sz w:val="20"/>
          <w:szCs w:val="20"/>
          <w:lang w:val="fr-FR"/>
        </w:rPr>
        <w:t>sio.emit(“uplata_dugovanja”, podaci_o_uplati)</w:t>
      </w:r>
    </w:p>
    <w:p w14:paraId="440A4F94" w14:textId="48AB0D99" w:rsidR="00092C53" w:rsidRPr="0026428D" w:rsidRDefault="599B7D25" w:rsidP="003C1C42">
      <w:pPr>
        <w:spacing w:line="360" w:lineRule="auto"/>
        <w:rPr>
          <w:lang w:val="fr-FR"/>
        </w:rPr>
      </w:pPr>
      <w:r w:rsidRPr="0389F25C">
        <w:rPr>
          <w:rFonts w:ascii="Courier New" w:eastAsia="Courier New" w:hAnsi="Courier New" w:cs="Courier New"/>
          <w:sz w:val="20"/>
          <w:szCs w:val="20"/>
          <w:lang w:val="fr"/>
        </w:rPr>
        <w:t xml:space="preserve"> </w:t>
      </w:r>
    </w:p>
    <w:p w14:paraId="0C03FDD4" w14:textId="18434F13" w:rsidR="00092C53" w:rsidRPr="0026428D" w:rsidRDefault="599B7D25" w:rsidP="003C1C42">
      <w:pPr>
        <w:spacing w:line="360" w:lineRule="auto"/>
        <w:rPr>
          <w:lang w:val="fr-FR"/>
        </w:rPr>
      </w:pPr>
      <w:r w:rsidRPr="0389F25C">
        <w:rPr>
          <w:rFonts w:ascii="Times New Roman" w:eastAsia="Times New Roman" w:hAnsi="Times New Roman" w:cs="Times New Roman"/>
          <w:lang w:val="fr-FR"/>
        </w:rPr>
        <w:t xml:space="preserve">Korištenjem metode </w:t>
      </w:r>
      <w:r w:rsidRPr="0389F25C">
        <w:rPr>
          <w:rFonts w:ascii="Courier New" w:eastAsia="Courier New" w:hAnsi="Courier New" w:cs="Courier New"/>
          <w:sz w:val="20"/>
          <w:szCs w:val="20"/>
          <w:lang w:val="fr-FR"/>
        </w:rPr>
        <w:t>wait()</w:t>
      </w:r>
      <w:r w:rsidRPr="0389F25C">
        <w:rPr>
          <w:rFonts w:ascii="Times New Roman" w:eastAsia="Times New Roman" w:hAnsi="Times New Roman" w:cs="Times New Roman"/>
          <w:lang w:val="fr-FR"/>
        </w:rPr>
        <w:t>, klijent se stavlja u stanje čekanja, dok god je veza s poslužiteljem uspostavljena. U ovom stanju, klijent prima događaje i na njih odgovara prema prethodno definiranim funkcijama slušateljima. Iako je glavna dretva programa u ovom slučaju blokirana, moguće je koristiti višedretvenost i koristiti pozadinske dretve za obavljanje nekog drugog aktivnog posla.</w:t>
      </w:r>
    </w:p>
    <w:p w14:paraId="33F58D36" w14:textId="493272DB" w:rsidR="00092C53" w:rsidRPr="0026428D" w:rsidRDefault="599B7D25" w:rsidP="003C1C42">
      <w:pPr>
        <w:spacing w:line="360" w:lineRule="auto"/>
        <w:rPr>
          <w:lang w:val="fr-FR"/>
        </w:rPr>
      </w:pPr>
      <w:r w:rsidRPr="0389F25C">
        <w:rPr>
          <w:rFonts w:ascii="Times New Roman" w:eastAsia="Times New Roman" w:hAnsi="Times New Roman" w:cs="Times New Roman"/>
          <w:lang w:val="fr"/>
        </w:rPr>
        <w:t xml:space="preserve"> </w:t>
      </w:r>
    </w:p>
    <w:p w14:paraId="2765ABD1" w14:textId="60C5A042" w:rsidR="00092C53" w:rsidRPr="0026428D" w:rsidRDefault="599B7D25" w:rsidP="003C1C42">
      <w:pPr>
        <w:spacing w:line="360" w:lineRule="auto"/>
        <w:rPr>
          <w:lang w:val="fr-FR"/>
        </w:rPr>
      </w:pPr>
      <w:r w:rsidRPr="0389F25C">
        <w:rPr>
          <w:rFonts w:ascii="Courier New" w:eastAsia="Courier New" w:hAnsi="Courier New" w:cs="Courier New"/>
          <w:sz w:val="20"/>
          <w:szCs w:val="20"/>
          <w:lang w:val="fr-FR"/>
        </w:rPr>
        <w:t>sio.wait() #Čekanje na događaje</w:t>
      </w:r>
      <w:r w:rsidRPr="0389F25C">
        <w:rPr>
          <w:rFonts w:ascii="Times New Roman" w:eastAsia="Times New Roman" w:hAnsi="Times New Roman" w:cs="Times New Roman"/>
          <w:lang w:val="fr-FR"/>
        </w:rPr>
        <w:t xml:space="preserve"> </w:t>
      </w:r>
    </w:p>
    <w:p w14:paraId="467E44BA" w14:textId="7C887970" w:rsidR="00092C53" w:rsidRPr="0026428D" w:rsidRDefault="599B7D25" w:rsidP="003C1C42">
      <w:pPr>
        <w:spacing w:line="360" w:lineRule="auto"/>
        <w:rPr>
          <w:lang w:val="fr-FR"/>
        </w:rPr>
      </w:pPr>
      <w:r w:rsidRPr="0389F25C">
        <w:rPr>
          <w:rFonts w:ascii="Courier New" w:eastAsia="Courier New" w:hAnsi="Courier New" w:cs="Courier New"/>
          <w:sz w:val="20"/>
          <w:szCs w:val="20"/>
          <w:lang w:val="fr"/>
        </w:rPr>
        <w:t xml:space="preserve"> </w:t>
      </w:r>
    </w:p>
    <w:p w14:paraId="1C4F966A" w14:textId="619BC803" w:rsidR="00092C53" w:rsidRPr="0026428D" w:rsidRDefault="599B7D25" w:rsidP="003C1C42">
      <w:pPr>
        <w:spacing w:line="360" w:lineRule="auto"/>
        <w:rPr>
          <w:lang w:val="fr-FR"/>
        </w:rPr>
      </w:pPr>
      <w:r w:rsidRPr="0389F25C">
        <w:rPr>
          <w:rFonts w:ascii="Times New Roman" w:eastAsia="Times New Roman" w:hAnsi="Times New Roman" w:cs="Times New Roman"/>
          <w:lang w:val="fr-FR"/>
        </w:rPr>
        <w:t xml:space="preserve">Navedene funkcionalnosti ostvaruju tzv. pristup temeljen na događajima (engl. </w:t>
      </w:r>
      <w:r w:rsidRPr="0389F25C">
        <w:rPr>
          <w:rFonts w:ascii="Times New Roman" w:eastAsia="Times New Roman" w:hAnsi="Times New Roman" w:cs="Times New Roman"/>
          <w:i/>
          <w:iCs/>
          <w:lang w:val="fr-FR"/>
        </w:rPr>
        <w:t>event-driven</w:t>
      </w:r>
      <w:r w:rsidRPr="0389F25C">
        <w:rPr>
          <w:rFonts w:ascii="Times New Roman" w:eastAsia="Times New Roman" w:hAnsi="Times New Roman" w:cs="Times New Roman"/>
          <w:lang w:val="fr-FR"/>
        </w:rPr>
        <w:t xml:space="preserve">). Socket.io dopušta i klasični pristup, korištenjem metode </w:t>
      </w:r>
      <w:r w:rsidRPr="0389F25C">
        <w:rPr>
          <w:rFonts w:ascii="Courier New" w:eastAsia="Courier New" w:hAnsi="Courier New" w:cs="Courier New"/>
          <w:sz w:val="20"/>
          <w:szCs w:val="20"/>
          <w:lang w:val="fr-FR"/>
        </w:rPr>
        <w:t>receive()</w:t>
      </w:r>
      <w:r w:rsidRPr="0389F25C">
        <w:rPr>
          <w:rFonts w:ascii="Times New Roman" w:eastAsia="Times New Roman" w:hAnsi="Times New Roman" w:cs="Times New Roman"/>
          <w:lang w:val="fr-FR"/>
        </w:rPr>
        <w:t xml:space="preserve">, koja blokira izvođenje programa, čeka na događaj i po primitku prestaje blokirati. Ovakav pristup bolji je za slučajeve u kojima je potrebna veća kontrola nad trenutkom primanja događaja, no odskače od pristupa temeljenog na događajima za koji je Socket.io specijaliziran. Naime, glavna karakteristika pristupa temeljenog na događajima je samostalno pristizanje događaja, bez potrebe za slanjem zahtjeva ili provjerom postojanja događaja, kao što to radi naredba </w:t>
      </w:r>
      <w:r w:rsidRPr="0389F25C">
        <w:rPr>
          <w:rFonts w:ascii="Courier New" w:eastAsia="Courier New" w:hAnsi="Courier New" w:cs="Courier New"/>
          <w:sz w:val="20"/>
          <w:szCs w:val="20"/>
          <w:lang w:val="fr-FR"/>
        </w:rPr>
        <w:t>receive()</w:t>
      </w:r>
      <w:r w:rsidRPr="0389F25C">
        <w:rPr>
          <w:rFonts w:ascii="Times New Roman" w:eastAsia="Times New Roman" w:hAnsi="Times New Roman" w:cs="Times New Roman"/>
          <w:lang w:val="fr-FR"/>
        </w:rPr>
        <w:t>.</w:t>
      </w:r>
    </w:p>
    <w:p w14:paraId="3F753C45" w14:textId="241EDB65" w:rsidR="00092C53" w:rsidRPr="0026428D" w:rsidRDefault="00092C53" w:rsidP="003C1C42">
      <w:pPr>
        <w:spacing w:line="360" w:lineRule="auto"/>
        <w:rPr>
          <w:rFonts w:ascii="Courier New" w:hAnsi="Courier New" w:cs="Courier New"/>
          <w:sz w:val="20"/>
          <w:szCs w:val="20"/>
          <w:lang w:val="fr-FR"/>
        </w:rPr>
      </w:pPr>
    </w:p>
    <w:p w14:paraId="358DE19D" w14:textId="1573F68C" w:rsidR="00BF1292" w:rsidRPr="0026428D" w:rsidRDefault="00BF1292" w:rsidP="003C1C42">
      <w:pPr>
        <w:spacing w:line="360" w:lineRule="auto"/>
        <w:rPr>
          <w:rFonts w:ascii="Courier New" w:hAnsi="Courier New" w:cs="Courier New"/>
          <w:b/>
          <w:bCs/>
          <w:sz w:val="20"/>
          <w:szCs w:val="20"/>
          <w:lang w:val="fr-FR"/>
        </w:rPr>
      </w:pPr>
    </w:p>
    <w:sectPr w:rsidR="00BF1292" w:rsidRPr="00264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A894C"/>
    <w:multiLevelType w:val="hybridMultilevel"/>
    <w:tmpl w:val="FFFFFFFF"/>
    <w:lvl w:ilvl="0" w:tplc="12025BB6">
      <w:start w:val="1"/>
      <w:numFmt w:val="decimal"/>
      <w:lvlText w:val="%1."/>
      <w:lvlJc w:val="left"/>
      <w:pPr>
        <w:ind w:left="720" w:hanging="360"/>
      </w:pPr>
    </w:lvl>
    <w:lvl w:ilvl="1" w:tplc="C5B653F8">
      <w:start w:val="1"/>
      <w:numFmt w:val="lowerLetter"/>
      <w:lvlText w:val="%2."/>
      <w:lvlJc w:val="left"/>
      <w:pPr>
        <w:ind w:left="1440" w:hanging="360"/>
      </w:pPr>
    </w:lvl>
    <w:lvl w:ilvl="2" w:tplc="DD0E23A4">
      <w:start w:val="1"/>
      <w:numFmt w:val="lowerRoman"/>
      <w:lvlText w:val="%3."/>
      <w:lvlJc w:val="right"/>
      <w:pPr>
        <w:ind w:left="2160" w:hanging="180"/>
      </w:pPr>
    </w:lvl>
    <w:lvl w:ilvl="3" w:tplc="8D207962">
      <w:start w:val="1"/>
      <w:numFmt w:val="decimal"/>
      <w:lvlText w:val="%4."/>
      <w:lvlJc w:val="left"/>
      <w:pPr>
        <w:ind w:left="2880" w:hanging="360"/>
      </w:pPr>
    </w:lvl>
    <w:lvl w:ilvl="4" w:tplc="0FDA7F3C">
      <w:start w:val="1"/>
      <w:numFmt w:val="lowerLetter"/>
      <w:lvlText w:val="%5."/>
      <w:lvlJc w:val="left"/>
      <w:pPr>
        <w:ind w:left="3600" w:hanging="360"/>
      </w:pPr>
    </w:lvl>
    <w:lvl w:ilvl="5" w:tplc="C630C204">
      <w:start w:val="1"/>
      <w:numFmt w:val="lowerRoman"/>
      <w:lvlText w:val="%6."/>
      <w:lvlJc w:val="right"/>
      <w:pPr>
        <w:ind w:left="4320" w:hanging="180"/>
      </w:pPr>
    </w:lvl>
    <w:lvl w:ilvl="6" w:tplc="8C3E996E">
      <w:start w:val="1"/>
      <w:numFmt w:val="decimal"/>
      <w:lvlText w:val="%7."/>
      <w:lvlJc w:val="left"/>
      <w:pPr>
        <w:ind w:left="5040" w:hanging="360"/>
      </w:pPr>
    </w:lvl>
    <w:lvl w:ilvl="7" w:tplc="B260C1B8">
      <w:start w:val="1"/>
      <w:numFmt w:val="lowerLetter"/>
      <w:lvlText w:val="%8."/>
      <w:lvlJc w:val="left"/>
      <w:pPr>
        <w:ind w:left="5760" w:hanging="360"/>
      </w:pPr>
    </w:lvl>
    <w:lvl w:ilvl="8" w:tplc="58400622">
      <w:start w:val="1"/>
      <w:numFmt w:val="lowerRoman"/>
      <w:lvlText w:val="%9."/>
      <w:lvlJc w:val="right"/>
      <w:pPr>
        <w:ind w:left="6480" w:hanging="180"/>
      </w:pPr>
    </w:lvl>
  </w:abstractNum>
  <w:abstractNum w:abstractNumId="1" w15:restartNumberingAfterBreak="0">
    <w:nsid w:val="23D45138"/>
    <w:multiLevelType w:val="hybridMultilevel"/>
    <w:tmpl w:val="FFFFFFFF"/>
    <w:lvl w:ilvl="0" w:tplc="61B84F4A">
      <w:start w:val="1"/>
      <w:numFmt w:val="decimal"/>
      <w:lvlText w:val="%1."/>
      <w:lvlJc w:val="left"/>
      <w:pPr>
        <w:ind w:left="360" w:hanging="360"/>
      </w:pPr>
    </w:lvl>
    <w:lvl w:ilvl="1" w:tplc="458467A2">
      <w:start w:val="1"/>
      <w:numFmt w:val="lowerLetter"/>
      <w:lvlText w:val="%2."/>
      <w:lvlJc w:val="left"/>
      <w:pPr>
        <w:ind w:left="1080" w:hanging="360"/>
      </w:pPr>
    </w:lvl>
    <w:lvl w:ilvl="2" w:tplc="18D04DBC">
      <w:start w:val="1"/>
      <w:numFmt w:val="lowerRoman"/>
      <w:lvlText w:val="%3."/>
      <w:lvlJc w:val="right"/>
      <w:pPr>
        <w:ind w:left="1800" w:hanging="180"/>
      </w:pPr>
    </w:lvl>
    <w:lvl w:ilvl="3" w:tplc="B6D21CBE">
      <w:start w:val="1"/>
      <w:numFmt w:val="decimal"/>
      <w:lvlText w:val="%4."/>
      <w:lvlJc w:val="left"/>
      <w:pPr>
        <w:ind w:left="2520" w:hanging="360"/>
      </w:pPr>
    </w:lvl>
    <w:lvl w:ilvl="4" w:tplc="2E364760">
      <w:start w:val="1"/>
      <w:numFmt w:val="lowerLetter"/>
      <w:lvlText w:val="%5."/>
      <w:lvlJc w:val="left"/>
      <w:pPr>
        <w:ind w:left="3240" w:hanging="360"/>
      </w:pPr>
    </w:lvl>
    <w:lvl w:ilvl="5" w:tplc="9DF2CB12">
      <w:start w:val="1"/>
      <w:numFmt w:val="lowerRoman"/>
      <w:lvlText w:val="%6."/>
      <w:lvlJc w:val="right"/>
      <w:pPr>
        <w:ind w:left="3960" w:hanging="180"/>
      </w:pPr>
    </w:lvl>
    <w:lvl w:ilvl="6" w:tplc="194E3138">
      <w:start w:val="1"/>
      <w:numFmt w:val="decimal"/>
      <w:lvlText w:val="%7."/>
      <w:lvlJc w:val="left"/>
      <w:pPr>
        <w:ind w:left="4680" w:hanging="360"/>
      </w:pPr>
    </w:lvl>
    <w:lvl w:ilvl="7" w:tplc="B5DA09A8">
      <w:start w:val="1"/>
      <w:numFmt w:val="lowerLetter"/>
      <w:lvlText w:val="%8."/>
      <w:lvlJc w:val="left"/>
      <w:pPr>
        <w:ind w:left="5400" w:hanging="360"/>
      </w:pPr>
    </w:lvl>
    <w:lvl w:ilvl="8" w:tplc="ADC88006">
      <w:start w:val="1"/>
      <w:numFmt w:val="lowerRoman"/>
      <w:lvlText w:val="%9."/>
      <w:lvlJc w:val="right"/>
      <w:pPr>
        <w:ind w:left="6120" w:hanging="180"/>
      </w:pPr>
    </w:lvl>
  </w:abstractNum>
  <w:abstractNum w:abstractNumId="2" w15:restartNumberingAfterBreak="0">
    <w:nsid w:val="419EA614"/>
    <w:multiLevelType w:val="hybridMultilevel"/>
    <w:tmpl w:val="FFFFFFFF"/>
    <w:lvl w:ilvl="0" w:tplc="03D085EE">
      <w:start w:val="1"/>
      <w:numFmt w:val="decimal"/>
      <w:lvlText w:val="%1."/>
      <w:lvlJc w:val="left"/>
      <w:pPr>
        <w:ind w:left="720" w:hanging="360"/>
      </w:pPr>
    </w:lvl>
    <w:lvl w:ilvl="1" w:tplc="8B302842">
      <w:start w:val="1"/>
      <w:numFmt w:val="lowerLetter"/>
      <w:lvlText w:val="%2."/>
      <w:lvlJc w:val="left"/>
      <w:pPr>
        <w:ind w:left="1440" w:hanging="360"/>
      </w:pPr>
    </w:lvl>
    <w:lvl w:ilvl="2" w:tplc="B3CC438E">
      <w:start w:val="1"/>
      <w:numFmt w:val="lowerRoman"/>
      <w:lvlText w:val="%3."/>
      <w:lvlJc w:val="right"/>
      <w:pPr>
        <w:ind w:left="2160" w:hanging="180"/>
      </w:pPr>
    </w:lvl>
    <w:lvl w:ilvl="3" w:tplc="1CAA099E">
      <w:start w:val="1"/>
      <w:numFmt w:val="decimal"/>
      <w:lvlText w:val="%4."/>
      <w:lvlJc w:val="left"/>
      <w:pPr>
        <w:ind w:left="2880" w:hanging="360"/>
      </w:pPr>
    </w:lvl>
    <w:lvl w:ilvl="4" w:tplc="3ACE6DA0">
      <w:start w:val="1"/>
      <w:numFmt w:val="lowerLetter"/>
      <w:lvlText w:val="%5."/>
      <w:lvlJc w:val="left"/>
      <w:pPr>
        <w:ind w:left="3600" w:hanging="360"/>
      </w:pPr>
    </w:lvl>
    <w:lvl w:ilvl="5" w:tplc="17242A4E">
      <w:start w:val="1"/>
      <w:numFmt w:val="lowerRoman"/>
      <w:lvlText w:val="%6."/>
      <w:lvlJc w:val="right"/>
      <w:pPr>
        <w:ind w:left="4320" w:hanging="180"/>
      </w:pPr>
    </w:lvl>
    <w:lvl w:ilvl="6" w:tplc="68CCC5DA">
      <w:start w:val="1"/>
      <w:numFmt w:val="decimal"/>
      <w:lvlText w:val="%7."/>
      <w:lvlJc w:val="left"/>
      <w:pPr>
        <w:ind w:left="5040" w:hanging="360"/>
      </w:pPr>
    </w:lvl>
    <w:lvl w:ilvl="7" w:tplc="CB087928">
      <w:start w:val="1"/>
      <w:numFmt w:val="lowerLetter"/>
      <w:lvlText w:val="%8."/>
      <w:lvlJc w:val="left"/>
      <w:pPr>
        <w:ind w:left="5760" w:hanging="360"/>
      </w:pPr>
    </w:lvl>
    <w:lvl w:ilvl="8" w:tplc="845ACFBC">
      <w:start w:val="1"/>
      <w:numFmt w:val="lowerRoman"/>
      <w:lvlText w:val="%9."/>
      <w:lvlJc w:val="right"/>
      <w:pPr>
        <w:ind w:left="6480" w:hanging="180"/>
      </w:pPr>
    </w:lvl>
  </w:abstractNum>
  <w:num w:numId="1" w16cid:durableId="294719539">
    <w:abstractNumId w:val="1"/>
  </w:num>
  <w:num w:numId="2" w16cid:durableId="77025441">
    <w:abstractNumId w:val="0"/>
  </w:num>
  <w:num w:numId="3" w16cid:durableId="52390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685"/>
    <w:rsid w:val="00002DDD"/>
    <w:rsid w:val="000128E4"/>
    <w:rsid w:val="000133C0"/>
    <w:rsid w:val="00017DDE"/>
    <w:rsid w:val="00021CD9"/>
    <w:rsid w:val="00021FBB"/>
    <w:rsid w:val="000220B8"/>
    <w:rsid w:val="00023368"/>
    <w:rsid w:val="00024C9A"/>
    <w:rsid w:val="0002671C"/>
    <w:rsid w:val="00030205"/>
    <w:rsid w:val="00036087"/>
    <w:rsid w:val="00036C2F"/>
    <w:rsid w:val="000400FE"/>
    <w:rsid w:val="000409D1"/>
    <w:rsid w:val="000409D6"/>
    <w:rsid w:val="00050775"/>
    <w:rsid w:val="00052115"/>
    <w:rsid w:val="00057D0C"/>
    <w:rsid w:val="000601FE"/>
    <w:rsid w:val="0006237E"/>
    <w:rsid w:val="0006350F"/>
    <w:rsid w:val="000663CD"/>
    <w:rsid w:val="00066E4F"/>
    <w:rsid w:val="0007390D"/>
    <w:rsid w:val="0007755B"/>
    <w:rsid w:val="00081729"/>
    <w:rsid w:val="000838FF"/>
    <w:rsid w:val="00085E91"/>
    <w:rsid w:val="00090B24"/>
    <w:rsid w:val="000913E1"/>
    <w:rsid w:val="00092739"/>
    <w:rsid w:val="00092C53"/>
    <w:rsid w:val="0009415D"/>
    <w:rsid w:val="000A6A2F"/>
    <w:rsid w:val="000B0279"/>
    <w:rsid w:val="000B64BB"/>
    <w:rsid w:val="000C49FC"/>
    <w:rsid w:val="000D1AC8"/>
    <w:rsid w:val="000D4CD1"/>
    <w:rsid w:val="000D58BC"/>
    <w:rsid w:val="000D77C6"/>
    <w:rsid w:val="000D7C84"/>
    <w:rsid w:val="000E25C0"/>
    <w:rsid w:val="000F487D"/>
    <w:rsid w:val="000F776E"/>
    <w:rsid w:val="000F7D21"/>
    <w:rsid w:val="001026AC"/>
    <w:rsid w:val="00102E54"/>
    <w:rsid w:val="0010524B"/>
    <w:rsid w:val="00105E24"/>
    <w:rsid w:val="0011408B"/>
    <w:rsid w:val="001207EA"/>
    <w:rsid w:val="00121E40"/>
    <w:rsid w:val="0012329C"/>
    <w:rsid w:val="0012392A"/>
    <w:rsid w:val="00124419"/>
    <w:rsid w:val="001337C7"/>
    <w:rsid w:val="0014076F"/>
    <w:rsid w:val="00144C66"/>
    <w:rsid w:val="001563E5"/>
    <w:rsid w:val="00161114"/>
    <w:rsid w:val="001626A2"/>
    <w:rsid w:val="0016553A"/>
    <w:rsid w:val="001703B6"/>
    <w:rsid w:val="00172DDC"/>
    <w:rsid w:val="0017705D"/>
    <w:rsid w:val="001778F8"/>
    <w:rsid w:val="00181C4E"/>
    <w:rsid w:val="00181E85"/>
    <w:rsid w:val="00187617"/>
    <w:rsid w:val="001915EF"/>
    <w:rsid w:val="00192D40"/>
    <w:rsid w:val="001A0A2D"/>
    <w:rsid w:val="001A13C9"/>
    <w:rsid w:val="001A6EFB"/>
    <w:rsid w:val="001A7D4A"/>
    <w:rsid w:val="001B447F"/>
    <w:rsid w:val="001B5781"/>
    <w:rsid w:val="001B5F5B"/>
    <w:rsid w:val="001B7125"/>
    <w:rsid w:val="001C0F6F"/>
    <w:rsid w:val="001C1EBA"/>
    <w:rsid w:val="001C3031"/>
    <w:rsid w:val="001C3EE2"/>
    <w:rsid w:val="001D2969"/>
    <w:rsid w:val="001E2C14"/>
    <w:rsid w:val="001F78BC"/>
    <w:rsid w:val="00201BDD"/>
    <w:rsid w:val="002111FA"/>
    <w:rsid w:val="00213BA0"/>
    <w:rsid w:val="00221833"/>
    <w:rsid w:val="00222642"/>
    <w:rsid w:val="002265D2"/>
    <w:rsid w:val="0023388A"/>
    <w:rsid w:val="0023643B"/>
    <w:rsid w:val="002423FE"/>
    <w:rsid w:val="00244AAC"/>
    <w:rsid w:val="00244AF6"/>
    <w:rsid w:val="0024599D"/>
    <w:rsid w:val="002479D2"/>
    <w:rsid w:val="00252C14"/>
    <w:rsid w:val="00255783"/>
    <w:rsid w:val="0026124A"/>
    <w:rsid w:val="002612D5"/>
    <w:rsid w:val="0026428D"/>
    <w:rsid w:val="00264385"/>
    <w:rsid w:val="0026528D"/>
    <w:rsid w:val="0027229E"/>
    <w:rsid w:val="00273956"/>
    <w:rsid w:val="00275A83"/>
    <w:rsid w:val="00277D2F"/>
    <w:rsid w:val="00293B20"/>
    <w:rsid w:val="002A38CD"/>
    <w:rsid w:val="002A3ED0"/>
    <w:rsid w:val="002B1D93"/>
    <w:rsid w:val="002C010E"/>
    <w:rsid w:val="002C041A"/>
    <w:rsid w:val="002C0E59"/>
    <w:rsid w:val="002C3113"/>
    <w:rsid w:val="002C6F50"/>
    <w:rsid w:val="002C7D4D"/>
    <w:rsid w:val="002D2C57"/>
    <w:rsid w:val="002D3EF8"/>
    <w:rsid w:val="002E25BF"/>
    <w:rsid w:val="002E3DFF"/>
    <w:rsid w:val="002E583D"/>
    <w:rsid w:val="002E7A3C"/>
    <w:rsid w:val="002F5575"/>
    <w:rsid w:val="002F7F8D"/>
    <w:rsid w:val="00305253"/>
    <w:rsid w:val="0031198F"/>
    <w:rsid w:val="00311D92"/>
    <w:rsid w:val="00312BDF"/>
    <w:rsid w:val="003131AF"/>
    <w:rsid w:val="00315CF4"/>
    <w:rsid w:val="0032114D"/>
    <w:rsid w:val="00325387"/>
    <w:rsid w:val="003258EF"/>
    <w:rsid w:val="003273DA"/>
    <w:rsid w:val="003312B5"/>
    <w:rsid w:val="00336025"/>
    <w:rsid w:val="00337EAF"/>
    <w:rsid w:val="003405C0"/>
    <w:rsid w:val="0034455D"/>
    <w:rsid w:val="00346C9E"/>
    <w:rsid w:val="003512AA"/>
    <w:rsid w:val="00360181"/>
    <w:rsid w:val="00362ED5"/>
    <w:rsid w:val="00366F65"/>
    <w:rsid w:val="003674C2"/>
    <w:rsid w:val="00371859"/>
    <w:rsid w:val="00376909"/>
    <w:rsid w:val="0038037D"/>
    <w:rsid w:val="00384037"/>
    <w:rsid w:val="003854FA"/>
    <w:rsid w:val="00392308"/>
    <w:rsid w:val="00392D9B"/>
    <w:rsid w:val="00393DBE"/>
    <w:rsid w:val="003A1840"/>
    <w:rsid w:val="003B10CA"/>
    <w:rsid w:val="003B3CF4"/>
    <w:rsid w:val="003B7364"/>
    <w:rsid w:val="003C1C42"/>
    <w:rsid w:val="003C38DC"/>
    <w:rsid w:val="003C4FEC"/>
    <w:rsid w:val="003D0E8F"/>
    <w:rsid w:val="003D1466"/>
    <w:rsid w:val="003E2C58"/>
    <w:rsid w:val="003E68B4"/>
    <w:rsid w:val="003E7184"/>
    <w:rsid w:val="003E73BD"/>
    <w:rsid w:val="003E74DE"/>
    <w:rsid w:val="003F1A72"/>
    <w:rsid w:val="003F26AD"/>
    <w:rsid w:val="003F7F25"/>
    <w:rsid w:val="00400084"/>
    <w:rsid w:val="004040E7"/>
    <w:rsid w:val="00405220"/>
    <w:rsid w:val="004059A6"/>
    <w:rsid w:val="00410D97"/>
    <w:rsid w:val="00411A30"/>
    <w:rsid w:val="00411A72"/>
    <w:rsid w:val="00411FF9"/>
    <w:rsid w:val="004145B4"/>
    <w:rsid w:val="004223E8"/>
    <w:rsid w:val="0043434F"/>
    <w:rsid w:val="00436AF1"/>
    <w:rsid w:val="004375B4"/>
    <w:rsid w:val="00441EF8"/>
    <w:rsid w:val="0044536A"/>
    <w:rsid w:val="00447772"/>
    <w:rsid w:val="00453330"/>
    <w:rsid w:val="00453E6C"/>
    <w:rsid w:val="0045417C"/>
    <w:rsid w:val="00456333"/>
    <w:rsid w:val="00460797"/>
    <w:rsid w:val="00464560"/>
    <w:rsid w:val="004716DC"/>
    <w:rsid w:val="004740BC"/>
    <w:rsid w:val="00476D40"/>
    <w:rsid w:val="0047740A"/>
    <w:rsid w:val="00477B3E"/>
    <w:rsid w:val="00481014"/>
    <w:rsid w:val="00493674"/>
    <w:rsid w:val="004960F2"/>
    <w:rsid w:val="004A077F"/>
    <w:rsid w:val="004A148C"/>
    <w:rsid w:val="004A2838"/>
    <w:rsid w:val="004A55A0"/>
    <w:rsid w:val="004A68A4"/>
    <w:rsid w:val="004B111B"/>
    <w:rsid w:val="004B3B1D"/>
    <w:rsid w:val="004C29CB"/>
    <w:rsid w:val="004C36C9"/>
    <w:rsid w:val="004C62E8"/>
    <w:rsid w:val="004D48CA"/>
    <w:rsid w:val="004E0750"/>
    <w:rsid w:val="004F2D55"/>
    <w:rsid w:val="004F6B82"/>
    <w:rsid w:val="005050C1"/>
    <w:rsid w:val="0050776E"/>
    <w:rsid w:val="0051133A"/>
    <w:rsid w:val="00511CFF"/>
    <w:rsid w:val="0051703E"/>
    <w:rsid w:val="0052160D"/>
    <w:rsid w:val="005230DE"/>
    <w:rsid w:val="0052576E"/>
    <w:rsid w:val="0052746A"/>
    <w:rsid w:val="00537310"/>
    <w:rsid w:val="00547E3A"/>
    <w:rsid w:val="00552201"/>
    <w:rsid w:val="005605AC"/>
    <w:rsid w:val="00560A28"/>
    <w:rsid w:val="00562746"/>
    <w:rsid w:val="00564B35"/>
    <w:rsid w:val="00566580"/>
    <w:rsid w:val="00567406"/>
    <w:rsid w:val="005762A7"/>
    <w:rsid w:val="00577FDA"/>
    <w:rsid w:val="00580F2B"/>
    <w:rsid w:val="00581607"/>
    <w:rsid w:val="00583E90"/>
    <w:rsid w:val="005907C3"/>
    <w:rsid w:val="00590E7B"/>
    <w:rsid w:val="00591141"/>
    <w:rsid w:val="005915BB"/>
    <w:rsid w:val="005943CB"/>
    <w:rsid w:val="005A0964"/>
    <w:rsid w:val="005A0B48"/>
    <w:rsid w:val="005A1213"/>
    <w:rsid w:val="005A22F3"/>
    <w:rsid w:val="005A2FC4"/>
    <w:rsid w:val="005A6D28"/>
    <w:rsid w:val="005B1314"/>
    <w:rsid w:val="005C03DD"/>
    <w:rsid w:val="005C064B"/>
    <w:rsid w:val="005C2256"/>
    <w:rsid w:val="005C3345"/>
    <w:rsid w:val="005C45A4"/>
    <w:rsid w:val="005D2323"/>
    <w:rsid w:val="005D2ED6"/>
    <w:rsid w:val="005D6E4B"/>
    <w:rsid w:val="005D7583"/>
    <w:rsid w:val="005E10C5"/>
    <w:rsid w:val="005E3FCB"/>
    <w:rsid w:val="005E446A"/>
    <w:rsid w:val="005E61BC"/>
    <w:rsid w:val="005E6B5C"/>
    <w:rsid w:val="005E73A2"/>
    <w:rsid w:val="005E7610"/>
    <w:rsid w:val="005F1C13"/>
    <w:rsid w:val="00602862"/>
    <w:rsid w:val="0060326E"/>
    <w:rsid w:val="00613547"/>
    <w:rsid w:val="0061746B"/>
    <w:rsid w:val="00624061"/>
    <w:rsid w:val="006307D0"/>
    <w:rsid w:val="006319AA"/>
    <w:rsid w:val="006339DA"/>
    <w:rsid w:val="00633DF3"/>
    <w:rsid w:val="00634729"/>
    <w:rsid w:val="00637551"/>
    <w:rsid w:val="006441B4"/>
    <w:rsid w:val="006486CC"/>
    <w:rsid w:val="00662CBC"/>
    <w:rsid w:val="006635D5"/>
    <w:rsid w:val="00667265"/>
    <w:rsid w:val="0067099C"/>
    <w:rsid w:val="00671C57"/>
    <w:rsid w:val="00684080"/>
    <w:rsid w:val="00686073"/>
    <w:rsid w:val="006868DB"/>
    <w:rsid w:val="006904D9"/>
    <w:rsid w:val="006A0722"/>
    <w:rsid w:val="006A2455"/>
    <w:rsid w:val="006B42E2"/>
    <w:rsid w:val="006B4914"/>
    <w:rsid w:val="006B4C3A"/>
    <w:rsid w:val="006C4A31"/>
    <w:rsid w:val="006D31ED"/>
    <w:rsid w:val="006D5A09"/>
    <w:rsid w:val="006D5E08"/>
    <w:rsid w:val="006E0BA6"/>
    <w:rsid w:val="006E7E1A"/>
    <w:rsid w:val="006F31E2"/>
    <w:rsid w:val="0070045B"/>
    <w:rsid w:val="0070074A"/>
    <w:rsid w:val="007072E4"/>
    <w:rsid w:val="007131C5"/>
    <w:rsid w:val="00713E34"/>
    <w:rsid w:val="00714FE0"/>
    <w:rsid w:val="0072039A"/>
    <w:rsid w:val="007232EC"/>
    <w:rsid w:val="00726092"/>
    <w:rsid w:val="007340A6"/>
    <w:rsid w:val="007342DF"/>
    <w:rsid w:val="00736926"/>
    <w:rsid w:val="00743D19"/>
    <w:rsid w:val="007476A3"/>
    <w:rsid w:val="00752868"/>
    <w:rsid w:val="00752EEB"/>
    <w:rsid w:val="007561AC"/>
    <w:rsid w:val="00757A20"/>
    <w:rsid w:val="00757D24"/>
    <w:rsid w:val="00764DDC"/>
    <w:rsid w:val="0076582F"/>
    <w:rsid w:val="00765BBF"/>
    <w:rsid w:val="007673F4"/>
    <w:rsid w:val="00770C8A"/>
    <w:rsid w:val="00774D25"/>
    <w:rsid w:val="0077565D"/>
    <w:rsid w:val="00776095"/>
    <w:rsid w:val="00780F19"/>
    <w:rsid w:val="00781743"/>
    <w:rsid w:val="00786CC0"/>
    <w:rsid w:val="00790E5E"/>
    <w:rsid w:val="007953CE"/>
    <w:rsid w:val="00795D8A"/>
    <w:rsid w:val="00796721"/>
    <w:rsid w:val="007A6B48"/>
    <w:rsid w:val="007B45DC"/>
    <w:rsid w:val="007B634B"/>
    <w:rsid w:val="007C1905"/>
    <w:rsid w:val="007C26A7"/>
    <w:rsid w:val="007D0DFF"/>
    <w:rsid w:val="007D1514"/>
    <w:rsid w:val="007D32C9"/>
    <w:rsid w:val="007D590E"/>
    <w:rsid w:val="007D5C50"/>
    <w:rsid w:val="007D64D2"/>
    <w:rsid w:val="007D67DD"/>
    <w:rsid w:val="007D6F76"/>
    <w:rsid w:val="007E165A"/>
    <w:rsid w:val="007E17BC"/>
    <w:rsid w:val="0080004D"/>
    <w:rsid w:val="00803214"/>
    <w:rsid w:val="00810015"/>
    <w:rsid w:val="008107E8"/>
    <w:rsid w:val="0081163F"/>
    <w:rsid w:val="008135BE"/>
    <w:rsid w:val="0081668E"/>
    <w:rsid w:val="00816B50"/>
    <w:rsid w:val="0082058D"/>
    <w:rsid w:val="00820BAE"/>
    <w:rsid w:val="008232DF"/>
    <w:rsid w:val="008259A0"/>
    <w:rsid w:val="00827484"/>
    <w:rsid w:val="00832062"/>
    <w:rsid w:val="00833886"/>
    <w:rsid w:val="0085326D"/>
    <w:rsid w:val="00856386"/>
    <w:rsid w:val="008566FA"/>
    <w:rsid w:val="00857096"/>
    <w:rsid w:val="00860EA6"/>
    <w:rsid w:val="008708D6"/>
    <w:rsid w:val="0087409B"/>
    <w:rsid w:val="008754F7"/>
    <w:rsid w:val="008802C9"/>
    <w:rsid w:val="00883E49"/>
    <w:rsid w:val="00886C05"/>
    <w:rsid w:val="008902F9"/>
    <w:rsid w:val="00890FD5"/>
    <w:rsid w:val="00891DCA"/>
    <w:rsid w:val="00893CE8"/>
    <w:rsid w:val="008A2F41"/>
    <w:rsid w:val="008A52BC"/>
    <w:rsid w:val="008A73D1"/>
    <w:rsid w:val="008B2110"/>
    <w:rsid w:val="008B2951"/>
    <w:rsid w:val="008B3D55"/>
    <w:rsid w:val="008C15F9"/>
    <w:rsid w:val="008C19C4"/>
    <w:rsid w:val="008C67A8"/>
    <w:rsid w:val="008D0454"/>
    <w:rsid w:val="008D30A7"/>
    <w:rsid w:val="008F0BA1"/>
    <w:rsid w:val="008F523A"/>
    <w:rsid w:val="009013B0"/>
    <w:rsid w:val="009037BB"/>
    <w:rsid w:val="0091480C"/>
    <w:rsid w:val="00922749"/>
    <w:rsid w:val="00922BFA"/>
    <w:rsid w:val="00931CCF"/>
    <w:rsid w:val="00951E66"/>
    <w:rsid w:val="009537B4"/>
    <w:rsid w:val="0095402A"/>
    <w:rsid w:val="00955B00"/>
    <w:rsid w:val="009644F2"/>
    <w:rsid w:val="00965F6E"/>
    <w:rsid w:val="00975685"/>
    <w:rsid w:val="00976B05"/>
    <w:rsid w:val="009818E0"/>
    <w:rsid w:val="00981985"/>
    <w:rsid w:val="009909E3"/>
    <w:rsid w:val="00992284"/>
    <w:rsid w:val="00993685"/>
    <w:rsid w:val="00997D27"/>
    <w:rsid w:val="009A2389"/>
    <w:rsid w:val="009A3DF1"/>
    <w:rsid w:val="009A6F75"/>
    <w:rsid w:val="009A7D34"/>
    <w:rsid w:val="009B4E82"/>
    <w:rsid w:val="009C0A4E"/>
    <w:rsid w:val="009C2D94"/>
    <w:rsid w:val="009C5E1F"/>
    <w:rsid w:val="009C72BA"/>
    <w:rsid w:val="009C77D0"/>
    <w:rsid w:val="009C7BD6"/>
    <w:rsid w:val="009E06EC"/>
    <w:rsid w:val="009E0CCE"/>
    <w:rsid w:val="009E0EE8"/>
    <w:rsid w:val="009E236F"/>
    <w:rsid w:val="009E2BFB"/>
    <w:rsid w:val="009E3D35"/>
    <w:rsid w:val="009F1A84"/>
    <w:rsid w:val="009F4DB5"/>
    <w:rsid w:val="009F57C3"/>
    <w:rsid w:val="009F6BFB"/>
    <w:rsid w:val="009F702A"/>
    <w:rsid w:val="009F7508"/>
    <w:rsid w:val="00A00AB6"/>
    <w:rsid w:val="00A07691"/>
    <w:rsid w:val="00A121D0"/>
    <w:rsid w:val="00A13046"/>
    <w:rsid w:val="00A202AE"/>
    <w:rsid w:val="00A21E49"/>
    <w:rsid w:val="00A21ECC"/>
    <w:rsid w:val="00A318AC"/>
    <w:rsid w:val="00A36029"/>
    <w:rsid w:val="00A363CA"/>
    <w:rsid w:val="00A40DB0"/>
    <w:rsid w:val="00A414E7"/>
    <w:rsid w:val="00A46323"/>
    <w:rsid w:val="00A6009C"/>
    <w:rsid w:val="00A75FB5"/>
    <w:rsid w:val="00A77791"/>
    <w:rsid w:val="00A77ED9"/>
    <w:rsid w:val="00A860B7"/>
    <w:rsid w:val="00A8749E"/>
    <w:rsid w:val="00A9407A"/>
    <w:rsid w:val="00A94BB7"/>
    <w:rsid w:val="00AA5AD3"/>
    <w:rsid w:val="00AA7D0A"/>
    <w:rsid w:val="00AB238A"/>
    <w:rsid w:val="00AB363A"/>
    <w:rsid w:val="00AB49AB"/>
    <w:rsid w:val="00AB62D9"/>
    <w:rsid w:val="00AB6892"/>
    <w:rsid w:val="00AB70C2"/>
    <w:rsid w:val="00AD1CA5"/>
    <w:rsid w:val="00AD3670"/>
    <w:rsid w:val="00AD48E2"/>
    <w:rsid w:val="00AD5B11"/>
    <w:rsid w:val="00AE0A4B"/>
    <w:rsid w:val="00AE519B"/>
    <w:rsid w:val="00AF44E3"/>
    <w:rsid w:val="00B011B5"/>
    <w:rsid w:val="00B01827"/>
    <w:rsid w:val="00B0437E"/>
    <w:rsid w:val="00B0656B"/>
    <w:rsid w:val="00B06C6D"/>
    <w:rsid w:val="00B06E46"/>
    <w:rsid w:val="00B107CF"/>
    <w:rsid w:val="00B11A9E"/>
    <w:rsid w:val="00B142C0"/>
    <w:rsid w:val="00B17D90"/>
    <w:rsid w:val="00B23A66"/>
    <w:rsid w:val="00B31235"/>
    <w:rsid w:val="00B405A0"/>
    <w:rsid w:val="00B43835"/>
    <w:rsid w:val="00B4780D"/>
    <w:rsid w:val="00B60FB4"/>
    <w:rsid w:val="00B63F42"/>
    <w:rsid w:val="00B665AF"/>
    <w:rsid w:val="00B67A0F"/>
    <w:rsid w:val="00B7694F"/>
    <w:rsid w:val="00B93D5E"/>
    <w:rsid w:val="00BA1DA4"/>
    <w:rsid w:val="00BA1F2E"/>
    <w:rsid w:val="00BA339A"/>
    <w:rsid w:val="00BA7AF3"/>
    <w:rsid w:val="00BB1BA6"/>
    <w:rsid w:val="00BB28AD"/>
    <w:rsid w:val="00BD5A48"/>
    <w:rsid w:val="00BE1860"/>
    <w:rsid w:val="00BF1292"/>
    <w:rsid w:val="00BF1D3E"/>
    <w:rsid w:val="00BF315F"/>
    <w:rsid w:val="00BF3BAF"/>
    <w:rsid w:val="00BF5ED2"/>
    <w:rsid w:val="00BF7FD7"/>
    <w:rsid w:val="00C01C77"/>
    <w:rsid w:val="00C038FB"/>
    <w:rsid w:val="00C05C6A"/>
    <w:rsid w:val="00C07E41"/>
    <w:rsid w:val="00C14656"/>
    <w:rsid w:val="00C16CB5"/>
    <w:rsid w:val="00C24652"/>
    <w:rsid w:val="00C32243"/>
    <w:rsid w:val="00C36EAD"/>
    <w:rsid w:val="00C37F93"/>
    <w:rsid w:val="00C40316"/>
    <w:rsid w:val="00C4248B"/>
    <w:rsid w:val="00C456C0"/>
    <w:rsid w:val="00C45A9B"/>
    <w:rsid w:val="00C52505"/>
    <w:rsid w:val="00C54F6A"/>
    <w:rsid w:val="00C54F9E"/>
    <w:rsid w:val="00C561E1"/>
    <w:rsid w:val="00C611EF"/>
    <w:rsid w:val="00C61D50"/>
    <w:rsid w:val="00C635DC"/>
    <w:rsid w:val="00C6732F"/>
    <w:rsid w:val="00C72F72"/>
    <w:rsid w:val="00C765FC"/>
    <w:rsid w:val="00C7771E"/>
    <w:rsid w:val="00C810E4"/>
    <w:rsid w:val="00C8363E"/>
    <w:rsid w:val="00C8470B"/>
    <w:rsid w:val="00C84CB3"/>
    <w:rsid w:val="00C92E63"/>
    <w:rsid w:val="00C95725"/>
    <w:rsid w:val="00C96321"/>
    <w:rsid w:val="00CA10F1"/>
    <w:rsid w:val="00CA4F1D"/>
    <w:rsid w:val="00CA5A9A"/>
    <w:rsid w:val="00CA7987"/>
    <w:rsid w:val="00CB1364"/>
    <w:rsid w:val="00CB3C52"/>
    <w:rsid w:val="00CB53E6"/>
    <w:rsid w:val="00CC125B"/>
    <w:rsid w:val="00CC4144"/>
    <w:rsid w:val="00CD2228"/>
    <w:rsid w:val="00CD2610"/>
    <w:rsid w:val="00CD4A3A"/>
    <w:rsid w:val="00CD5314"/>
    <w:rsid w:val="00CD7A97"/>
    <w:rsid w:val="00CE73E0"/>
    <w:rsid w:val="00D0078A"/>
    <w:rsid w:val="00D05146"/>
    <w:rsid w:val="00D06A2D"/>
    <w:rsid w:val="00D118AD"/>
    <w:rsid w:val="00D15553"/>
    <w:rsid w:val="00D16A60"/>
    <w:rsid w:val="00D232DF"/>
    <w:rsid w:val="00D251E8"/>
    <w:rsid w:val="00D31434"/>
    <w:rsid w:val="00D3495A"/>
    <w:rsid w:val="00D3688D"/>
    <w:rsid w:val="00D42AAC"/>
    <w:rsid w:val="00D50615"/>
    <w:rsid w:val="00D566F2"/>
    <w:rsid w:val="00D614B5"/>
    <w:rsid w:val="00D61931"/>
    <w:rsid w:val="00D61F51"/>
    <w:rsid w:val="00D6223D"/>
    <w:rsid w:val="00D63DBC"/>
    <w:rsid w:val="00D64E18"/>
    <w:rsid w:val="00D66985"/>
    <w:rsid w:val="00D71B99"/>
    <w:rsid w:val="00D75A19"/>
    <w:rsid w:val="00D75DA1"/>
    <w:rsid w:val="00D85820"/>
    <w:rsid w:val="00D858CF"/>
    <w:rsid w:val="00D87DC5"/>
    <w:rsid w:val="00D901C7"/>
    <w:rsid w:val="00D905DD"/>
    <w:rsid w:val="00D91206"/>
    <w:rsid w:val="00D9407A"/>
    <w:rsid w:val="00DA1BD2"/>
    <w:rsid w:val="00DA2FA4"/>
    <w:rsid w:val="00DA47A5"/>
    <w:rsid w:val="00DD0F9E"/>
    <w:rsid w:val="00DD1961"/>
    <w:rsid w:val="00DD1A68"/>
    <w:rsid w:val="00DD5140"/>
    <w:rsid w:val="00DD5819"/>
    <w:rsid w:val="00DD7E03"/>
    <w:rsid w:val="00DE26F7"/>
    <w:rsid w:val="00DE38DE"/>
    <w:rsid w:val="00DE5D87"/>
    <w:rsid w:val="00DF09C5"/>
    <w:rsid w:val="00DF54E2"/>
    <w:rsid w:val="00DF7917"/>
    <w:rsid w:val="00E07EB7"/>
    <w:rsid w:val="00E134CF"/>
    <w:rsid w:val="00E14B4B"/>
    <w:rsid w:val="00E15278"/>
    <w:rsid w:val="00E16ECF"/>
    <w:rsid w:val="00E2521A"/>
    <w:rsid w:val="00E27D80"/>
    <w:rsid w:val="00E31319"/>
    <w:rsid w:val="00E33038"/>
    <w:rsid w:val="00E35600"/>
    <w:rsid w:val="00E370FC"/>
    <w:rsid w:val="00E41D91"/>
    <w:rsid w:val="00E45EF6"/>
    <w:rsid w:val="00E46484"/>
    <w:rsid w:val="00E46F64"/>
    <w:rsid w:val="00E558F9"/>
    <w:rsid w:val="00E60EB1"/>
    <w:rsid w:val="00E62B81"/>
    <w:rsid w:val="00E6361A"/>
    <w:rsid w:val="00E70579"/>
    <w:rsid w:val="00E73A81"/>
    <w:rsid w:val="00E73BF2"/>
    <w:rsid w:val="00E74B58"/>
    <w:rsid w:val="00E74F7D"/>
    <w:rsid w:val="00E75A82"/>
    <w:rsid w:val="00E76D18"/>
    <w:rsid w:val="00E8054E"/>
    <w:rsid w:val="00E84708"/>
    <w:rsid w:val="00E84B49"/>
    <w:rsid w:val="00E852A7"/>
    <w:rsid w:val="00E914B3"/>
    <w:rsid w:val="00EA0A4F"/>
    <w:rsid w:val="00EA51C9"/>
    <w:rsid w:val="00EA6958"/>
    <w:rsid w:val="00EA7928"/>
    <w:rsid w:val="00EC019A"/>
    <w:rsid w:val="00EC11EE"/>
    <w:rsid w:val="00EC1916"/>
    <w:rsid w:val="00EC4274"/>
    <w:rsid w:val="00EC7D39"/>
    <w:rsid w:val="00EE0D74"/>
    <w:rsid w:val="00EE5215"/>
    <w:rsid w:val="00EE5B43"/>
    <w:rsid w:val="00EF1010"/>
    <w:rsid w:val="00EF3520"/>
    <w:rsid w:val="00EF4731"/>
    <w:rsid w:val="00EF6C3F"/>
    <w:rsid w:val="00F00AD7"/>
    <w:rsid w:val="00F015FC"/>
    <w:rsid w:val="00F02F33"/>
    <w:rsid w:val="00F05EFD"/>
    <w:rsid w:val="00F10ECA"/>
    <w:rsid w:val="00F1313D"/>
    <w:rsid w:val="00F154A4"/>
    <w:rsid w:val="00F227FC"/>
    <w:rsid w:val="00F26B99"/>
    <w:rsid w:val="00F36E34"/>
    <w:rsid w:val="00F3714F"/>
    <w:rsid w:val="00F44E01"/>
    <w:rsid w:val="00F5073C"/>
    <w:rsid w:val="00F530B0"/>
    <w:rsid w:val="00F53BDD"/>
    <w:rsid w:val="00F56C96"/>
    <w:rsid w:val="00F721C3"/>
    <w:rsid w:val="00F80FB4"/>
    <w:rsid w:val="00F82D45"/>
    <w:rsid w:val="00F83BC5"/>
    <w:rsid w:val="00F84B32"/>
    <w:rsid w:val="00F866A8"/>
    <w:rsid w:val="00F871AB"/>
    <w:rsid w:val="00F9027F"/>
    <w:rsid w:val="00F943C0"/>
    <w:rsid w:val="00F952E6"/>
    <w:rsid w:val="00FA0935"/>
    <w:rsid w:val="00FB3969"/>
    <w:rsid w:val="00FC0749"/>
    <w:rsid w:val="00FC312F"/>
    <w:rsid w:val="00FD3A5E"/>
    <w:rsid w:val="00FD61E8"/>
    <w:rsid w:val="00FD682F"/>
    <w:rsid w:val="00FD7BAB"/>
    <w:rsid w:val="00FD7E6C"/>
    <w:rsid w:val="00FE0D6B"/>
    <w:rsid w:val="00FE1BC3"/>
    <w:rsid w:val="00FE3E75"/>
    <w:rsid w:val="00FE5D64"/>
    <w:rsid w:val="00FE5DBE"/>
    <w:rsid w:val="00FF47A7"/>
    <w:rsid w:val="01AC4B1B"/>
    <w:rsid w:val="0300945F"/>
    <w:rsid w:val="0341B383"/>
    <w:rsid w:val="037B1A62"/>
    <w:rsid w:val="0389F25C"/>
    <w:rsid w:val="038FE544"/>
    <w:rsid w:val="04BD054E"/>
    <w:rsid w:val="053AEC30"/>
    <w:rsid w:val="055E2730"/>
    <w:rsid w:val="07FC1FF4"/>
    <w:rsid w:val="08A5855E"/>
    <w:rsid w:val="08E52760"/>
    <w:rsid w:val="097DE38E"/>
    <w:rsid w:val="09862515"/>
    <w:rsid w:val="09865E61"/>
    <w:rsid w:val="0A68205B"/>
    <w:rsid w:val="0B8A657F"/>
    <w:rsid w:val="0B99AF7D"/>
    <w:rsid w:val="0C36D9F8"/>
    <w:rsid w:val="0C81485D"/>
    <w:rsid w:val="0D3A20B8"/>
    <w:rsid w:val="0E3977E4"/>
    <w:rsid w:val="0F0F3A08"/>
    <w:rsid w:val="104AA351"/>
    <w:rsid w:val="11A51D01"/>
    <w:rsid w:val="11B46B5F"/>
    <w:rsid w:val="11E40D95"/>
    <w:rsid w:val="122951B5"/>
    <w:rsid w:val="129B4816"/>
    <w:rsid w:val="1329FAB7"/>
    <w:rsid w:val="14F9E809"/>
    <w:rsid w:val="14FCEF66"/>
    <w:rsid w:val="1584C65B"/>
    <w:rsid w:val="184F71A9"/>
    <w:rsid w:val="187199BC"/>
    <w:rsid w:val="1CD8F015"/>
    <w:rsid w:val="1CEB240D"/>
    <w:rsid w:val="1F930FC1"/>
    <w:rsid w:val="1FAB5D1C"/>
    <w:rsid w:val="1FEFD725"/>
    <w:rsid w:val="218CEF29"/>
    <w:rsid w:val="22759DDB"/>
    <w:rsid w:val="24FC2D50"/>
    <w:rsid w:val="252F1258"/>
    <w:rsid w:val="25E6D794"/>
    <w:rsid w:val="266F8DF2"/>
    <w:rsid w:val="272AC78D"/>
    <w:rsid w:val="27E17589"/>
    <w:rsid w:val="2A18DED8"/>
    <w:rsid w:val="2A4C8BF9"/>
    <w:rsid w:val="2A4D0A08"/>
    <w:rsid w:val="2AAFDA89"/>
    <w:rsid w:val="2E498895"/>
    <w:rsid w:val="2E557C35"/>
    <w:rsid w:val="2FA5E82D"/>
    <w:rsid w:val="30E4E2A0"/>
    <w:rsid w:val="30EDC3D2"/>
    <w:rsid w:val="311A5C7B"/>
    <w:rsid w:val="31DE487F"/>
    <w:rsid w:val="31F3560E"/>
    <w:rsid w:val="3235B993"/>
    <w:rsid w:val="32510832"/>
    <w:rsid w:val="34AC8EE1"/>
    <w:rsid w:val="350E27B7"/>
    <w:rsid w:val="3573A04F"/>
    <w:rsid w:val="36ACD70C"/>
    <w:rsid w:val="390D1A0F"/>
    <w:rsid w:val="3953B7CD"/>
    <w:rsid w:val="398F109A"/>
    <w:rsid w:val="3AAFC05C"/>
    <w:rsid w:val="3D2A6918"/>
    <w:rsid w:val="3DBF0615"/>
    <w:rsid w:val="3E06E6B4"/>
    <w:rsid w:val="3F7F73E4"/>
    <w:rsid w:val="3FDD53CE"/>
    <w:rsid w:val="404FBA0E"/>
    <w:rsid w:val="40633B72"/>
    <w:rsid w:val="414B7809"/>
    <w:rsid w:val="41A6EFC5"/>
    <w:rsid w:val="41F3B733"/>
    <w:rsid w:val="4223D1E6"/>
    <w:rsid w:val="42558962"/>
    <w:rsid w:val="426EBAD4"/>
    <w:rsid w:val="42CE069F"/>
    <w:rsid w:val="4352B842"/>
    <w:rsid w:val="438392B5"/>
    <w:rsid w:val="43E36E21"/>
    <w:rsid w:val="44C75C42"/>
    <w:rsid w:val="482D8920"/>
    <w:rsid w:val="48729AA7"/>
    <w:rsid w:val="49E16AE4"/>
    <w:rsid w:val="4ABE54B1"/>
    <w:rsid w:val="4BB7EEB3"/>
    <w:rsid w:val="4C6968B9"/>
    <w:rsid w:val="4DB21A12"/>
    <w:rsid w:val="4E805D4C"/>
    <w:rsid w:val="4FA1F2C0"/>
    <w:rsid w:val="501CD595"/>
    <w:rsid w:val="505E0CE8"/>
    <w:rsid w:val="5090DB62"/>
    <w:rsid w:val="56788A0E"/>
    <w:rsid w:val="57BB7EB3"/>
    <w:rsid w:val="57C663B9"/>
    <w:rsid w:val="57DF3D5C"/>
    <w:rsid w:val="58220E6F"/>
    <w:rsid w:val="599B7D25"/>
    <w:rsid w:val="5B246FBB"/>
    <w:rsid w:val="5B591574"/>
    <w:rsid w:val="5E763BA4"/>
    <w:rsid w:val="5F3346BD"/>
    <w:rsid w:val="5FBA3461"/>
    <w:rsid w:val="6325374F"/>
    <w:rsid w:val="63C74EA3"/>
    <w:rsid w:val="63E219FA"/>
    <w:rsid w:val="64B87A4A"/>
    <w:rsid w:val="65312C24"/>
    <w:rsid w:val="658E0DE1"/>
    <w:rsid w:val="66DCE5C9"/>
    <w:rsid w:val="672523D2"/>
    <w:rsid w:val="693406E2"/>
    <w:rsid w:val="6B3C4CB0"/>
    <w:rsid w:val="6C9B09E6"/>
    <w:rsid w:val="6CCFF0A5"/>
    <w:rsid w:val="6E3F0758"/>
    <w:rsid w:val="6E87062B"/>
    <w:rsid w:val="6ED0BE98"/>
    <w:rsid w:val="6EDD87DB"/>
    <w:rsid w:val="6FE56989"/>
    <w:rsid w:val="706F81A2"/>
    <w:rsid w:val="70E4B2F7"/>
    <w:rsid w:val="7224BAB6"/>
    <w:rsid w:val="73BADDF2"/>
    <w:rsid w:val="740DD9C1"/>
    <w:rsid w:val="7502DCDE"/>
    <w:rsid w:val="7766F33A"/>
    <w:rsid w:val="78F6AAA8"/>
    <w:rsid w:val="793AC360"/>
    <w:rsid w:val="79505B49"/>
    <w:rsid w:val="7A5501EB"/>
    <w:rsid w:val="7BF85BD9"/>
    <w:rsid w:val="7D4F11AB"/>
    <w:rsid w:val="7D9AAEE3"/>
    <w:rsid w:val="7DBF52F9"/>
    <w:rsid w:val="7DFDE573"/>
    <w:rsid w:val="7E49166D"/>
    <w:rsid w:val="7E64C65D"/>
    <w:rsid w:val="7ED0A49A"/>
    <w:rsid w:val="7EF324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C053"/>
  <w15:chartTrackingRefBased/>
  <w15:docId w15:val="{AFDD405E-7AB3-44F3-902B-1E9B50AA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A7"/>
    <w:pPr>
      <w:jc w:val="both"/>
      <w:pPrChange w:id="0" w:author="Vlado Sruk" w:date="2026-06-17T11:59:00Z">
        <w:pPr>
          <w:spacing w:after="160" w:line="278" w:lineRule="auto"/>
        </w:pPr>
      </w:pPrChange>
    </w:pPr>
    <w:rPr>
      <w:rPrChange w:id="0" w:author="Vlado Sruk" w:date="2026-06-17T11:59: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975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5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5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685"/>
    <w:rPr>
      <w:rFonts w:eastAsiaTheme="majorEastAsia" w:cstheme="majorBidi"/>
      <w:color w:val="272727" w:themeColor="text1" w:themeTint="D8"/>
    </w:rPr>
  </w:style>
  <w:style w:type="paragraph" w:styleId="Title">
    <w:name w:val="Title"/>
    <w:basedOn w:val="Normal"/>
    <w:next w:val="Normal"/>
    <w:link w:val="TitleChar"/>
    <w:uiPriority w:val="10"/>
    <w:qFormat/>
    <w:rsid w:val="00975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685"/>
    <w:pPr>
      <w:spacing w:before="160"/>
      <w:jc w:val="center"/>
    </w:pPr>
    <w:rPr>
      <w:i/>
      <w:iCs/>
      <w:color w:val="404040" w:themeColor="text1" w:themeTint="BF"/>
    </w:rPr>
  </w:style>
  <w:style w:type="character" w:customStyle="1" w:styleId="QuoteChar">
    <w:name w:val="Quote Char"/>
    <w:basedOn w:val="DefaultParagraphFont"/>
    <w:link w:val="Quote"/>
    <w:uiPriority w:val="29"/>
    <w:rsid w:val="00975685"/>
    <w:rPr>
      <w:i/>
      <w:iCs/>
      <w:color w:val="404040" w:themeColor="text1" w:themeTint="BF"/>
    </w:rPr>
  </w:style>
  <w:style w:type="paragraph" w:styleId="ListParagraph">
    <w:name w:val="List Paragraph"/>
    <w:basedOn w:val="Normal"/>
    <w:uiPriority w:val="34"/>
    <w:qFormat/>
    <w:rsid w:val="00975685"/>
    <w:pPr>
      <w:ind w:left="720"/>
      <w:contextualSpacing/>
    </w:pPr>
  </w:style>
  <w:style w:type="character" w:styleId="IntenseEmphasis">
    <w:name w:val="Intense Emphasis"/>
    <w:basedOn w:val="DefaultParagraphFont"/>
    <w:uiPriority w:val="21"/>
    <w:qFormat/>
    <w:rsid w:val="00975685"/>
    <w:rPr>
      <w:i/>
      <w:iCs/>
      <w:color w:val="0F4761" w:themeColor="accent1" w:themeShade="BF"/>
    </w:rPr>
  </w:style>
  <w:style w:type="paragraph" w:styleId="IntenseQuote">
    <w:name w:val="Intense Quote"/>
    <w:basedOn w:val="Normal"/>
    <w:next w:val="Normal"/>
    <w:link w:val="IntenseQuoteChar"/>
    <w:uiPriority w:val="30"/>
    <w:qFormat/>
    <w:rsid w:val="00975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685"/>
    <w:rPr>
      <w:i/>
      <w:iCs/>
      <w:color w:val="0F4761" w:themeColor="accent1" w:themeShade="BF"/>
    </w:rPr>
  </w:style>
  <w:style w:type="character" w:styleId="IntenseReference">
    <w:name w:val="Intense Reference"/>
    <w:basedOn w:val="DefaultParagraphFont"/>
    <w:uiPriority w:val="32"/>
    <w:qFormat/>
    <w:rsid w:val="0097568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C074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0749"/>
    <w:rPr>
      <w:rFonts w:ascii="Consolas" w:hAnsi="Consolas"/>
      <w:sz w:val="20"/>
      <w:szCs w:val="20"/>
    </w:rPr>
  </w:style>
  <w:style w:type="character" w:styleId="Hyperlink">
    <w:name w:val="Hyperlink"/>
    <w:basedOn w:val="DefaultParagraphFont"/>
    <w:uiPriority w:val="99"/>
    <w:unhideWhenUsed/>
    <w:rsid w:val="00FD3A5E"/>
    <w:rPr>
      <w:color w:val="467886" w:themeColor="hyperlink"/>
      <w:u w:val="single"/>
    </w:rPr>
  </w:style>
  <w:style w:type="character" w:styleId="UnresolvedMention">
    <w:name w:val="Unresolved Mention"/>
    <w:basedOn w:val="DefaultParagraphFont"/>
    <w:uiPriority w:val="99"/>
    <w:semiHidden/>
    <w:unhideWhenUsed/>
    <w:rsid w:val="00FD3A5E"/>
    <w:rPr>
      <w:color w:val="605E5C"/>
      <w:shd w:val="clear" w:color="auto" w:fill="E1DFDD"/>
    </w:rPr>
  </w:style>
  <w:style w:type="paragraph" w:styleId="Revision">
    <w:name w:val="Revision"/>
    <w:hidden/>
    <w:uiPriority w:val="99"/>
    <w:semiHidden/>
    <w:rsid w:val="009A23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localhost:300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localhost:3002" TargetMode="External"/><Relationship Id="rId5" Type="http://schemas.openxmlformats.org/officeDocument/2006/relationships/numbering" Target="numbering.xml"/><Relationship Id="rId10" Type="http://schemas.openxmlformats.org/officeDocument/2006/relationships/hyperlink" Target="http://localhost:3001"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76CFCC856BCCD49836C836A6DAB3E7D" ma:contentTypeVersion="3" ma:contentTypeDescription="Stvaranje novog dokumenta." ma:contentTypeScope="" ma:versionID="2bbb2ff78d387226379ea66ea9b3729e">
  <xsd:schema xmlns:xsd="http://www.w3.org/2001/XMLSchema" xmlns:xs="http://www.w3.org/2001/XMLSchema" xmlns:p="http://schemas.microsoft.com/office/2006/metadata/properties" xmlns:ns2="ee601995-7541-470b-a11a-95387e3531d7" targetNamespace="http://schemas.microsoft.com/office/2006/metadata/properties" ma:root="true" ma:fieldsID="cb01e219a5e050489687438d8958e73c" ns2:_="">
    <xsd:import namespace="ee601995-7541-470b-a11a-95387e3531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601995-7541-470b-a11a-95387e3531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C3478-506A-437A-940C-10A5DF39EF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04C877-CD7F-457A-9B61-3D5F3F3F3CB2}">
  <ds:schemaRefs>
    <ds:schemaRef ds:uri="http://schemas.microsoft.com/sharepoint/v3/contenttype/forms"/>
  </ds:schemaRefs>
</ds:datastoreItem>
</file>

<file path=customXml/itemProps3.xml><?xml version="1.0" encoding="utf-8"?>
<ds:datastoreItem xmlns:ds="http://schemas.openxmlformats.org/officeDocument/2006/customXml" ds:itemID="{CD7413D8-04FF-48C8-9E9A-952013D40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601995-7541-470b-a11a-95387e3531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3389BA-F19B-4C22-BC66-FA1E47CFC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54</Pages>
  <Words>13675</Words>
  <Characters>77949</Characters>
  <Application>Microsoft Office Word</Application>
  <DocSecurity>0</DocSecurity>
  <Lines>649</Lines>
  <Paragraphs>182</Paragraphs>
  <ScaleCrop>false</ScaleCrop>
  <Company/>
  <LinksUpToDate>false</LinksUpToDate>
  <CharactersWithSpaces>91442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Damjan Šarlija</dc:creator>
  <cp:keywords/>
  <dc:description/>
  <cp:lastModifiedBy>Damjan Šarlija</cp:lastModifiedBy>
  <cp:revision>617</cp:revision>
  <dcterms:created xsi:type="dcterms:W3CDTF">2026-05-24T10:51:00Z</dcterms:created>
  <dcterms:modified xsi:type="dcterms:W3CDTF">2026-06-19T17:42:00Z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0x010100776CFCC856BCCD49836C836A6DAB3E7D</vt:lpwstr>
  </property>
</Properties>
</file>