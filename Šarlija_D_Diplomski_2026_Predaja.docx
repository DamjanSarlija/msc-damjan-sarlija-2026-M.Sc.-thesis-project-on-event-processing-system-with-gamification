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56E3F" w14:textId="77777777" w:rsidR="009C3803" w:rsidRPr="00D7257D" w:rsidRDefault="009C3803" w:rsidP="003E1703">
      <w:pPr>
        <w:spacing w:line="360" w:lineRule="auto"/>
        <w:ind w:left="360" w:hanging="360"/>
      </w:pPr>
    </w:p>
    <w:p w14:paraId="4D308CFB" w14:textId="77777777" w:rsidR="009C3803" w:rsidRPr="00D7257D" w:rsidRDefault="009C3803" w:rsidP="003E1703">
      <w:pPr>
        <w:pStyle w:val="ListParagraph"/>
        <w:spacing w:line="360" w:lineRule="auto"/>
        <w:ind w:left="360"/>
        <w:rPr>
          <w:rFonts w:asciiTheme="majorBidi" w:hAnsiTheme="majorBidi" w:cstheme="majorBidi"/>
          <w:b/>
          <w:bCs/>
          <w:sz w:val="32"/>
          <w:szCs w:val="32"/>
        </w:rPr>
      </w:pPr>
    </w:p>
    <w:p w14:paraId="598C2B46" w14:textId="77777777" w:rsidR="009C3803" w:rsidRPr="00D7257D" w:rsidRDefault="009C3803" w:rsidP="003E1703">
      <w:pPr>
        <w:pStyle w:val="ListParagraph"/>
        <w:spacing w:line="360" w:lineRule="auto"/>
        <w:ind w:left="360"/>
        <w:rPr>
          <w:rFonts w:asciiTheme="majorBidi" w:hAnsiTheme="majorBidi" w:cstheme="majorBidi"/>
          <w:b/>
          <w:bCs/>
          <w:sz w:val="32"/>
          <w:szCs w:val="32"/>
        </w:rPr>
      </w:pPr>
    </w:p>
    <w:p w14:paraId="4C030750" w14:textId="77777777" w:rsidR="009C3803" w:rsidRPr="00D7257D" w:rsidRDefault="009C3803" w:rsidP="003E1703">
      <w:pPr>
        <w:pStyle w:val="ListParagraph"/>
        <w:spacing w:line="360" w:lineRule="auto"/>
        <w:ind w:left="360"/>
        <w:rPr>
          <w:rFonts w:asciiTheme="majorBidi" w:hAnsiTheme="majorBidi" w:cstheme="majorBidi"/>
          <w:b/>
          <w:bCs/>
          <w:sz w:val="32"/>
          <w:szCs w:val="32"/>
        </w:rPr>
      </w:pPr>
    </w:p>
    <w:p w14:paraId="45DDF417" w14:textId="77777777" w:rsidR="009C3803" w:rsidRPr="00D7257D" w:rsidRDefault="009C3803" w:rsidP="003E1703">
      <w:pPr>
        <w:pStyle w:val="ListParagraph"/>
        <w:spacing w:line="360" w:lineRule="auto"/>
        <w:ind w:left="360"/>
        <w:rPr>
          <w:rFonts w:asciiTheme="majorBidi" w:hAnsiTheme="majorBidi" w:cstheme="majorBidi"/>
          <w:b/>
          <w:bCs/>
          <w:sz w:val="32"/>
          <w:szCs w:val="32"/>
        </w:rPr>
      </w:pPr>
    </w:p>
    <w:p w14:paraId="20F2715B" w14:textId="77777777" w:rsidR="009C3803" w:rsidRPr="00D7257D" w:rsidRDefault="009C3803" w:rsidP="003E1703">
      <w:pPr>
        <w:pStyle w:val="ListParagraph"/>
        <w:spacing w:line="360" w:lineRule="auto"/>
        <w:ind w:left="360"/>
        <w:rPr>
          <w:rFonts w:asciiTheme="majorBidi" w:hAnsiTheme="majorBidi" w:cstheme="majorBidi"/>
          <w:b/>
          <w:bCs/>
          <w:sz w:val="32"/>
          <w:szCs w:val="32"/>
        </w:rPr>
      </w:pPr>
    </w:p>
    <w:p w14:paraId="0704D308" w14:textId="77777777" w:rsidR="009C3803" w:rsidRPr="00D7257D" w:rsidRDefault="009C3803" w:rsidP="003E1703">
      <w:pPr>
        <w:pStyle w:val="ListParagraph"/>
        <w:spacing w:line="360" w:lineRule="auto"/>
        <w:ind w:left="360"/>
        <w:rPr>
          <w:rFonts w:asciiTheme="majorBidi" w:hAnsiTheme="majorBidi" w:cstheme="majorBidi"/>
          <w:b/>
          <w:bCs/>
          <w:sz w:val="32"/>
          <w:szCs w:val="32"/>
        </w:rPr>
      </w:pPr>
    </w:p>
    <w:p w14:paraId="7FA5F138" w14:textId="77777777" w:rsidR="009C3803" w:rsidRPr="00D7257D" w:rsidRDefault="009C3803" w:rsidP="003E1703">
      <w:pPr>
        <w:pStyle w:val="ListParagraph"/>
        <w:spacing w:line="360" w:lineRule="auto"/>
        <w:ind w:left="360"/>
        <w:rPr>
          <w:rFonts w:asciiTheme="majorBidi" w:hAnsiTheme="majorBidi" w:cstheme="majorBidi"/>
          <w:b/>
          <w:bCs/>
          <w:sz w:val="32"/>
          <w:szCs w:val="32"/>
        </w:rPr>
      </w:pPr>
    </w:p>
    <w:p w14:paraId="26E87CC9" w14:textId="77777777" w:rsidR="009C3803" w:rsidRPr="00D7257D" w:rsidRDefault="009C3803" w:rsidP="003E1703">
      <w:pPr>
        <w:pStyle w:val="ListParagraph"/>
        <w:spacing w:line="360" w:lineRule="auto"/>
        <w:ind w:left="360"/>
        <w:rPr>
          <w:rFonts w:asciiTheme="majorBidi" w:hAnsiTheme="majorBidi" w:cstheme="majorBidi"/>
          <w:b/>
          <w:bCs/>
          <w:sz w:val="32"/>
          <w:szCs w:val="32"/>
        </w:rPr>
      </w:pPr>
    </w:p>
    <w:p w14:paraId="0B2B8614" w14:textId="77777777" w:rsidR="009C3803" w:rsidRPr="00D7257D" w:rsidRDefault="009C3803" w:rsidP="003E1703">
      <w:pPr>
        <w:pStyle w:val="ListParagraph"/>
        <w:spacing w:line="360" w:lineRule="auto"/>
        <w:ind w:left="360"/>
        <w:rPr>
          <w:rFonts w:asciiTheme="majorBidi" w:hAnsiTheme="majorBidi" w:cstheme="majorBidi"/>
          <w:b/>
          <w:bCs/>
          <w:sz w:val="32"/>
          <w:szCs w:val="32"/>
        </w:rPr>
      </w:pPr>
    </w:p>
    <w:p w14:paraId="2327246F" w14:textId="77777777" w:rsidR="009C3803" w:rsidRPr="00D7257D" w:rsidRDefault="009C3803" w:rsidP="003E1703">
      <w:pPr>
        <w:pStyle w:val="ListParagraph"/>
        <w:spacing w:line="360" w:lineRule="auto"/>
        <w:ind w:left="360"/>
        <w:rPr>
          <w:rFonts w:asciiTheme="majorBidi" w:hAnsiTheme="majorBidi" w:cstheme="majorBidi"/>
          <w:b/>
          <w:bCs/>
          <w:sz w:val="32"/>
          <w:szCs w:val="32"/>
        </w:rPr>
      </w:pPr>
    </w:p>
    <w:p w14:paraId="2CDA36F6" w14:textId="77777777" w:rsidR="009C3803" w:rsidRPr="00D7257D" w:rsidRDefault="009C3803" w:rsidP="003E1703">
      <w:pPr>
        <w:pStyle w:val="ListParagraph"/>
        <w:spacing w:line="360" w:lineRule="auto"/>
        <w:ind w:left="360"/>
        <w:rPr>
          <w:rFonts w:asciiTheme="majorBidi" w:hAnsiTheme="majorBidi" w:cstheme="majorBidi"/>
          <w:b/>
          <w:bCs/>
          <w:sz w:val="32"/>
          <w:szCs w:val="32"/>
        </w:rPr>
      </w:pPr>
    </w:p>
    <w:p w14:paraId="77EE0A85" w14:textId="77777777" w:rsidR="009C3803" w:rsidRPr="00D7257D" w:rsidRDefault="009C3803" w:rsidP="003E1703">
      <w:pPr>
        <w:pStyle w:val="ListParagraph"/>
        <w:spacing w:line="360" w:lineRule="auto"/>
        <w:ind w:left="360"/>
        <w:rPr>
          <w:rFonts w:asciiTheme="majorBidi" w:hAnsiTheme="majorBidi" w:cstheme="majorBidi"/>
          <w:b/>
          <w:bCs/>
          <w:sz w:val="32"/>
          <w:szCs w:val="32"/>
        </w:rPr>
      </w:pPr>
    </w:p>
    <w:p w14:paraId="33A25372" w14:textId="77777777" w:rsidR="009C3803" w:rsidRPr="00D7257D" w:rsidRDefault="009C3803" w:rsidP="003E1703">
      <w:pPr>
        <w:pStyle w:val="ListParagraph"/>
        <w:spacing w:line="360" w:lineRule="auto"/>
        <w:ind w:left="360"/>
        <w:rPr>
          <w:rFonts w:asciiTheme="majorBidi" w:hAnsiTheme="majorBidi" w:cstheme="majorBidi"/>
          <w:b/>
          <w:bCs/>
          <w:sz w:val="32"/>
          <w:szCs w:val="32"/>
        </w:rPr>
      </w:pPr>
    </w:p>
    <w:p w14:paraId="335059A1" w14:textId="77777777" w:rsidR="009C3803" w:rsidRPr="00D7257D" w:rsidRDefault="009C3803" w:rsidP="003E1703">
      <w:pPr>
        <w:pStyle w:val="ListParagraph"/>
        <w:spacing w:line="360" w:lineRule="auto"/>
        <w:ind w:left="360"/>
        <w:rPr>
          <w:rFonts w:asciiTheme="majorBidi" w:hAnsiTheme="majorBidi" w:cstheme="majorBidi"/>
          <w:b/>
          <w:bCs/>
          <w:sz w:val="32"/>
          <w:szCs w:val="32"/>
        </w:rPr>
      </w:pPr>
    </w:p>
    <w:p w14:paraId="746CBDD8" w14:textId="77777777" w:rsidR="009C3803" w:rsidRPr="00D7257D" w:rsidRDefault="009C3803" w:rsidP="003E1703">
      <w:pPr>
        <w:pStyle w:val="ListParagraph"/>
        <w:spacing w:line="360" w:lineRule="auto"/>
        <w:ind w:left="360"/>
        <w:rPr>
          <w:rFonts w:asciiTheme="majorBidi" w:hAnsiTheme="majorBidi" w:cstheme="majorBidi"/>
          <w:b/>
          <w:bCs/>
          <w:sz w:val="32"/>
          <w:szCs w:val="32"/>
        </w:rPr>
      </w:pPr>
    </w:p>
    <w:p w14:paraId="693771F9" w14:textId="77777777" w:rsidR="009C3803" w:rsidRPr="00D7257D" w:rsidRDefault="009C3803" w:rsidP="003E1703">
      <w:pPr>
        <w:pStyle w:val="ListParagraph"/>
        <w:spacing w:line="360" w:lineRule="auto"/>
        <w:ind w:left="360"/>
        <w:rPr>
          <w:rFonts w:asciiTheme="majorBidi" w:hAnsiTheme="majorBidi" w:cstheme="majorBidi"/>
          <w:b/>
          <w:bCs/>
          <w:sz w:val="32"/>
          <w:szCs w:val="32"/>
        </w:rPr>
      </w:pPr>
    </w:p>
    <w:p w14:paraId="4AE674BC" w14:textId="77777777" w:rsidR="009C3803" w:rsidRPr="00D7257D" w:rsidRDefault="009C3803" w:rsidP="003E1703">
      <w:pPr>
        <w:pStyle w:val="ListParagraph"/>
        <w:spacing w:line="360" w:lineRule="auto"/>
        <w:ind w:left="360"/>
        <w:rPr>
          <w:rFonts w:asciiTheme="majorBidi" w:hAnsiTheme="majorBidi" w:cstheme="majorBidi"/>
          <w:b/>
          <w:bCs/>
          <w:sz w:val="32"/>
          <w:szCs w:val="32"/>
        </w:rPr>
      </w:pPr>
    </w:p>
    <w:p w14:paraId="0F106B47" w14:textId="77777777" w:rsidR="009C3803" w:rsidRPr="00D7257D" w:rsidRDefault="009C3803" w:rsidP="003E1703">
      <w:pPr>
        <w:pStyle w:val="ListParagraph"/>
        <w:spacing w:line="360" w:lineRule="auto"/>
        <w:ind w:left="360"/>
        <w:rPr>
          <w:rFonts w:asciiTheme="majorBidi" w:hAnsiTheme="majorBidi" w:cstheme="majorBidi"/>
          <w:b/>
          <w:bCs/>
          <w:sz w:val="32"/>
          <w:szCs w:val="32"/>
        </w:rPr>
      </w:pPr>
    </w:p>
    <w:p w14:paraId="31D4A170" w14:textId="77777777" w:rsidR="009C3803" w:rsidRPr="00D7257D" w:rsidRDefault="009C3803" w:rsidP="003E1703">
      <w:pPr>
        <w:pStyle w:val="ListParagraph"/>
        <w:spacing w:line="360" w:lineRule="auto"/>
        <w:ind w:left="360"/>
        <w:rPr>
          <w:rFonts w:asciiTheme="majorBidi" w:hAnsiTheme="majorBidi" w:cstheme="majorBidi"/>
          <w:b/>
          <w:bCs/>
          <w:sz w:val="32"/>
          <w:szCs w:val="32"/>
        </w:rPr>
      </w:pPr>
    </w:p>
    <w:p w14:paraId="125C0B44" w14:textId="77777777" w:rsidR="009C3803" w:rsidRPr="00D7257D" w:rsidRDefault="009C3803" w:rsidP="003E1703">
      <w:pPr>
        <w:pStyle w:val="ListParagraph"/>
        <w:spacing w:line="360" w:lineRule="auto"/>
        <w:ind w:left="360"/>
        <w:rPr>
          <w:rFonts w:asciiTheme="majorBidi" w:hAnsiTheme="majorBidi" w:cstheme="majorBidi"/>
          <w:b/>
          <w:bCs/>
          <w:sz w:val="32"/>
          <w:szCs w:val="32"/>
        </w:rPr>
      </w:pPr>
    </w:p>
    <w:p w14:paraId="6ADF960C" w14:textId="77777777" w:rsidR="009C3803" w:rsidRPr="00D7257D" w:rsidRDefault="009C3803" w:rsidP="003E1703">
      <w:pPr>
        <w:pStyle w:val="ListParagraph"/>
        <w:spacing w:line="360" w:lineRule="auto"/>
        <w:ind w:left="360"/>
        <w:rPr>
          <w:rFonts w:asciiTheme="majorBidi" w:hAnsiTheme="majorBidi" w:cstheme="majorBidi"/>
          <w:b/>
          <w:bCs/>
          <w:sz w:val="32"/>
          <w:szCs w:val="32"/>
        </w:rPr>
      </w:pPr>
    </w:p>
    <w:p w14:paraId="337DE801" w14:textId="77777777" w:rsidR="00D85D79" w:rsidRPr="00D7257D" w:rsidRDefault="00D85D79" w:rsidP="003E1703">
      <w:pPr>
        <w:pStyle w:val="ListParagraph"/>
        <w:spacing w:line="360" w:lineRule="auto"/>
        <w:ind w:left="360"/>
        <w:rPr>
          <w:rFonts w:asciiTheme="majorBidi" w:hAnsiTheme="majorBidi" w:cstheme="majorBidi"/>
          <w:b/>
          <w:bCs/>
          <w:sz w:val="32"/>
          <w:szCs w:val="32"/>
        </w:rPr>
      </w:pPr>
    </w:p>
    <w:p w14:paraId="03DDE0CB" w14:textId="42902B23" w:rsidR="00D85D79" w:rsidRPr="00D7257D" w:rsidRDefault="00D85D79" w:rsidP="00D85D79">
      <w:pPr>
        <w:spacing w:line="360" w:lineRule="auto"/>
        <w:rPr>
          <w:rFonts w:asciiTheme="majorBidi" w:hAnsiTheme="majorBidi" w:cstheme="majorBidi"/>
          <w:b/>
          <w:bCs/>
          <w:sz w:val="32"/>
          <w:szCs w:val="32"/>
        </w:rPr>
      </w:pPr>
      <w:r w:rsidRPr="00D7257D">
        <w:rPr>
          <w:rFonts w:asciiTheme="majorBidi" w:hAnsiTheme="majorBidi" w:cstheme="majorBidi"/>
          <w:b/>
          <w:bCs/>
          <w:sz w:val="32"/>
          <w:szCs w:val="32"/>
        </w:rPr>
        <w:lastRenderedPageBreak/>
        <w:t>Sadržaj</w:t>
      </w:r>
    </w:p>
    <w:sdt>
      <w:sdtPr>
        <w:rPr>
          <w:rFonts w:asciiTheme="minorHAnsi" w:hAnsiTheme="minorHAnsi" w:cstheme="minorBidi"/>
          <w:b w:val="0"/>
          <w:bCs w:val="0"/>
          <w:kern w:val="2"/>
          <w:sz w:val="24"/>
          <w:szCs w:val="24"/>
          <w:lang w:val="hr-HR"/>
          <w14:ligatures w14:val="standardContextual"/>
        </w:rPr>
        <w:id w:val="-1818791278"/>
        <w:docPartObj>
          <w:docPartGallery w:val="Table of Contents"/>
          <w:docPartUnique/>
        </w:docPartObj>
      </w:sdtPr>
      <w:sdtContent>
        <w:p w14:paraId="487C9A8A" w14:textId="41055014" w:rsidR="001F6830" w:rsidRPr="00D7257D" w:rsidRDefault="001F6830" w:rsidP="004C79E7">
          <w:pPr>
            <w:pStyle w:val="TOCHeading"/>
            <w:numPr>
              <w:ilvl w:val="0"/>
              <w:numId w:val="0"/>
            </w:numPr>
            <w:ind w:left="360"/>
            <w:rPr>
              <w:lang w:val="hr-HR"/>
            </w:rPr>
          </w:pPr>
        </w:p>
        <w:p w14:paraId="0525E7D5" w14:textId="066728A1" w:rsidR="00366DCF" w:rsidRDefault="001F6830">
          <w:pPr>
            <w:pStyle w:val="TOC1"/>
            <w:tabs>
              <w:tab w:val="left" w:pos="480"/>
              <w:tab w:val="right" w:leader="dot" w:pos="9062"/>
            </w:tabs>
            <w:rPr>
              <w:rFonts w:eastAsiaTheme="minorEastAsia"/>
              <w:noProof/>
              <w:lang w:val="en-US"/>
            </w:rPr>
          </w:pPr>
          <w:r w:rsidRPr="00D7257D">
            <w:rPr>
              <w:rFonts w:asciiTheme="majorBidi" w:hAnsiTheme="majorBidi" w:cstheme="majorBidi"/>
            </w:rPr>
            <w:fldChar w:fldCharType="begin"/>
          </w:r>
          <w:r w:rsidRPr="00D7257D">
            <w:rPr>
              <w:rFonts w:asciiTheme="majorBidi" w:hAnsiTheme="majorBidi" w:cstheme="majorBidi"/>
            </w:rPr>
            <w:instrText xml:space="preserve"> TOC \o "1-3" \h \z \u </w:instrText>
          </w:r>
          <w:r w:rsidRPr="00D7257D">
            <w:rPr>
              <w:rFonts w:asciiTheme="majorBidi" w:hAnsiTheme="majorBidi" w:cstheme="majorBidi"/>
            </w:rPr>
            <w:fldChar w:fldCharType="separate"/>
          </w:r>
          <w:hyperlink w:anchor="_Toc233394017" w:history="1">
            <w:r w:rsidR="00366DCF" w:rsidRPr="005368C5">
              <w:rPr>
                <w:rStyle w:val="Hyperlink"/>
                <w:noProof/>
              </w:rPr>
              <w:t>1.</w:t>
            </w:r>
            <w:r w:rsidR="00366DCF">
              <w:rPr>
                <w:rFonts w:eastAsiaTheme="minorEastAsia"/>
                <w:noProof/>
                <w:lang w:val="en-US"/>
              </w:rPr>
              <w:tab/>
            </w:r>
            <w:r w:rsidR="00366DCF" w:rsidRPr="005368C5">
              <w:rPr>
                <w:rStyle w:val="Hyperlink"/>
                <w:noProof/>
              </w:rPr>
              <w:t>Uvod</w:t>
            </w:r>
            <w:r w:rsidR="00366DCF">
              <w:rPr>
                <w:noProof/>
                <w:webHidden/>
              </w:rPr>
              <w:tab/>
            </w:r>
            <w:r w:rsidR="00366DCF">
              <w:rPr>
                <w:noProof/>
                <w:webHidden/>
              </w:rPr>
              <w:fldChar w:fldCharType="begin"/>
            </w:r>
            <w:r w:rsidR="00366DCF">
              <w:rPr>
                <w:noProof/>
                <w:webHidden/>
              </w:rPr>
              <w:instrText xml:space="preserve"> PAGEREF _Toc233394017 \h </w:instrText>
            </w:r>
            <w:r w:rsidR="00366DCF">
              <w:rPr>
                <w:noProof/>
                <w:webHidden/>
              </w:rPr>
            </w:r>
            <w:r w:rsidR="00366DCF">
              <w:rPr>
                <w:noProof/>
                <w:webHidden/>
              </w:rPr>
              <w:fldChar w:fldCharType="separate"/>
            </w:r>
            <w:r w:rsidR="00366DCF">
              <w:rPr>
                <w:noProof/>
                <w:webHidden/>
              </w:rPr>
              <w:t>1</w:t>
            </w:r>
            <w:r w:rsidR="00366DCF">
              <w:rPr>
                <w:noProof/>
                <w:webHidden/>
              </w:rPr>
              <w:fldChar w:fldCharType="end"/>
            </w:r>
          </w:hyperlink>
        </w:p>
        <w:p w14:paraId="1A3B76FA" w14:textId="78CC48FB" w:rsidR="00366DCF" w:rsidRDefault="00366DCF">
          <w:pPr>
            <w:pStyle w:val="TOC1"/>
            <w:tabs>
              <w:tab w:val="left" w:pos="480"/>
              <w:tab w:val="right" w:leader="dot" w:pos="9062"/>
            </w:tabs>
            <w:rPr>
              <w:rFonts w:eastAsiaTheme="minorEastAsia"/>
              <w:noProof/>
              <w:lang w:val="en-US"/>
            </w:rPr>
          </w:pPr>
          <w:hyperlink w:anchor="_Toc233394018" w:history="1">
            <w:r w:rsidRPr="005368C5">
              <w:rPr>
                <w:rStyle w:val="Hyperlink"/>
                <w:noProof/>
              </w:rPr>
              <w:t>2.</w:t>
            </w:r>
            <w:r>
              <w:rPr>
                <w:rFonts w:eastAsiaTheme="minorEastAsia"/>
                <w:noProof/>
                <w:lang w:val="en-US"/>
              </w:rPr>
              <w:tab/>
            </w:r>
            <w:r w:rsidRPr="005368C5">
              <w:rPr>
                <w:rStyle w:val="Hyperlink"/>
                <w:noProof/>
              </w:rPr>
              <w:t>Pregled tehnologija i pristupa za obradu događaja u stvarnom vremenu</w:t>
            </w:r>
            <w:r>
              <w:rPr>
                <w:noProof/>
                <w:webHidden/>
              </w:rPr>
              <w:tab/>
            </w:r>
            <w:r>
              <w:rPr>
                <w:noProof/>
                <w:webHidden/>
              </w:rPr>
              <w:fldChar w:fldCharType="begin"/>
            </w:r>
            <w:r>
              <w:rPr>
                <w:noProof/>
                <w:webHidden/>
              </w:rPr>
              <w:instrText xml:space="preserve"> PAGEREF _Toc233394018 \h </w:instrText>
            </w:r>
            <w:r>
              <w:rPr>
                <w:noProof/>
                <w:webHidden/>
              </w:rPr>
            </w:r>
            <w:r>
              <w:rPr>
                <w:noProof/>
                <w:webHidden/>
              </w:rPr>
              <w:fldChar w:fldCharType="separate"/>
            </w:r>
            <w:r>
              <w:rPr>
                <w:noProof/>
                <w:webHidden/>
              </w:rPr>
              <w:t>3</w:t>
            </w:r>
            <w:r>
              <w:rPr>
                <w:noProof/>
                <w:webHidden/>
              </w:rPr>
              <w:fldChar w:fldCharType="end"/>
            </w:r>
          </w:hyperlink>
        </w:p>
        <w:p w14:paraId="765008D1" w14:textId="62956A7C" w:rsidR="00366DCF" w:rsidRDefault="00366DCF">
          <w:pPr>
            <w:pStyle w:val="TOC2"/>
            <w:tabs>
              <w:tab w:val="right" w:leader="dot" w:pos="9062"/>
            </w:tabs>
            <w:rPr>
              <w:rFonts w:eastAsiaTheme="minorEastAsia"/>
              <w:noProof/>
              <w:lang w:val="en-US"/>
            </w:rPr>
          </w:pPr>
          <w:hyperlink w:anchor="_Toc233394019" w:history="1">
            <w:r w:rsidRPr="005368C5">
              <w:rPr>
                <w:rStyle w:val="Hyperlink"/>
                <w:noProof/>
              </w:rPr>
              <w:t>2.1. Događajno vođena arhitektura i obrasci prijenosa poruka</w:t>
            </w:r>
            <w:r>
              <w:rPr>
                <w:noProof/>
                <w:webHidden/>
              </w:rPr>
              <w:tab/>
            </w:r>
            <w:r>
              <w:rPr>
                <w:noProof/>
                <w:webHidden/>
              </w:rPr>
              <w:fldChar w:fldCharType="begin"/>
            </w:r>
            <w:r>
              <w:rPr>
                <w:noProof/>
                <w:webHidden/>
              </w:rPr>
              <w:instrText xml:space="preserve"> PAGEREF _Toc233394019 \h </w:instrText>
            </w:r>
            <w:r>
              <w:rPr>
                <w:noProof/>
                <w:webHidden/>
              </w:rPr>
            </w:r>
            <w:r>
              <w:rPr>
                <w:noProof/>
                <w:webHidden/>
              </w:rPr>
              <w:fldChar w:fldCharType="separate"/>
            </w:r>
            <w:r>
              <w:rPr>
                <w:noProof/>
                <w:webHidden/>
              </w:rPr>
              <w:t>4</w:t>
            </w:r>
            <w:r>
              <w:rPr>
                <w:noProof/>
                <w:webHidden/>
              </w:rPr>
              <w:fldChar w:fldCharType="end"/>
            </w:r>
          </w:hyperlink>
        </w:p>
        <w:p w14:paraId="776F3C5F" w14:textId="6E884EBA" w:rsidR="00366DCF" w:rsidRDefault="00366DCF">
          <w:pPr>
            <w:pStyle w:val="TOC3"/>
            <w:tabs>
              <w:tab w:val="right" w:leader="dot" w:pos="9062"/>
            </w:tabs>
            <w:rPr>
              <w:rFonts w:eastAsiaTheme="minorEastAsia"/>
              <w:noProof/>
              <w:lang w:val="en-US"/>
            </w:rPr>
          </w:pPr>
          <w:hyperlink w:anchor="_Toc233394020" w:history="1">
            <w:r w:rsidRPr="005368C5">
              <w:rPr>
                <w:rStyle w:val="Hyperlink"/>
                <w:noProof/>
              </w:rPr>
              <w:t>2.1.1 Događaji, vremenske oznake i redoslijed obrade</w:t>
            </w:r>
            <w:r>
              <w:rPr>
                <w:noProof/>
                <w:webHidden/>
              </w:rPr>
              <w:tab/>
            </w:r>
            <w:r>
              <w:rPr>
                <w:noProof/>
                <w:webHidden/>
              </w:rPr>
              <w:fldChar w:fldCharType="begin"/>
            </w:r>
            <w:r>
              <w:rPr>
                <w:noProof/>
                <w:webHidden/>
              </w:rPr>
              <w:instrText xml:space="preserve"> PAGEREF _Toc233394020 \h </w:instrText>
            </w:r>
            <w:r>
              <w:rPr>
                <w:noProof/>
                <w:webHidden/>
              </w:rPr>
            </w:r>
            <w:r>
              <w:rPr>
                <w:noProof/>
                <w:webHidden/>
              </w:rPr>
              <w:fldChar w:fldCharType="separate"/>
            </w:r>
            <w:r>
              <w:rPr>
                <w:noProof/>
                <w:webHidden/>
              </w:rPr>
              <w:t>4</w:t>
            </w:r>
            <w:r>
              <w:rPr>
                <w:noProof/>
                <w:webHidden/>
              </w:rPr>
              <w:fldChar w:fldCharType="end"/>
            </w:r>
          </w:hyperlink>
        </w:p>
        <w:p w14:paraId="016C11DC" w14:textId="241AFCE3" w:rsidR="00366DCF" w:rsidRDefault="00366DCF">
          <w:pPr>
            <w:pStyle w:val="TOC3"/>
            <w:tabs>
              <w:tab w:val="right" w:leader="dot" w:pos="9062"/>
            </w:tabs>
            <w:rPr>
              <w:rFonts w:eastAsiaTheme="minorEastAsia"/>
              <w:noProof/>
              <w:lang w:val="en-US"/>
            </w:rPr>
          </w:pPr>
          <w:hyperlink w:anchor="_Toc233394021" w:history="1">
            <w:r w:rsidRPr="005368C5">
              <w:rPr>
                <w:rStyle w:val="Hyperlink"/>
                <w:noProof/>
              </w:rPr>
              <w:t>2.1.2 Objavljivanje, pretplata i zahtjev-odgovor u asinkronoj komunikaciji</w:t>
            </w:r>
            <w:r>
              <w:rPr>
                <w:noProof/>
                <w:webHidden/>
              </w:rPr>
              <w:tab/>
            </w:r>
            <w:r>
              <w:rPr>
                <w:noProof/>
                <w:webHidden/>
              </w:rPr>
              <w:fldChar w:fldCharType="begin"/>
            </w:r>
            <w:r>
              <w:rPr>
                <w:noProof/>
                <w:webHidden/>
              </w:rPr>
              <w:instrText xml:space="preserve"> PAGEREF _Toc233394021 \h </w:instrText>
            </w:r>
            <w:r>
              <w:rPr>
                <w:noProof/>
                <w:webHidden/>
              </w:rPr>
            </w:r>
            <w:r>
              <w:rPr>
                <w:noProof/>
                <w:webHidden/>
              </w:rPr>
              <w:fldChar w:fldCharType="separate"/>
            </w:r>
            <w:r>
              <w:rPr>
                <w:noProof/>
                <w:webHidden/>
              </w:rPr>
              <w:t>8</w:t>
            </w:r>
            <w:r>
              <w:rPr>
                <w:noProof/>
                <w:webHidden/>
              </w:rPr>
              <w:fldChar w:fldCharType="end"/>
            </w:r>
          </w:hyperlink>
        </w:p>
        <w:p w14:paraId="29F5D673" w14:textId="35C2ACE0" w:rsidR="00366DCF" w:rsidRDefault="00366DCF">
          <w:pPr>
            <w:pStyle w:val="TOC3"/>
            <w:tabs>
              <w:tab w:val="right" w:leader="dot" w:pos="9062"/>
            </w:tabs>
            <w:rPr>
              <w:rFonts w:eastAsiaTheme="minorEastAsia"/>
              <w:noProof/>
              <w:lang w:val="en-US"/>
            </w:rPr>
          </w:pPr>
          <w:hyperlink w:anchor="_Toc233394022" w:history="1">
            <w:r w:rsidRPr="005368C5">
              <w:rPr>
                <w:rStyle w:val="Hyperlink"/>
                <w:noProof/>
              </w:rPr>
              <w:t>2.1.3. Redovi poruka i uravnotežavanje opterećenja</w:t>
            </w:r>
            <w:r>
              <w:rPr>
                <w:noProof/>
                <w:webHidden/>
              </w:rPr>
              <w:tab/>
            </w:r>
            <w:r>
              <w:rPr>
                <w:noProof/>
                <w:webHidden/>
              </w:rPr>
              <w:fldChar w:fldCharType="begin"/>
            </w:r>
            <w:r>
              <w:rPr>
                <w:noProof/>
                <w:webHidden/>
              </w:rPr>
              <w:instrText xml:space="preserve"> PAGEREF _Toc233394022 \h </w:instrText>
            </w:r>
            <w:r>
              <w:rPr>
                <w:noProof/>
                <w:webHidden/>
              </w:rPr>
            </w:r>
            <w:r>
              <w:rPr>
                <w:noProof/>
                <w:webHidden/>
              </w:rPr>
              <w:fldChar w:fldCharType="separate"/>
            </w:r>
            <w:r>
              <w:rPr>
                <w:noProof/>
                <w:webHidden/>
              </w:rPr>
              <w:t>9</w:t>
            </w:r>
            <w:r>
              <w:rPr>
                <w:noProof/>
                <w:webHidden/>
              </w:rPr>
              <w:fldChar w:fldCharType="end"/>
            </w:r>
          </w:hyperlink>
        </w:p>
        <w:p w14:paraId="5730D617" w14:textId="21473F0D" w:rsidR="00366DCF" w:rsidRDefault="00366DCF">
          <w:pPr>
            <w:pStyle w:val="TOC2"/>
            <w:tabs>
              <w:tab w:val="right" w:leader="dot" w:pos="9062"/>
            </w:tabs>
            <w:rPr>
              <w:rFonts w:eastAsiaTheme="minorEastAsia"/>
              <w:noProof/>
              <w:lang w:val="en-US"/>
            </w:rPr>
          </w:pPr>
          <w:hyperlink w:anchor="_Toc233394023" w:history="1">
            <w:r w:rsidRPr="005368C5">
              <w:rPr>
                <w:rStyle w:val="Hyperlink"/>
                <w:noProof/>
              </w:rPr>
              <w:t>2.2. Posrednici poruka i kriteriji odabira</w:t>
            </w:r>
            <w:r>
              <w:rPr>
                <w:noProof/>
                <w:webHidden/>
              </w:rPr>
              <w:tab/>
            </w:r>
            <w:r>
              <w:rPr>
                <w:noProof/>
                <w:webHidden/>
              </w:rPr>
              <w:fldChar w:fldCharType="begin"/>
            </w:r>
            <w:r>
              <w:rPr>
                <w:noProof/>
                <w:webHidden/>
              </w:rPr>
              <w:instrText xml:space="preserve"> PAGEREF _Toc233394023 \h </w:instrText>
            </w:r>
            <w:r>
              <w:rPr>
                <w:noProof/>
                <w:webHidden/>
              </w:rPr>
            </w:r>
            <w:r>
              <w:rPr>
                <w:noProof/>
                <w:webHidden/>
              </w:rPr>
              <w:fldChar w:fldCharType="separate"/>
            </w:r>
            <w:r>
              <w:rPr>
                <w:noProof/>
                <w:webHidden/>
              </w:rPr>
              <w:t>10</w:t>
            </w:r>
            <w:r>
              <w:rPr>
                <w:noProof/>
                <w:webHidden/>
              </w:rPr>
              <w:fldChar w:fldCharType="end"/>
            </w:r>
          </w:hyperlink>
        </w:p>
        <w:p w14:paraId="07920D4F" w14:textId="5B2D10C7" w:rsidR="00366DCF" w:rsidRDefault="00366DCF">
          <w:pPr>
            <w:pStyle w:val="TOC3"/>
            <w:tabs>
              <w:tab w:val="right" w:leader="dot" w:pos="9062"/>
            </w:tabs>
            <w:rPr>
              <w:rFonts w:eastAsiaTheme="minorEastAsia"/>
              <w:noProof/>
              <w:lang w:val="en-US"/>
            </w:rPr>
          </w:pPr>
          <w:hyperlink w:anchor="_Toc233394024" w:history="1">
            <w:r w:rsidRPr="005368C5">
              <w:rPr>
                <w:rStyle w:val="Hyperlink"/>
                <w:noProof/>
              </w:rPr>
              <w:t>2.2.1. NATS Core arhitektura za asinkrono usmjeravanje poruka bez stanja</w:t>
            </w:r>
            <w:r>
              <w:rPr>
                <w:noProof/>
                <w:webHidden/>
              </w:rPr>
              <w:tab/>
            </w:r>
            <w:r>
              <w:rPr>
                <w:noProof/>
                <w:webHidden/>
              </w:rPr>
              <w:fldChar w:fldCharType="begin"/>
            </w:r>
            <w:r>
              <w:rPr>
                <w:noProof/>
                <w:webHidden/>
              </w:rPr>
              <w:instrText xml:space="preserve"> PAGEREF _Toc233394024 \h </w:instrText>
            </w:r>
            <w:r>
              <w:rPr>
                <w:noProof/>
                <w:webHidden/>
              </w:rPr>
            </w:r>
            <w:r>
              <w:rPr>
                <w:noProof/>
                <w:webHidden/>
              </w:rPr>
              <w:fldChar w:fldCharType="separate"/>
            </w:r>
            <w:r>
              <w:rPr>
                <w:noProof/>
                <w:webHidden/>
              </w:rPr>
              <w:t>11</w:t>
            </w:r>
            <w:r>
              <w:rPr>
                <w:noProof/>
                <w:webHidden/>
              </w:rPr>
              <w:fldChar w:fldCharType="end"/>
            </w:r>
          </w:hyperlink>
        </w:p>
        <w:p w14:paraId="09153C83" w14:textId="1EA1841B" w:rsidR="00366DCF" w:rsidRDefault="00366DCF">
          <w:pPr>
            <w:pStyle w:val="TOC3"/>
            <w:tabs>
              <w:tab w:val="right" w:leader="dot" w:pos="9062"/>
            </w:tabs>
            <w:rPr>
              <w:rFonts w:eastAsiaTheme="minorEastAsia"/>
              <w:noProof/>
              <w:lang w:val="en-US"/>
            </w:rPr>
          </w:pPr>
          <w:hyperlink w:anchor="_Toc233394025" w:history="1">
            <w:r w:rsidRPr="005368C5">
              <w:rPr>
                <w:rStyle w:val="Hyperlink"/>
                <w:noProof/>
              </w:rPr>
              <w:t>2.2.2. Perzistencija tokova podataka i upravljanje stanjem pomoću podsustava JetStream</w:t>
            </w:r>
            <w:r>
              <w:rPr>
                <w:noProof/>
                <w:webHidden/>
              </w:rPr>
              <w:tab/>
            </w:r>
            <w:r>
              <w:rPr>
                <w:noProof/>
                <w:webHidden/>
              </w:rPr>
              <w:fldChar w:fldCharType="begin"/>
            </w:r>
            <w:r>
              <w:rPr>
                <w:noProof/>
                <w:webHidden/>
              </w:rPr>
              <w:instrText xml:space="preserve"> PAGEREF _Toc233394025 \h </w:instrText>
            </w:r>
            <w:r>
              <w:rPr>
                <w:noProof/>
                <w:webHidden/>
              </w:rPr>
            </w:r>
            <w:r>
              <w:rPr>
                <w:noProof/>
                <w:webHidden/>
              </w:rPr>
              <w:fldChar w:fldCharType="separate"/>
            </w:r>
            <w:r>
              <w:rPr>
                <w:noProof/>
                <w:webHidden/>
              </w:rPr>
              <w:t>13</w:t>
            </w:r>
            <w:r>
              <w:rPr>
                <w:noProof/>
                <w:webHidden/>
              </w:rPr>
              <w:fldChar w:fldCharType="end"/>
            </w:r>
          </w:hyperlink>
        </w:p>
        <w:p w14:paraId="0EBF1288" w14:textId="36CE2688" w:rsidR="00366DCF" w:rsidRDefault="00366DCF">
          <w:pPr>
            <w:pStyle w:val="TOC3"/>
            <w:tabs>
              <w:tab w:val="right" w:leader="dot" w:pos="9062"/>
            </w:tabs>
            <w:rPr>
              <w:rFonts w:eastAsiaTheme="minorEastAsia"/>
              <w:noProof/>
              <w:lang w:val="en-US"/>
            </w:rPr>
          </w:pPr>
          <w:hyperlink w:anchor="_Toc233394026" w:history="1">
            <w:r w:rsidRPr="005368C5">
              <w:rPr>
                <w:rStyle w:val="Hyperlink"/>
                <w:noProof/>
              </w:rPr>
              <w:t>2.2.3. Usporedba NATS-a s alternativnim rješenjima</w:t>
            </w:r>
            <w:r>
              <w:rPr>
                <w:noProof/>
                <w:webHidden/>
              </w:rPr>
              <w:tab/>
            </w:r>
            <w:r>
              <w:rPr>
                <w:noProof/>
                <w:webHidden/>
              </w:rPr>
              <w:fldChar w:fldCharType="begin"/>
            </w:r>
            <w:r>
              <w:rPr>
                <w:noProof/>
                <w:webHidden/>
              </w:rPr>
              <w:instrText xml:space="preserve"> PAGEREF _Toc233394026 \h </w:instrText>
            </w:r>
            <w:r>
              <w:rPr>
                <w:noProof/>
                <w:webHidden/>
              </w:rPr>
            </w:r>
            <w:r>
              <w:rPr>
                <w:noProof/>
                <w:webHidden/>
              </w:rPr>
              <w:fldChar w:fldCharType="separate"/>
            </w:r>
            <w:r>
              <w:rPr>
                <w:noProof/>
                <w:webHidden/>
              </w:rPr>
              <w:t>15</w:t>
            </w:r>
            <w:r>
              <w:rPr>
                <w:noProof/>
                <w:webHidden/>
              </w:rPr>
              <w:fldChar w:fldCharType="end"/>
            </w:r>
          </w:hyperlink>
        </w:p>
        <w:p w14:paraId="5336B3F0" w14:textId="79F9BA5D" w:rsidR="00366DCF" w:rsidRDefault="00366DCF">
          <w:pPr>
            <w:pStyle w:val="TOC2"/>
            <w:tabs>
              <w:tab w:val="right" w:leader="dot" w:pos="9062"/>
            </w:tabs>
            <w:rPr>
              <w:rFonts w:eastAsiaTheme="minorEastAsia"/>
              <w:noProof/>
              <w:lang w:val="en-US"/>
            </w:rPr>
          </w:pPr>
          <w:hyperlink w:anchor="_Toc233394027" w:history="1">
            <w:r w:rsidRPr="005368C5">
              <w:rPr>
                <w:rStyle w:val="Hyperlink"/>
                <w:noProof/>
              </w:rPr>
              <w:t>2.3. Dvosmjerna komunikacija pomoću WebSocketa i Socket.io protokola</w:t>
            </w:r>
            <w:r>
              <w:rPr>
                <w:noProof/>
                <w:webHidden/>
              </w:rPr>
              <w:tab/>
            </w:r>
            <w:r>
              <w:rPr>
                <w:noProof/>
                <w:webHidden/>
              </w:rPr>
              <w:fldChar w:fldCharType="begin"/>
            </w:r>
            <w:r>
              <w:rPr>
                <w:noProof/>
                <w:webHidden/>
              </w:rPr>
              <w:instrText xml:space="preserve"> PAGEREF _Toc233394027 \h </w:instrText>
            </w:r>
            <w:r>
              <w:rPr>
                <w:noProof/>
                <w:webHidden/>
              </w:rPr>
            </w:r>
            <w:r>
              <w:rPr>
                <w:noProof/>
                <w:webHidden/>
              </w:rPr>
              <w:fldChar w:fldCharType="separate"/>
            </w:r>
            <w:r>
              <w:rPr>
                <w:noProof/>
                <w:webHidden/>
              </w:rPr>
              <w:t>16</w:t>
            </w:r>
            <w:r>
              <w:rPr>
                <w:noProof/>
                <w:webHidden/>
              </w:rPr>
              <w:fldChar w:fldCharType="end"/>
            </w:r>
          </w:hyperlink>
        </w:p>
        <w:p w14:paraId="74A1D16E" w14:textId="5D089696" w:rsidR="00366DCF" w:rsidRDefault="00366DCF">
          <w:pPr>
            <w:pStyle w:val="TOC3"/>
            <w:tabs>
              <w:tab w:val="right" w:leader="dot" w:pos="9062"/>
            </w:tabs>
            <w:rPr>
              <w:rFonts w:eastAsiaTheme="minorEastAsia"/>
              <w:noProof/>
              <w:lang w:val="en-US"/>
            </w:rPr>
          </w:pPr>
          <w:hyperlink w:anchor="_Toc233394028" w:history="1">
            <w:r w:rsidRPr="005368C5">
              <w:rPr>
                <w:rStyle w:val="Hyperlink"/>
                <w:noProof/>
              </w:rPr>
              <w:t>2.3.1. WebSocket</w:t>
            </w:r>
            <w:r>
              <w:rPr>
                <w:noProof/>
                <w:webHidden/>
              </w:rPr>
              <w:tab/>
            </w:r>
            <w:r>
              <w:rPr>
                <w:noProof/>
                <w:webHidden/>
              </w:rPr>
              <w:fldChar w:fldCharType="begin"/>
            </w:r>
            <w:r>
              <w:rPr>
                <w:noProof/>
                <w:webHidden/>
              </w:rPr>
              <w:instrText xml:space="preserve"> PAGEREF _Toc233394028 \h </w:instrText>
            </w:r>
            <w:r>
              <w:rPr>
                <w:noProof/>
                <w:webHidden/>
              </w:rPr>
            </w:r>
            <w:r>
              <w:rPr>
                <w:noProof/>
                <w:webHidden/>
              </w:rPr>
              <w:fldChar w:fldCharType="separate"/>
            </w:r>
            <w:r>
              <w:rPr>
                <w:noProof/>
                <w:webHidden/>
              </w:rPr>
              <w:t>17</w:t>
            </w:r>
            <w:r>
              <w:rPr>
                <w:noProof/>
                <w:webHidden/>
              </w:rPr>
              <w:fldChar w:fldCharType="end"/>
            </w:r>
          </w:hyperlink>
        </w:p>
        <w:p w14:paraId="7EEC6198" w14:textId="047DBA8D" w:rsidR="00366DCF" w:rsidRDefault="00366DCF">
          <w:pPr>
            <w:pStyle w:val="TOC3"/>
            <w:tabs>
              <w:tab w:val="right" w:leader="dot" w:pos="9062"/>
            </w:tabs>
            <w:rPr>
              <w:rFonts w:eastAsiaTheme="minorEastAsia"/>
              <w:noProof/>
              <w:lang w:val="en-US"/>
            </w:rPr>
          </w:pPr>
          <w:hyperlink w:anchor="_Toc233394029" w:history="1">
            <w:r w:rsidRPr="005368C5">
              <w:rPr>
                <w:rStyle w:val="Hyperlink"/>
                <w:noProof/>
              </w:rPr>
              <w:t>2.3.2. Socket.io</w:t>
            </w:r>
            <w:r>
              <w:rPr>
                <w:noProof/>
                <w:webHidden/>
              </w:rPr>
              <w:tab/>
            </w:r>
            <w:r>
              <w:rPr>
                <w:noProof/>
                <w:webHidden/>
              </w:rPr>
              <w:fldChar w:fldCharType="begin"/>
            </w:r>
            <w:r>
              <w:rPr>
                <w:noProof/>
                <w:webHidden/>
              </w:rPr>
              <w:instrText xml:space="preserve"> PAGEREF _Toc233394029 \h </w:instrText>
            </w:r>
            <w:r>
              <w:rPr>
                <w:noProof/>
                <w:webHidden/>
              </w:rPr>
            </w:r>
            <w:r>
              <w:rPr>
                <w:noProof/>
                <w:webHidden/>
              </w:rPr>
              <w:fldChar w:fldCharType="separate"/>
            </w:r>
            <w:r>
              <w:rPr>
                <w:noProof/>
                <w:webHidden/>
              </w:rPr>
              <w:t>19</w:t>
            </w:r>
            <w:r>
              <w:rPr>
                <w:noProof/>
                <w:webHidden/>
              </w:rPr>
              <w:fldChar w:fldCharType="end"/>
            </w:r>
          </w:hyperlink>
        </w:p>
        <w:p w14:paraId="4D68EF24" w14:textId="1B546E4E" w:rsidR="00366DCF" w:rsidRDefault="00366DCF">
          <w:pPr>
            <w:pStyle w:val="TOC2"/>
            <w:tabs>
              <w:tab w:val="right" w:leader="dot" w:pos="9062"/>
            </w:tabs>
            <w:rPr>
              <w:rFonts w:eastAsiaTheme="minorEastAsia"/>
              <w:noProof/>
              <w:lang w:val="en-US"/>
            </w:rPr>
          </w:pPr>
          <w:hyperlink w:anchor="_Toc233394030" w:history="1">
            <w:r w:rsidRPr="005368C5">
              <w:rPr>
                <w:rStyle w:val="Hyperlink"/>
                <w:noProof/>
              </w:rPr>
              <w:t>2.4. Tehnološki stog za implementaciju prototipa</w:t>
            </w:r>
            <w:r>
              <w:rPr>
                <w:noProof/>
                <w:webHidden/>
              </w:rPr>
              <w:tab/>
            </w:r>
            <w:r>
              <w:rPr>
                <w:noProof/>
                <w:webHidden/>
              </w:rPr>
              <w:fldChar w:fldCharType="begin"/>
            </w:r>
            <w:r>
              <w:rPr>
                <w:noProof/>
                <w:webHidden/>
              </w:rPr>
              <w:instrText xml:space="preserve"> PAGEREF _Toc233394030 \h </w:instrText>
            </w:r>
            <w:r>
              <w:rPr>
                <w:noProof/>
                <w:webHidden/>
              </w:rPr>
            </w:r>
            <w:r>
              <w:rPr>
                <w:noProof/>
                <w:webHidden/>
              </w:rPr>
              <w:fldChar w:fldCharType="separate"/>
            </w:r>
            <w:r>
              <w:rPr>
                <w:noProof/>
                <w:webHidden/>
              </w:rPr>
              <w:t>20</w:t>
            </w:r>
            <w:r>
              <w:rPr>
                <w:noProof/>
                <w:webHidden/>
              </w:rPr>
              <w:fldChar w:fldCharType="end"/>
            </w:r>
          </w:hyperlink>
        </w:p>
        <w:p w14:paraId="4DAB19B6" w14:textId="7028BBFD" w:rsidR="00366DCF" w:rsidRDefault="00366DCF">
          <w:pPr>
            <w:pStyle w:val="TOC3"/>
            <w:tabs>
              <w:tab w:val="right" w:leader="dot" w:pos="9062"/>
            </w:tabs>
            <w:rPr>
              <w:rFonts w:eastAsiaTheme="minorEastAsia"/>
              <w:noProof/>
              <w:lang w:val="en-US"/>
            </w:rPr>
          </w:pPr>
          <w:hyperlink w:anchor="_Toc233394031" w:history="1">
            <w:r w:rsidRPr="005368C5">
              <w:rPr>
                <w:rStyle w:val="Hyperlink"/>
                <w:noProof/>
              </w:rPr>
              <w:t>2.4.1. Node.js i Express</w:t>
            </w:r>
            <w:r>
              <w:rPr>
                <w:noProof/>
                <w:webHidden/>
              </w:rPr>
              <w:tab/>
            </w:r>
            <w:r>
              <w:rPr>
                <w:noProof/>
                <w:webHidden/>
              </w:rPr>
              <w:fldChar w:fldCharType="begin"/>
            </w:r>
            <w:r>
              <w:rPr>
                <w:noProof/>
                <w:webHidden/>
              </w:rPr>
              <w:instrText xml:space="preserve"> PAGEREF _Toc233394031 \h </w:instrText>
            </w:r>
            <w:r>
              <w:rPr>
                <w:noProof/>
                <w:webHidden/>
              </w:rPr>
            </w:r>
            <w:r>
              <w:rPr>
                <w:noProof/>
                <w:webHidden/>
              </w:rPr>
              <w:fldChar w:fldCharType="separate"/>
            </w:r>
            <w:r>
              <w:rPr>
                <w:noProof/>
                <w:webHidden/>
              </w:rPr>
              <w:t>21</w:t>
            </w:r>
            <w:r>
              <w:rPr>
                <w:noProof/>
                <w:webHidden/>
              </w:rPr>
              <w:fldChar w:fldCharType="end"/>
            </w:r>
          </w:hyperlink>
        </w:p>
        <w:p w14:paraId="38062898" w14:textId="2F875F9D" w:rsidR="00366DCF" w:rsidRDefault="00366DCF">
          <w:pPr>
            <w:pStyle w:val="TOC3"/>
            <w:tabs>
              <w:tab w:val="right" w:leader="dot" w:pos="9062"/>
            </w:tabs>
            <w:rPr>
              <w:rFonts w:eastAsiaTheme="minorEastAsia"/>
              <w:noProof/>
              <w:lang w:val="en-US"/>
            </w:rPr>
          </w:pPr>
          <w:hyperlink w:anchor="_Toc233394032" w:history="1">
            <w:r w:rsidRPr="005368C5">
              <w:rPr>
                <w:rStyle w:val="Hyperlink"/>
                <w:noProof/>
              </w:rPr>
              <w:t>2.4.2. Python simulatori izvora događaja</w:t>
            </w:r>
            <w:r>
              <w:rPr>
                <w:noProof/>
                <w:webHidden/>
              </w:rPr>
              <w:tab/>
            </w:r>
            <w:r>
              <w:rPr>
                <w:noProof/>
                <w:webHidden/>
              </w:rPr>
              <w:fldChar w:fldCharType="begin"/>
            </w:r>
            <w:r>
              <w:rPr>
                <w:noProof/>
                <w:webHidden/>
              </w:rPr>
              <w:instrText xml:space="preserve"> PAGEREF _Toc233394032 \h </w:instrText>
            </w:r>
            <w:r>
              <w:rPr>
                <w:noProof/>
                <w:webHidden/>
              </w:rPr>
            </w:r>
            <w:r>
              <w:rPr>
                <w:noProof/>
                <w:webHidden/>
              </w:rPr>
              <w:fldChar w:fldCharType="separate"/>
            </w:r>
            <w:r>
              <w:rPr>
                <w:noProof/>
                <w:webHidden/>
              </w:rPr>
              <w:t>21</w:t>
            </w:r>
            <w:r>
              <w:rPr>
                <w:noProof/>
                <w:webHidden/>
              </w:rPr>
              <w:fldChar w:fldCharType="end"/>
            </w:r>
          </w:hyperlink>
        </w:p>
        <w:p w14:paraId="5F502203" w14:textId="0137385F" w:rsidR="00366DCF" w:rsidRDefault="00366DCF">
          <w:pPr>
            <w:pStyle w:val="TOC3"/>
            <w:tabs>
              <w:tab w:val="right" w:leader="dot" w:pos="9062"/>
            </w:tabs>
            <w:rPr>
              <w:rFonts w:eastAsiaTheme="minorEastAsia"/>
              <w:noProof/>
              <w:lang w:val="en-US"/>
            </w:rPr>
          </w:pPr>
          <w:hyperlink w:anchor="_Toc233394033" w:history="1">
            <w:r w:rsidRPr="005368C5">
              <w:rPr>
                <w:rStyle w:val="Hyperlink"/>
                <w:noProof/>
              </w:rPr>
              <w:t>2.4.3. PostgreSQL za trajnu pohranu</w:t>
            </w:r>
            <w:r>
              <w:rPr>
                <w:noProof/>
                <w:webHidden/>
              </w:rPr>
              <w:tab/>
            </w:r>
            <w:r>
              <w:rPr>
                <w:noProof/>
                <w:webHidden/>
              </w:rPr>
              <w:fldChar w:fldCharType="begin"/>
            </w:r>
            <w:r>
              <w:rPr>
                <w:noProof/>
                <w:webHidden/>
              </w:rPr>
              <w:instrText xml:space="preserve"> PAGEREF _Toc233394033 \h </w:instrText>
            </w:r>
            <w:r>
              <w:rPr>
                <w:noProof/>
                <w:webHidden/>
              </w:rPr>
            </w:r>
            <w:r>
              <w:rPr>
                <w:noProof/>
                <w:webHidden/>
              </w:rPr>
              <w:fldChar w:fldCharType="separate"/>
            </w:r>
            <w:r>
              <w:rPr>
                <w:noProof/>
                <w:webHidden/>
              </w:rPr>
              <w:t>22</w:t>
            </w:r>
            <w:r>
              <w:rPr>
                <w:noProof/>
                <w:webHidden/>
              </w:rPr>
              <w:fldChar w:fldCharType="end"/>
            </w:r>
          </w:hyperlink>
        </w:p>
        <w:p w14:paraId="2035C248" w14:textId="71D2A17B" w:rsidR="00366DCF" w:rsidRDefault="00366DCF">
          <w:pPr>
            <w:pStyle w:val="TOC2"/>
            <w:tabs>
              <w:tab w:val="right" w:leader="dot" w:pos="9062"/>
            </w:tabs>
            <w:rPr>
              <w:rFonts w:eastAsiaTheme="minorEastAsia"/>
              <w:noProof/>
              <w:lang w:val="en-US"/>
            </w:rPr>
          </w:pPr>
          <w:hyperlink w:anchor="_Toc233394034" w:history="1">
            <w:r w:rsidRPr="005368C5">
              <w:rPr>
                <w:rStyle w:val="Hyperlink"/>
                <w:noProof/>
              </w:rPr>
              <w:t>2.5. Sažetak odabira tehnologija u odnosu na zahtjeve rada</w:t>
            </w:r>
            <w:r>
              <w:rPr>
                <w:noProof/>
                <w:webHidden/>
              </w:rPr>
              <w:tab/>
            </w:r>
            <w:r>
              <w:rPr>
                <w:noProof/>
                <w:webHidden/>
              </w:rPr>
              <w:fldChar w:fldCharType="begin"/>
            </w:r>
            <w:r>
              <w:rPr>
                <w:noProof/>
                <w:webHidden/>
              </w:rPr>
              <w:instrText xml:space="preserve"> PAGEREF _Toc233394034 \h </w:instrText>
            </w:r>
            <w:r>
              <w:rPr>
                <w:noProof/>
                <w:webHidden/>
              </w:rPr>
            </w:r>
            <w:r>
              <w:rPr>
                <w:noProof/>
                <w:webHidden/>
              </w:rPr>
              <w:fldChar w:fldCharType="separate"/>
            </w:r>
            <w:r>
              <w:rPr>
                <w:noProof/>
                <w:webHidden/>
              </w:rPr>
              <w:t>22</w:t>
            </w:r>
            <w:r>
              <w:rPr>
                <w:noProof/>
                <w:webHidden/>
              </w:rPr>
              <w:fldChar w:fldCharType="end"/>
            </w:r>
          </w:hyperlink>
        </w:p>
        <w:p w14:paraId="496AFAEE" w14:textId="1C0BEDBB" w:rsidR="00366DCF" w:rsidRDefault="00366DCF">
          <w:pPr>
            <w:pStyle w:val="TOC1"/>
            <w:tabs>
              <w:tab w:val="left" w:pos="480"/>
              <w:tab w:val="right" w:leader="dot" w:pos="9062"/>
            </w:tabs>
            <w:rPr>
              <w:rFonts w:eastAsiaTheme="minorEastAsia"/>
              <w:noProof/>
              <w:lang w:val="en-US"/>
            </w:rPr>
          </w:pPr>
          <w:hyperlink w:anchor="_Toc233394035" w:history="1">
            <w:r w:rsidRPr="005368C5">
              <w:rPr>
                <w:rStyle w:val="Hyperlink"/>
                <w:noProof/>
              </w:rPr>
              <w:t>3.</w:t>
            </w:r>
            <w:r>
              <w:rPr>
                <w:rFonts w:eastAsiaTheme="minorEastAsia"/>
                <w:noProof/>
                <w:lang w:val="en-US"/>
              </w:rPr>
              <w:tab/>
            </w:r>
            <w:r w:rsidRPr="005368C5">
              <w:rPr>
                <w:rStyle w:val="Hyperlink"/>
                <w:noProof/>
              </w:rPr>
              <w:t>Problem</w:t>
            </w:r>
            <w:r>
              <w:rPr>
                <w:noProof/>
                <w:webHidden/>
              </w:rPr>
              <w:tab/>
            </w:r>
            <w:r>
              <w:rPr>
                <w:noProof/>
                <w:webHidden/>
              </w:rPr>
              <w:fldChar w:fldCharType="begin"/>
            </w:r>
            <w:r>
              <w:rPr>
                <w:noProof/>
                <w:webHidden/>
              </w:rPr>
              <w:instrText xml:space="preserve"> PAGEREF _Toc233394035 \h </w:instrText>
            </w:r>
            <w:r>
              <w:rPr>
                <w:noProof/>
                <w:webHidden/>
              </w:rPr>
            </w:r>
            <w:r>
              <w:rPr>
                <w:noProof/>
                <w:webHidden/>
              </w:rPr>
              <w:fldChar w:fldCharType="separate"/>
            </w:r>
            <w:r>
              <w:rPr>
                <w:noProof/>
                <w:webHidden/>
              </w:rPr>
              <w:t>23</w:t>
            </w:r>
            <w:r>
              <w:rPr>
                <w:noProof/>
                <w:webHidden/>
              </w:rPr>
              <w:fldChar w:fldCharType="end"/>
            </w:r>
          </w:hyperlink>
        </w:p>
        <w:p w14:paraId="28294DD6" w14:textId="2E76CC7E" w:rsidR="00366DCF" w:rsidRDefault="00366DCF">
          <w:pPr>
            <w:pStyle w:val="TOC1"/>
            <w:tabs>
              <w:tab w:val="left" w:pos="480"/>
              <w:tab w:val="right" w:leader="dot" w:pos="9062"/>
            </w:tabs>
            <w:rPr>
              <w:rFonts w:eastAsiaTheme="minorEastAsia"/>
              <w:noProof/>
              <w:lang w:val="en-US"/>
            </w:rPr>
          </w:pPr>
          <w:hyperlink w:anchor="_Toc233394036" w:history="1">
            <w:r w:rsidRPr="005368C5">
              <w:rPr>
                <w:rStyle w:val="Hyperlink"/>
                <w:noProof/>
              </w:rPr>
              <w:t>4.</w:t>
            </w:r>
            <w:r>
              <w:rPr>
                <w:rFonts w:eastAsiaTheme="minorEastAsia"/>
                <w:noProof/>
                <w:lang w:val="en-US"/>
              </w:rPr>
              <w:tab/>
            </w:r>
            <w:r w:rsidRPr="005368C5">
              <w:rPr>
                <w:rStyle w:val="Hyperlink"/>
                <w:noProof/>
              </w:rPr>
              <w:t>Metodologija i oblikovanje rješenja</w:t>
            </w:r>
            <w:r>
              <w:rPr>
                <w:noProof/>
                <w:webHidden/>
              </w:rPr>
              <w:tab/>
            </w:r>
            <w:r>
              <w:rPr>
                <w:noProof/>
                <w:webHidden/>
              </w:rPr>
              <w:fldChar w:fldCharType="begin"/>
            </w:r>
            <w:r>
              <w:rPr>
                <w:noProof/>
                <w:webHidden/>
              </w:rPr>
              <w:instrText xml:space="preserve"> PAGEREF _Toc233394036 \h </w:instrText>
            </w:r>
            <w:r>
              <w:rPr>
                <w:noProof/>
                <w:webHidden/>
              </w:rPr>
            </w:r>
            <w:r>
              <w:rPr>
                <w:noProof/>
                <w:webHidden/>
              </w:rPr>
              <w:fldChar w:fldCharType="separate"/>
            </w:r>
            <w:r>
              <w:rPr>
                <w:noProof/>
                <w:webHidden/>
              </w:rPr>
              <w:t>26</w:t>
            </w:r>
            <w:r>
              <w:rPr>
                <w:noProof/>
                <w:webHidden/>
              </w:rPr>
              <w:fldChar w:fldCharType="end"/>
            </w:r>
          </w:hyperlink>
        </w:p>
        <w:p w14:paraId="539BC842" w14:textId="0F525395" w:rsidR="00366DCF" w:rsidRDefault="00366DCF">
          <w:pPr>
            <w:pStyle w:val="TOC2"/>
            <w:tabs>
              <w:tab w:val="right" w:leader="dot" w:pos="9062"/>
            </w:tabs>
            <w:rPr>
              <w:rFonts w:eastAsiaTheme="minorEastAsia"/>
              <w:noProof/>
              <w:lang w:val="en-US"/>
            </w:rPr>
          </w:pPr>
          <w:hyperlink w:anchor="_Toc233394037" w:history="1">
            <w:r w:rsidRPr="005368C5">
              <w:rPr>
                <w:rStyle w:val="Hyperlink"/>
                <w:noProof/>
              </w:rPr>
              <w:t>4.1. Raspodijeljena komponentna arhitektura s topologijom komunikacijskih predmeta i modelom pohrane</w:t>
            </w:r>
            <w:r>
              <w:rPr>
                <w:noProof/>
                <w:webHidden/>
              </w:rPr>
              <w:tab/>
            </w:r>
            <w:r>
              <w:rPr>
                <w:noProof/>
                <w:webHidden/>
              </w:rPr>
              <w:fldChar w:fldCharType="begin"/>
            </w:r>
            <w:r>
              <w:rPr>
                <w:noProof/>
                <w:webHidden/>
              </w:rPr>
              <w:instrText xml:space="preserve"> PAGEREF _Toc233394037 \h </w:instrText>
            </w:r>
            <w:r>
              <w:rPr>
                <w:noProof/>
                <w:webHidden/>
              </w:rPr>
            </w:r>
            <w:r>
              <w:rPr>
                <w:noProof/>
                <w:webHidden/>
              </w:rPr>
              <w:fldChar w:fldCharType="separate"/>
            </w:r>
            <w:r>
              <w:rPr>
                <w:noProof/>
                <w:webHidden/>
              </w:rPr>
              <w:t>27</w:t>
            </w:r>
            <w:r>
              <w:rPr>
                <w:noProof/>
                <w:webHidden/>
              </w:rPr>
              <w:fldChar w:fldCharType="end"/>
            </w:r>
          </w:hyperlink>
        </w:p>
        <w:p w14:paraId="1A5E6AB0" w14:textId="652269DE" w:rsidR="00366DCF" w:rsidRDefault="00366DCF">
          <w:pPr>
            <w:pStyle w:val="TOC2"/>
            <w:tabs>
              <w:tab w:val="right" w:leader="dot" w:pos="9062"/>
            </w:tabs>
            <w:rPr>
              <w:rFonts w:eastAsiaTheme="minorEastAsia"/>
              <w:noProof/>
              <w:lang w:val="en-US"/>
            </w:rPr>
          </w:pPr>
          <w:hyperlink w:anchor="_Toc233394038" w:history="1">
            <w:r w:rsidRPr="005368C5">
              <w:rPr>
                <w:rStyle w:val="Hyperlink"/>
                <w:noProof/>
              </w:rPr>
              <w:t>4.2. Model asinkronih tokova događaja od simulatora uređaja i životni ciklus poruke</w:t>
            </w:r>
            <w:r>
              <w:rPr>
                <w:noProof/>
                <w:webHidden/>
              </w:rPr>
              <w:tab/>
            </w:r>
            <w:r>
              <w:rPr>
                <w:noProof/>
                <w:webHidden/>
              </w:rPr>
              <w:fldChar w:fldCharType="begin"/>
            </w:r>
            <w:r>
              <w:rPr>
                <w:noProof/>
                <w:webHidden/>
              </w:rPr>
              <w:instrText xml:space="preserve"> PAGEREF _Toc233394038 \h </w:instrText>
            </w:r>
            <w:r>
              <w:rPr>
                <w:noProof/>
                <w:webHidden/>
              </w:rPr>
            </w:r>
            <w:r>
              <w:rPr>
                <w:noProof/>
                <w:webHidden/>
              </w:rPr>
              <w:fldChar w:fldCharType="separate"/>
            </w:r>
            <w:r>
              <w:rPr>
                <w:noProof/>
                <w:webHidden/>
              </w:rPr>
              <w:t>28</w:t>
            </w:r>
            <w:r>
              <w:rPr>
                <w:noProof/>
                <w:webHidden/>
              </w:rPr>
              <w:fldChar w:fldCharType="end"/>
            </w:r>
          </w:hyperlink>
        </w:p>
        <w:p w14:paraId="332FAC31" w14:textId="7CFA2041" w:rsidR="00366DCF" w:rsidRDefault="00366DCF">
          <w:pPr>
            <w:pStyle w:val="TOC2"/>
            <w:tabs>
              <w:tab w:val="right" w:leader="dot" w:pos="9062"/>
            </w:tabs>
            <w:rPr>
              <w:rFonts w:eastAsiaTheme="minorEastAsia"/>
              <w:noProof/>
              <w:lang w:val="en-US"/>
            </w:rPr>
          </w:pPr>
          <w:hyperlink w:anchor="_Toc233394039" w:history="1">
            <w:r w:rsidRPr="005368C5">
              <w:rPr>
                <w:rStyle w:val="Hyperlink"/>
                <w:noProof/>
              </w:rPr>
              <w:t>4.3. Matrica sljedivosti zahtjeva</w:t>
            </w:r>
            <w:r>
              <w:rPr>
                <w:noProof/>
                <w:webHidden/>
              </w:rPr>
              <w:tab/>
            </w:r>
            <w:r>
              <w:rPr>
                <w:noProof/>
                <w:webHidden/>
              </w:rPr>
              <w:fldChar w:fldCharType="begin"/>
            </w:r>
            <w:r>
              <w:rPr>
                <w:noProof/>
                <w:webHidden/>
              </w:rPr>
              <w:instrText xml:space="preserve"> PAGEREF _Toc233394039 \h </w:instrText>
            </w:r>
            <w:r>
              <w:rPr>
                <w:noProof/>
                <w:webHidden/>
              </w:rPr>
            </w:r>
            <w:r>
              <w:rPr>
                <w:noProof/>
                <w:webHidden/>
              </w:rPr>
              <w:fldChar w:fldCharType="separate"/>
            </w:r>
            <w:r>
              <w:rPr>
                <w:noProof/>
                <w:webHidden/>
              </w:rPr>
              <w:t>29</w:t>
            </w:r>
            <w:r>
              <w:rPr>
                <w:noProof/>
                <w:webHidden/>
              </w:rPr>
              <w:fldChar w:fldCharType="end"/>
            </w:r>
          </w:hyperlink>
        </w:p>
        <w:p w14:paraId="46EDADDD" w14:textId="7DD8DD26" w:rsidR="00366DCF" w:rsidRDefault="00366DCF">
          <w:pPr>
            <w:pStyle w:val="TOC1"/>
            <w:tabs>
              <w:tab w:val="left" w:pos="480"/>
              <w:tab w:val="right" w:leader="dot" w:pos="9062"/>
            </w:tabs>
            <w:rPr>
              <w:rFonts w:eastAsiaTheme="minorEastAsia"/>
              <w:noProof/>
              <w:lang w:val="en-US"/>
            </w:rPr>
          </w:pPr>
          <w:hyperlink w:anchor="_Toc233394040" w:history="1">
            <w:r w:rsidRPr="005368C5">
              <w:rPr>
                <w:rStyle w:val="Hyperlink"/>
                <w:noProof/>
              </w:rPr>
              <w:t>5.</w:t>
            </w:r>
            <w:r>
              <w:rPr>
                <w:rFonts w:eastAsiaTheme="minorEastAsia"/>
                <w:noProof/>
                <w:lang w:val="en-US"/>
              </w:rPr>
              <w:tab/>
            </w:r>
            <w:r w:rsidRPr="005368C5">
              <w:rPr>
                <w:rStyle w:val="Hyperlink"/>
                <w:noProof/>
              </w:rPr>
              <w:t>Implementacija</w:t>
            </w:r>
            <w:r>
              <w:rPr>
                <w:noProof/>
                <w:webHidden/>
              </w:rPr>
              <w:tab/>
            </w:r>
            <w:r>
              <w:rPr>
                <w:noProof/>
                <w:webHidden/>
              </w:rPr>
              <w:fldChar w:fldCharType="begin"/>
            </w:r>
            <w:r>
              <w:rPr>
                <w:noProof/>
                <w:webHidden/>
              </w:rPr>
              <w:instrText xml:space="preserve"> PAGEREF _Toc233394040 \h </w:instrText>
            </w:r>
            <w:r>
              <w:rPr>
                <w:noProof/>
                <w:webHidden/>
              </w:rPr>
            </w:r>
            <w:r>
              <w:rPr>
                <w:noProof/>
                <w:webHidden/>
              </w:rPr>
              <w:fldChar w:fldCharType="separate"/>
            </w:r>
            <w:r>
              <w:rPr>
                <w:noProof/>
                <w:webHidden/>
              </w:rPr>
              <w:t>31</w:t>
            </w:r>
            <w:r>
              <w:rPr>
                <w:noProof/>
                <w:webHidden/>
              </w:rPr>
              <w:fldChar w:fldCharType="end"/>
            </w:r>
          </w:hyperlink>
        </w:p>
        <w:p w14:paraId="2733DDDD" w14:textId="064D5B0F" w:rsidR="00366DCF" w:rsidRDefault="00366DCF">
          <w:pPr>
            <w:pStyle w:val="TOC2"/>
            <w:tabs>
              <w:tab w:val="right" w:leader="dot" w:pos="9062"/>
            </w:tabs>
            <w:rPr>
              <w:rFonts w:eastAsiaTheme="minorEastAsia"/>
              <w:noProof/>
              <w:lang w:val="en-US"/>
            </w:rPr>
          </w:pPr>
          <w:hyperlink w:anchor="_Toc233394041" w:history="1">
            <w:r w:rsidRPr="005368C5">
              <w:rPr>
                <w:rStyle w:val="Hyperlink"/>
                <w:noProof/>
              </w:rPr>
              <w:t>5.1. Simulator uređaja</w:t>
            </w:r>
            <w:r>
              <w:rPr>
                <w:noProof/>
                <w:webHidden/>
              </w:rPr>
              <w:tab/>
            </w:r>
            <w:r>
              <w:rPr>
                <w:noProof/>
                <w:webHidden/>
              </w:rPr>
              <w:fldChar w:fldCharType="begin"/>
            </w:r>
            <w:r>
              <w:rPr>
                <w:noProof/>
                <w:webHidden/>
              </w:rPr>
              <w:instrText xml:space="preserve"> PAGEREF _Toc233394041 \h </w:instrText>
            </w:r>
            <w:r>
              <w:rPr>
                <w:noProof/>
                <w:webHidden/>
              </w:rPr>
            </w:r>
            <w:r>
              <w:rPr>
                <w:noProof/>
                <w:webHidden/>
              </w:rPr>
              <w:fldChar w:fldCharType="separate"/>
            </w:r>
            <w:r>
              <w:rPr>
                <w:noProof/>
                <w:webHidden/>
              </w:rPr>
              <w:t>33</w:t>
            </w:r>
            <w:r>
              <w:rPr>
                <w:noProof/>
                <w:webHidden/>
              </w:rPr>
              <w:fldChar w:fldCharType="end"/>
            </w:r>
          </w:hyperlink>
        </w:p>
        <w:p w14:paraId="0BD33451" w14:textId="1B67536B" w:rsidR="00366DCF" w:rsidRDefault="00366DCF">
          <w:pPr>
            <w:pStyle w:val="TOC2"/>
            <w:tabs>
              <w:tab w:val="right" w:leader="dot" w:pos="9062"/>
            </w:tabs>
            <w:rPr>
              <w:rFonts w:eastAsiaTheme="minorEastAsia"/>
              <w:noProof/>
              <w:lang w:val="en-US"/>
            </w:rPr>
          </w:pPr>
          <w:hyperlink w:anchor="_Toc233394042" w:history="1">
            <w:r w:rsidRPr="005368C5">
              <w:rPr>
                <w:rStyle w:val="Hyperlink"/>
                <w:noProof/>
              </w:rPr>
              <w:t>5.2. Poslužiteljska aplikacija</w:t>
            </w:r>
            <w:r>
              <w:rPr>
                <w:noProof/>
                <w:webHidden/>
              </w:rPr>
              <w:tab/>
            </w:r>
            <w:r>
              <w:rPr>
                <w:noProof/>
                <w:webHidden/>
              </w:rPr>
              <w:fldChar w:fldCharType="begin"/>
            </w:r>
            <w:r>
              <w:rPr>
                <w:noProof/>
                <w:webHidden/>
              </w:rPr>
              <w:instrText xml:space="preserve"> PAGEREF _Toc233394042 \h </w:instrText>
            </w:r>
            <w:r>
              <w:rPr>
                <w:noProof/>
                <w:webHidden/>
              </w:rPr>
            </w:r>
            <w:r>
              <w:rPr>
                <w:noProof/>
                <w:webHidden/>
              </w:rPr>
              <w:fldChar w:fldCharType="separate"/>
            </w:r>
            <w:r>
              <w:rPr>
                <w:noProof/>
                <w:webHidden/>
              </w:rPr>
              <w:t>36</w:t>
            </w:r>
            <w:r>
              <w:rPr>
                <w:noProof/>
                <w:webHidden/>
              </w:rPr>
              <w:fldChar w:fldCharType="end"/>
            </w:r>
          </w:hyperlink>
        </w:p>
        <w:p w14:paraId="408AB069" w14:textId="74DEDC36" w:rsidR="00366DCF" w:rsidRDefault="00366DCF">
          <w:pPr>
            <w:pStyle w:val="TOC3"/>
            <w:tabs>
              <w:tab w:val="right" w:leader="dot" w:pos="9062"/>
            </w:tabs>
            <w:rPr>
              <w:rFonts w:eastAsiaTheme="minorEastAsia"/>
              <w:noProof/>
              <w:lang w:val="en-US"/>
            </w:rPr>
          </w:pPr>
          <w:hyperlink w:anchor="_Toc233394043" w:history="1">
            <w:r w:rsidRPr="005368C5">
              <w:rPr>
                <w:rStyle w:val="Hyperlink"/>
                <w:noProof/>
              </w:rPr>
              <w:t>5.2.1. Pristupna točka za uređaje</w:t>
            </w:r>
            <w:r>
              <w:rPr>
                <w:noProof/>
                <w:webHidden/>
              </w:rPr>
              <w:tab/>
            </w:r>
            <w:r>
              <w:rPr>
                <w:noProof/>
                <w:webHidden/>
              </w:rPr>
              <w:fldChar w:fldCharType="begin"/>
            </w:r>
            <w:r>
              <w:rPr>
                <w:noProof/>
                <w:webHidden/>
              </w:rPr>
              <w:instrText xml:space="preserve"> PAGEREF _Toc233394043 \h </w:instrText>
            </w:r>
            <w:r>
              <w:rPr>
                <w:noProof/>
                <w:webHidden/>
              </w:rPr>
            </w:r>
            <w:r>
              <w:rPr>
                <w:noProof/>
                <w:webHidden/>
              </w:rPr>
              <w:fldChar w:fldCharType="separate"/>
            </w:r>
            <w:r>
              <w:rPr>
                <w:noProof/>
                <w:webHidden/>
              </w:rPr>
              <w:t>36</w:t>
            </w:r>
            <w:r>
              <w:rPr>
                <w:noProof/>
                <w:webHidden/>
              </w:rPr>
              <w:fldChar w:fldCharType="end"/>
            </w:r>
          </w:hyperlink>
        </w:p>
        <w:p w14:paraId="239E93B3" w14:textId="032D7B09" w:rsidR="00366DCF" w:rsidRDefault="00366DCF">
          <w:pPr>
            <w:pStyle w:val="TOC3"/>
            <w:tabs>
              <w:tab w:val="right" w:leader="dot" w:pos="9062"/>
            </w:tabs>
            <w:rPr>
              <w:rFonts w:eastAsiaTheme="minorEastAsia"/>
              <w:noProof/>
              <w:lang w:val="en-US"/>
            </w:rPr>
          </w:pPr>
          <w:hyperlink w:anchor="_Toc233394044" w:history="1">
            <w:r w:rsidRPr="005368C5">
              <w:rPr>
                <w:rStyle w:val="Hyperlink"/>
                <w:noProof/>
              </w:rPr>
              <w:t>5.2.2. Sloj obrade i pohrane podataka</w:t>
            </w:r>
            <w:r>
              <w:rPr>
                <w:noProof/>
                <w:webHidden/>
              </w:rPr>
              <w:tab/>
            </w:r>
            <w:r>
              <w:rPr>
                <w:noProof/>
                <w:webHidden/>
              </w:rPr>
              <w:fldChar w:fldCharType="begin"/>
            </w:r>
            <w:r>
              <w:rPr>
                <w:noProof/>
                <w:webHidden/>
              </w:rPr>
              <w:instrText xml:space="preserve"> PAGEREF _Toc233394044 \h </w:instrText>
            </w:r>
            <w:r>
              <w:rPr>
                <w:noProof/>
                <w:webHidden/>
              </w:rPr>
            </w:r>
            <w:r>
              <w:rPr>
                <w:noProof/>
                <w:webHidden/>
              </w:rPr>
              <w:fldChar w:fldCharType="separate"/>
            </w:r>
            <w:r>
              <w:rPr>
                <w:noProof/>
                <w:webHidden/>
              </w:rPr>
              <w:t>41</w:t>
            </w:r>
            <w:r>
              <w:rPr>
                <w:noProof/>
                <w:webHidden/>
              </w:rPr>
              <w:fldChar w:fldCharType="end"/>
            </w:r>
          </w:hyperlink>
        </w:p>
        <w:p w14:paraId="1594EE8E" w14:textId="5E4DEC04" w:rsidR="00366DCF" w:rsidRDefault="00366DCF">
          <w:pPr>
            <w:pStyle w:val="TOC3"/>
            <w:tabs>
              <w:tab w:val="right" w:leader="dot" w:pos="9062"/>
            </w:tabs>
            <w:rPr>
              <w:rFonts w:eastAsiaTheme="minorEastAsia"/>
              <w:noProof/>
              <w:lang w:val="en-US"/>
            </w:rPr>
          </w:pPr>
          <w:hyperlink w:anchor="_Toc233394045" w:history="1">
            <w:r w:rsidRPr="005368C5">
              <w:rPr>
                <w:rStyle w:val="Hyperlink"/>
                <w:noProof/>
              </w:rPr>
              <w:t>5.2.3. Pristupna točka za korisničko sučelje</w:t>
            </w:r>
            <w:r>
              <w:rPr>
                <w:noProof/>
                <w:webHidden/>
              </w:rPr>
              <w:tab/>
            </w:r>
            <w:r>
              <w:rPr>
                <w:noProof/>
                <w:webHidden/>
              </w:rPr>
              <w:fldChar w:fldCharType="begin"/>
            </w:r>
            <w:r>
              <w:rPr>
                <w:noProof/>
                <w:webHidden/>
              </w:rPr>
              <w:instrText xml:space="preserve"> PAGEREF _Toc233394045 \h </w:instrText>
            </w:r>
            <w:r>
              <w:rPr>
                <w:noProof/>
                <w:webHidden/>
              </w:rPr>
            </w:r>
            <w:r>
              <w:rPr>
                <w:noProof/>
                <w:webHidden/>
              </w:rPr>
              <w:fldChar w:fldCharType="separate"/>
            </w:r>
            <w:r>
              <w:rPr>
                <w:noProof/>
                <w:webHidden/>
              </w:rPr>
              <w:t>43</w:t>
            </w:r>
            <w:r>
              <w:rPr>
                <w:noProof/>
                <w:webHidden/>
              </w:rPr>
              <w:fldChar w:fldCharType="end"/>
            </w:r>
          </w:hyperlink>
        </w:p>
        <w:p w14:paraId="0D907DBA" w14:textId="141AF80E" w:rsidR="00366DCF" w:rsidRDefault="00366DCF">
          <w:pPr>
            <w:pStyle w:val="TOC2"/>
            <w:tabs>
              <w:tab w:val="right" w:leader="dot" w:pos="9062"/>
            </w:tabs>
            <w:rPr>
              <w:rFonts w:eastAsiaTheme="minorEastAsia"/>
              <w:noProof/>
              <w:lang w:val="en-US"/>
            </w:rPr>
          </w:pPr>
          <w:hyperlink w:anchor="_Toc233394046" w:history="1">
            <w:r w:rsidRPr="005368C5">
              <w:rPr>
                <w:rStyle w:val="Hyperlink"/>
                <w:noProof/>
              </w:rPr>
              <w:t>5.3. Korisničko sučelje</w:t>
            </w:r>
            <w:r>
              <w:rPr>
                <w:noProof/>
                <w:webHidden/>
              </w:rPr>
              <w:tab/>
            </w:r>
            <w:r>
              <w:rPr>
                <w:noProof/>
                <w:webHidden/>
              </w:rPr>
              <w:fldChar w:fldCharType="begin"/>
            </w:r>
            <w:r>
              <w:rPr>
                <w:noProof/>
                <w:webHidden/>
              </w:rPr>
              <w:instrText xml:space="preserve"> PAGEREF _Toc233394046 \h </w:instrText>
            </w:r>
            <w:r>
              <w:rPr>
                <w:noProof/>
                <w:webHidden/>
              </w:rPr>
            </w:r>
            <w:r>
              <w:rPr>
                <w:noProof/>
                <w:webHidden/>
              </w:rPr>
              <w:fldChar w:fldCharType="separate"/>
            </w:r>
            <w:r>
              <w:rPr>
                <w:noProof/>
                <w:webHidden/>
              </w:rPr>
              <w:t>48</w:t>
            </w:r>
            <w:r>
              <w:rPr>
                <w:noProof/>
                <w:webHidden/>
              </w:rPr>
              <w:fldChar w:fldCharType="end"/>
            </w:r>
          </w:hyperlink>
        </w:p>
        <w:p w14:paraId="7B340EA0" w14:textId="5B79C0B5" w:rsidR="00366DCF" w:rsidRDefault="00366DCF">
          <w:pPr>
            <w:pStyle w:val="TOC2"/>
            <w:tabs>
              <w:tab w:val="right" w:leader="dot" w:pos="9062"/>
            </w:tabs>
            <w:rPr>
              <w:rFonts w:eastAsiaTheme="minorEastAsia"/>
              <w:noProof/>
              <w:lang w:val="en-US"/>
            </w:rPr>
          </w:pPr>
          <w:hyperlink w:anchor="_Toc233394047" w:history="1">
            <w:r w:rsidRPr="005368C5">
              <w:rPr>
                <w:rStyle w:val="Hyperlink"/>
                <w:noProof/>
              </w:rPr>
              <w:t>5.4. Podatkovni model i trajna pohrana</w:t>
            </w:r>
            <w:r>
              <w:rPr>
                <w:noProof/>
                <w:webHidden/>
              </w:rPr>
              <w:tab/>
            </w:r>
            <w:r>
              <w:rPr>
                <w:noProof/>
                <w:webHidden/>
              </w:rPr>
              <w:fldChar w:fldCharType="begin"/>
            </w:r>
            <w:r>
              <w:rPr>
                <w:noProof/>
                <w:webHidden/>
              </w:rPr>
              <w:instrText xml:space="preserve"> PAGEREF _Toc233394047 \h </w:instrText>
            </w:r>
            <w:r>
              <w:rPr>
                <w:noProof/>
                <w:webHidden/>
              </w:rPr>
            </w:r>
            <w:r>
              <w:rPr>
                <w:noProof/>
                <w:webHidden/>
              </w:rPr>
              <w:fldChar w:fldCharType="separate"/>
            </w:r>
            <w:r>
              <w:rPr>
                <w:noProof/>
                <w:webHidden/>
              </w:rPr>
              <w:t>55</w:t>
            </w:r>
            <w:r>
              <w:rPr>
                <w:noProof/>
                <w:webHidden/>
              </w:rPr>
              <w:fldChar w:fldCharType="end"/>
            </w:r>
          </w:hyperlink>
        </w:p>
        <w:p w14:paraId="172209F6" w14:textId="6043E7DE" w:rsidR="00366DCF" w:rsidRDefault="00366DCF">
          <w:pPr>
            <w:pStyle w:val="TOC2"/>
            <w:tabs>
              <w:tab w:val="right" w:leader="dot" w:pos="9062"/>
            </w:tabs>
            <w:rPr>
              <w:rFonts w:eastAsiaTheme="minorEastAsia"/>
              <w:noProof/>
              <w:lang w:val="en-US"/>
            </w:rPr>
          </w:pPr>
          <w:hyperlink w:anchor="_Toc233394048" w:history="1">
            <w:r w:rsidRPr="005368C5">
              <w:rPr>
                <w:rStyle w:val="Hyperlink"/>
                <w:noProof/>
              </w:rPr>
              <w:t>5.5. Pregled načina komunikacije i sudionika</w:t>
            </w:r>
            <w:r>
              <w:rPr>
                <w:noProof/>
                <w:webHidden/>
              </w:rPr>
              <w:tab/>
            </w:r>
            <w:r>
              <w:rPr>
                <w:noProof/>
                <w:webHidden/>
              </w:rPr>
              <w:fldChar w:fldCharType="begin"/>
            </w:r>
            <w:r>
              <w:rPr>
                <w:noProof/>
                <w:webHidden/>
              </w:rPr>
              <w:instrText xml:space="preserve"> PAGEREF _Toc233394048 \h </w:instrText>
            </w:r>
            <w:r>
              <w:rPr>
                <w:noProof/>
                <w:webHidden/>
              </w:rPr>
            </w:r>
            <w:r>
              <w:rPr>
                <w:noProof/>
                <w:webHidden/>
              </w:rPr>
              <w:fldChar w:fldCharType="separate"/>
            </w:r>
            <w:r>
              <w:rPr>
                <w:noProof/>
                <w:webHidden/>
              </w:rPr>
              <w:t>57</w:t>
            </w:r>
            <w:r>
              <w:rPr>
                <w:noProof/>
                <w:webHidden/>
              </w:rPr>
              <w:fldChar w:fldCharType="end"/>
            </w:r>
          </w:hyperlink>
        </w:p>
        <w:p w14:paraId="0FE4E355" w14:textId="6585B72E" w:rsidR="00366DCF" w:rsidRDefault="00366DCF">
          <w:pPr>
            <w:pStyle w:val="TOC3"/>
            <w:tabs>
              <w:tab w:val="right" w:leader="dot" w:pos="9062"/>
            </w:tabs>
            <w:rPr>
              <w:rFonts w:eastAsiaTheme="minorEastAsia"/>
              <w:noProof/>
              <w:lang w:val="en-US"/>
            </w:rPr>
          </w:pPr>
          <w:hyperlink w:anchor="_Toc233394049" w:history="1">
            <w:r w:rsidRPr="005368C5">
              <w:rPr>
                <w:rStyle w:val="Hyperlink"/>
                <w:noProof/>
              </w:rPr>
              <w:t>5.5.1. Pregled NATS predmeta i sudionika</w:t>
            </w:r>
            <w:r>
              <w:rPr>
                <w:noProof/>
                <w:webHidden/>
              </w:rPr>
              <w:tab/>
            </w:r>
            <w:r>
              <w:rPr>
                <w:noProof/>
                <w:webHidden/>
              </w:rPr>
              <w:fldChar w:fldCharType="begin"/>
            </w:r>
            <w:r>
              <w:rPr>
                <w:noProof/>
                <w:webHidden/>
              </w:rPr>
              <w:instrText xml:space="preserve"> PAGEREF _Toc233394049 \h </w:instrText>
            </w:r>
            <w:r>
              <w:rPr>
                <w:noProof/>
                <w:webHidden/>
              </w:rPr>
            </w:r>
            <w:r>
              <w:rPr>
                <w:noProof/>
                <w:webHidden/>
              </w:rPr>
              <w:fldChar w:fldCharType="separate"/>
            </w:r>
            <w:r>
              <w:rPr>
                <w:noProof/>
                <w:webHidden/>
              </w:rPr>
              <w:t>57</w:t>
            </w:r>
            <w:r>
              <w:rPr>
                <w:noProof/>
                <w:webHidden/>
              </w:rPr>
              <w:fldChar w:fldCharType="end"/>
            </w:r>
          </w:hyperlink>
        </w:p>
        <w:p w14:paraId="5AF1F9DC" w14:textId="5A4E3D37" w:rsidR="00366DCF" w:rsidRDefault="00366DCF">
          <w:pPr>
            <w:pStyle w:val="TOC3"/>
            <w:tabs>
              <w:tab w:val="right" w:leader="dot" w:pos="9062"/>
            </w:tabs>
            <w:rPr>
              <w:rFonts w:eastAsiaTheme="minorEastAsia"/>
              <w:noProof/>
              <w:lang w:val="en-US"/>
            </w:rPr>
          </w:pPr>
          <w:hyperlink w:anchor="_Toc233394050" w:history="1">
            <w:r w:rsidRPr="005368C5">
              <w:rPr>
                <w:rStyle w:val="Hyperlink"/>
                <w:noProof/>
              </w:rPr>
              <w:t>5.5.2. Pregled socket.io događaja i sudionika</w:t>
            </w:r>
            <w:r>
              <w:rPr>
                <w:noProof/>
                <w:webHidden/>
              </w:rPr>
              <w:tab/>
            </w:r>
            <w:r>
              <w:rPr>
                <w:noProof/>
                <w:webHidden/>
              </w:rPr>
              <w:fldChar w:fldCharType="begin"/>
            </w:r>
            <w:r>
              <w:rPr>
                <w:noProof/>
                <w:webHidden/>
              </w:rPr>
              <w:instrText xml:space="preserve"> PAGEREF _Toc233394050 \h </w:instrText>
            </w:r>
            <w:r>
              <w:rPr>
                <w:noProof/>
                <w:webHidden/>
              </w:rPr>
            </w:r>
            <w:r>
              <w:rPr>
                <w:noProof/>
                <w:webHidden/>
              </w:rPr>
              <w:fldChar w:fldCharType="separate"/>
            </w:r>
            <w:r>
              <w:rPr>
                <w:noProof/>
                <w:webHidden/>
              </w:rPr>
              <w:t>58</w:t>
            </w:r>
            <w:r>
              <w:rPr>
                <w:noProof/>
                <w:webHidden/>
              </w:rPr>
              <w:fldChar w:fldCharType="end"/>
            </w:r>
          </w:hyperlink>
        </w:p>
        <w:p w14:paraId="100B5FCA" w14:textId="43CFE644" w:rsidR="00366DCF" w:rsidRDefault="00366DCF">
          <w:pPr>
            <w:pStyle w:val="TOC3"/>
            <w:tabs>
              <w:tab w:val="right" w:leader="dot" w:pos="9062"/>
            </w:tabs>
            <w:rPr>
              <w:rFonts w:eastAsiaTheme="minorEastAsia"/>
              <w:noProof/>
              <w:lang w:val="en-US"/>
            </w:rPr>
          </w:pPr>
          <w:hyperlink w:anchor="_Toc233394051" w:history="1">
            <w:r w:rsidRPr="005368C5">
              <w:rPr>
                <w:rStyle w:val="Hyperlink"/>
                <w:noProof/>
              </w:rPr>
              <w:t>5.5.3. Pregled krajnjih točaka za http zahtjeve</w:t>
            </w:r>
            <w:r>
              <w:rPr>
                <w:noProof/>
                <w:webHidden/>
              </w:rPr>
              <w:tab/>
            </w:r>
            <w:r>
              <w:rPr>
                <w:noProof/>
                <w:webHidden/>
              </w:rPr>
              <w:fldChar w:fldCharType="begin"/>
            </w:r>
            <w:r>
              <w:rPr>
                <w:noProof/>
                <w:webHidden/>
              </w:rPr>
              <w:instrText xml:space="preserve"> PAGEREF _Toc233394051 \h </w:instrText>
            </w:r>
            <w:r>
              <w:rPr>
                <w:noProof/>
                <w:webHidden/>
              </w:rPr>
            </w:r>
            <w:r>
              <w:rPr>
                <w:noProof/>
                <w:webHidden/>
              </w:rPr>
              <w:fldChar w:fldCharType="separate"/>
            </w:r>
            <w:r>
              <w:rPr>
                <w:noProof/>
                <w:webHidden/>
              </w:rPr>
              <w:t>60</w:t>
            </w:r>
            <w:r>
              <w:rPr>
                <w:noProof/>
                <w:webHidden/>
              </w:rPr>
              <w:fldChar w:fldCharType="end"/>
            </w:r>
          </w:hyperlink>
        </w:p>
        <w:p w14:paraId="1F668D52" w14:textId="34FA07AB" w:rsidR="00366DCF" w:rsidRDefault="00366DCF">
          <w:pPr>
            <w:pStyle w:val="TOC2"/>
            <w:tabs>
              <w:tab w:val="right" w:leader="dot" w:pos="9062"/>
            </w:tabs>
            <w:rPr>
              <w:rFonts w:eastAsiaTheme="minorEastAsia"/>
              <w:noProof/>
              <w:lang w:val="en-US"/>
            </w:rPr>
          </w:pPr>
          <w:hyperlink w:anchor="_Toc233394052" w:history="1">
            <w:r w:rsidRPr="005368C5">
              <w:rPr>
                <w:rStyle w:val="Hyperlink"/>
                <w:noProof/>
              </w:rPr>
              <w:t>5.6. Implementacijska ograničenja</w:t>
            </w:r>
            <w:r>
              <w:rPr>
                <w:noProof/>
                <w:webHidden/>
              </w:rPr>
              <w:tab/>
            </w:r>
            <w:r>
              <w:rPr>
                <w:noProof/>
                <w:webHidden/>
              </w:rPr>
              <w:fldChar w:fldCharType="begin"/>
            </w:r>
            <w:r>
              <w:rPr>
                <w:noProof/>
                <w:webHidden/>
              </w:rPr>
              <w:instrText xml:space="preserve"> PAGEREF _Toc233394052 \h </w:instrText>
            </w:r>
            <w:r>
              <w:rPr>
                <w:noProof/>
                <w:webHidden/>
              </w:rPr>
            </w:r>
            <w:r>
              <w:rPr>
                <w:noProof/>
                <w:webHidden/>
              </w:rPr>
              <w:fldChar w:fldCharType="separate"/>
            </w:r>
            <w:r>
              <w:rPr>
                <w:noProof/>
                <w:webHidden/>
              </w:rPr>
              <w:t>60</w:t>
            </w:r>
            <w:r>
              <w:rPr>
                <w:noProof/>
                <w:webHidden/>
              </w:rPr>
              <w:fldChar w:fldCharType="end"/>
            </w:r>
          </w:hyperlink>
        </w:p>
        <w:p w14:paraId="3C483A76" w14:textId="12915199" w:rsidR="00366DCF" w:rsidRDefault="00366DCF">
          <w:pPr>
            <w:pStyle w:val="TOC1"/>
            <w:tabs>
              <w:tab w:val="left" w:pos="480"/>
              <w:tab w:val="right" w:leader="dot" w:pos="9062"/>
            </w:tabs>
            <w:rPr>
              <w:rFonts w:eastAsiaTheme="minorEastAsia"/>
              <w:noProof/>
              <w:lang w:val="en-US"/>
            </w:rPr>
          </w:pPr>
          <w:hyperlink w:anchor="_Toc233394053" w:history="1">
            <w:r w:rsidRPr="005368C5">
              <w:rPr>
                <w:rStyle w:val="Hyperlink"/>
                <w:noProof/>
              </w:rPr>
              <w:t>6.</w:t>
            </w:r>
            <w:r>
              <w:rPr>
                <w:rFonts w:eastAsiaTheme="minorEastAsia"/>
                <w:noProof/>
                <w:lang w:val="en-US"/>
              </w:rPr>
              <w:tab/>
            </w:r>
            <w:r w:rsidRPr="005368C5">
              <w:rPr>
                <w:rStyle w:val="Hyperlink"/>
                <w:noProof/>
              </w:rPr>
              <w:t>Evaluacija prototipa</w:t>
            </w:r>
            <w:r>
              <w:rPr>
                <w:noProof/>
                <w:webHidden/>
              </w:rPr>
              <w:tab/>
            </w:r>
            <w:r>
              <w:rPr>
                <w:noProof/>
                <w:webHidden/>
              </w:rPr>
              <w:fldChar w:fldCharType="begin"/>
            </w:r>
            <w:r>
              <w:rPr>
                <w:noProof/>
                <w:webHidden/>
              </w:rPr>
              <w:instrText xml:space="preserve"> PAGEREF _Toc233394053 \h </w:instrText>
            </w:r>
            <w:r>
              <w:rPr>
                <w:noProof/>
                <w:webHidden/>
              </w:rPr>
            </w:r>
            <w:r>
              <w:rPr>
                <w:noProof/>
                <w:webHidden/>
              </w:rPr>
              <w:fldChar w:fldCharType="separate"/>
            </w:r>
            <w:r>
              <w:rPr>
                <w:noProof/>
                <w:webHidden/>
              </w:rPr>
              <w:t>62</w:t>
            </w:r>
            <w:r>
              <w:rPr>
                <w:noProof/>
                <w:webHidden/>
              </w:rPr>
              <w:fldChar w:fldCharType="end"/>
            </w:r>
          </w:hyperlink>
        </w:p>
        <w:p w14:paraId="39F79922" w14:textId="109D7B27" w:rsidR="00366DCF" w:rsidRDefault="00366DCF">
          <w:pPr>
            <w:pStyle w:val="TOC1"/>
            <w:tabs>
              <w:tab w:val="left" w:pos="480"/>
              <w:tab w:val="right" w:leader="dot" w:pos="9062"/>
            </w:tabs>
            <w:rPr>
              <w:rFonts w:eastAsiaTheme="minorEastAsia"/>
              <w:noProof/>
              <w:lang w:val="en-US"/>
            </w:rPr>
          </w:pPr>
          <w:hyperlink w:anchor="_Toc233394054" w:history="1">
            <w:r w:rsidRPr="005368C5">
              <w:rPr>
                <w:rStyle w:val="Hyperlink"/>
                <w:noProof/>
              </w:rPr>
              <w:t>7.</w:t>
            </w:r>
            <w:r>
              <w:rPr>
                <w:rFonts w:eastAsiaTheme="minorEastAsia"/>
                <w:noProof/>
                <w:lang w:val="en-US"/>
              </w:rPr>
              <w:tab/>
            </w:r>
            <w:r w:rsidRPr="005368C5">
              <w:rPr>
                <w:rStyle w:val="Hyperlink"/>
                <w:noProof/>
              </w:rPr>
              <w:t>Zaključak</w:t>
            </w:r>
            <w:r>
              <w:rPr>
                <w:noProof/>
                <w:webHidden/>
              </w:rPr>
              <w:tab/>
            </w:r>
            <w:r>
              <w:rPr>
                <w:noProof/>
                <w:webHidden/>
              </w:rPr>
              <w:fldChar w:fldCharType="begin"/>
            </w:r>
            <w:r>
              <w:rPr>
                <w:noProof/>
                <w:webHidden/>
              </w:rPr>
              <w:instrText xml:space="preserve"> PAGEREF _Toc233394054 \h </w:instrText>
            </w:r>
            <w:r>
              <w:rPr>
                <w:noProof/>
                <w:webHidden/>
              </w:rPr>
            </w:r>
            <w:r>
              <w:rPr>
                <w:noProof/>
                <w:webHidden/>
              </w:rPr>
              <w:fldChar w:fldCharType="separate"/>
            </w:r>
            <w:r>
              <w:rPr>
                <w:noProof/>
                <w:webHidden/>
              </w:rPr>
              <w:t>62</w:t>
            </w:r>
            <w:r>
              <w:rPr>
                <w:noProof/>
                <w:webHidden/>
              </w:rPr>
              <w:fldChar w:fldCharType="end"/>
            </w:r>
          </w:hyperlink>
        </w:p>
        <w:p w14:paraId="6ABA8624" w14:textId="48AA7E93" w:rsidR="00366DCF" w:rsidRDefault="00366DCF">
          <w:pPr>
            <w:pStyle w:val="TOC1"/>
            <w:tabs>
              <w:tab w:val="right" w:leader="dot" w:pos="9062"/>
            </w:tabs>
            <w:rPr>
              <w:rFonts w:eastAsiaTheme="minorEastAsia"/>
              <w:noProof/>
              <w:lang w:val="en-US"/>
            </w:rPr>
          </w:pPr>
          <w:hyperlink w:anchor="_Toc233394055" w:history="1">
            <w:r w:rsidRPr="005368C5">
              <w:rPr>
                <w:rStyle w:val="Hyperlink"/>
                <w:noProof/>
              </w:rPr>
              <w:t>Sažetak</w:t>
            </w:r>
            <w:r>
              <w:rPr>
                <w:noProof/>
                <w:webHidden/>
              </w:rPr>
              <w:tab/>
            </w:r>
            <w:r>
              <w:rPr>
                <w:noProof/>
                <w:webHidden/>
              </w:rPr>
              <w:fldChar w:fldCharType="begin"/>
            </w:r>
            <w:r>
              <w:rPr>
                <w:noProof/>
                <w:webHidden/>
              </w:rPr>
              <w:instrText xml:space="preserve"> PAGEREF _Toc233394055 \h </w:instrText>
            </w:r>
            <w:r>
              <w:rPr>
                <w:noProof/>
                <w:webHidden/>
              </w:rPr>
            </w:r>
            <w:r>
              <w:rPr>
                <w:noProof/>
                <w:webHidden/>
              </w:rPr>
              <w:fldChar w:fldCharType="separate"/>
            </w:r>
            <w:r>
              <w:rPr>
                <w:noProof/>
                <w:webHidden/>
              </w:rPr>
              <w:t>67</w:t>
            </w:r>
            <w:r>
              <w:rPr>
                <w:noProof/>
                <w:webHidden/>
              </w:rPr>
              <w:fldChar w:fldCharType="end"/>
            </w:r>
          </w:hyperlink>
        </w:p>
        <w:p w14:paraId="10B8F649" w14:textId="143B797D" w:rsidR="00366DCF" w:rsidRDefault="00366DCF">
          <w:pPr>
            <w:pStyle w:val="TOC1"/>
            <w:tabs>
              <w:tab w:val="right" w:leader="dot" w:pos="9062"/>
            </w:tabs>
            <w:rPr>
              <w:rFonts w:eastAsiaTheme="minorEastAsia"/>
              <w:noProof/>
              <w:lang w:val="en-US"/>
            </w:rPr>
          </w:pPr>
          <w:hyperlink w:anchor="_Toc233394056" w:history="1">
            <w:r w:rsidRPr="005368C5">
              <w:rPr>
                <w:rStyle w:val="Hyperlink"/>
                <w:noProof/>
              </w:rPr>
              <w:t>Summary</w:t>
            </w:r>
            <w:r>
              <w:rPr>
                <w:noProof/>
                <w:webHidden/>
              </w:rPr>
              <w:tab/>
            </w:r>
            <w:r>
              <w:rPr>
                <w:noProof/>
                <w:webHidden/>
              </w:rPr>
              <w:fldChar w:fldCharType="begin"/>
            </w:r>
            <w:r>
              <w:rPr>
                <w:noProof/>
                <w:webHidden/>
              </w:rPr>
              <w:instrText xml:space="preserve"> PAGEREF _Toc233394056 \h </w:instrText>
            </w:r>
            <w:r>
              <w:rPr>
                <w:noProof/>
                <w:webHidden/>
              </w:rPr>
            </w:r>
            <w:r>
              <w:rPr>
                <w:noProof/>
                <w:webHidden/>
              </w:rPr>
              <w:fldChar w:fldCharType="separate"/>
            </w:r>
            <w:r>
              <w:rPr>
                <w:noProof/>
                <w:webHidden/>
              </w:rPr>
              <w:t>68</w:t>
            </w:r>
            <w:r>
              <w:rPr>
                <w:noProof/>
                <w:webHidden/>
              </w:rPr>
              <w:fldChar w:fldCharType="end"/>
            </w:r>
          </w:hyperlink>
        </w:p>
        <w:p w14:paraId="22CD14E1" w14:textId="356A254E" w:rsidR="00366DCF" w:rsidRDefault="00366DCF">
          <w:pPr>
            <w:pStyle w:val="TOC1"/>
            <w:tabs>
              <w:tab w:val="right" w:leader="dot" w:pos="9062"/>
            </w:tabs>
            <w:rPr>
              <w:rFonts w:eastAsiaTheme="minorEastAsia"/>
              <w:noProof/>
              <w:lang w:val="en-US"/>
            </w:rPr>
          </w:pPr>
          <w:hyperlink w:anchor="_Toc233394057" w:history="1">
            <w:r w:rsidRPr="005368C5">
              <w:rPr>
                <w:rStyle w:val="Hyperlink"/>
                <w:noProof/>
              </w:rPr>
              <w:t>Dodatak A: Elektronički dodaci i izvorni kod</w:t>
            </w:r>
            <w:r>
              <w:rPr>
                <w:noProof/>
                <w:webHidden/>
              </w:rPr>
              <w:tab/>
            </w:r>
            <w:r>
              <w:rPr>
                <w:noProof/>
                <w:webHidden/>
              </w:rPr>
              <w:fldChar w:fldCharType="begin"/>
            </w:r>
            <w:r>
              <w:rPr>
                <w:noProof/>
                <w:webHidden/>
              </w:rPr>
              <w:instrText xml:space="preserve"> PAGEREF _Toc233394057 \h </w:instrText>
            </w:r>
            <w:r>
              <w:rPr>
                <w:noProof/>
                <w:webHidden/>
              </w:rPr>
            </w:r>
            <w:r>
              <w:rPr>
                <w:noProof/>
                <w:webHidden/>
              </w:rPr>
              <w:fldChar w:fldCharType="separate"/>
            </w:r>
            <w:r>
              <w:rPr>
                <w:noProof/>
                <w:webHidden/>
              </w:rPr>
              <w:t>70</w:t>
            </w:r>
            <w:r>
              <w:rPr>
                <w:noProof/>
                <w:webHidden/>
              </w:rPr>
              <w:fldChar w:fldCharType="end"/>
            </w:r>
          </w:hyperlink>
        </w:p>
        <w:p w14:paraId="30A6C4B8" w14:textId="7F92057B" w:rsidR="00366DCF" w:rsidRDefault="00366DCF">
          <w:pPr>
            <w:pStyle w:val="TOC1"/>
            <w:tabs>
              <w:tab w:val="right" w:leader="dot" w:pos="9062"/>
            </w:tabs>
            <w:rPr>
              <w:rFonts w:eastAsiaTheme="minorEastAsia"/>
              <w:noProof/>
              <w:lang w:val="en-US"/>
            </w:rPr>
          </w:pPr>
          <w:hyperlink w:anchor="_Toc233394058" w:history="1">
            <w:r w:rsidRPr="005368C5">
              <w:rPr>
                <w:rStyle w:val="Hyperlink"/>
                <w:noProof/>
              </w:rPr>
              <w:t>Dodatak B: NATS primjeri koda i način korištenja</w:t>
            </w:r>
            <w:r>
              <w:rPr>
                <w:noProof/>
                <w:webHidden/>
              </w:rPr>
              <w:tab/>
            </w:r>
            <w:r>
              <w:rPr>
                <w:noProof/>
                <w:webHidden/>
              </w:rPr>
              <w:fldChar w:fldCharType="begin"/>
            </w:r>
            <w:r>
              <w:rPr>
                <w:noProof/>
                <w:webHidden/>
              </w:rPr>
              <w:instrText xml:space="preserve"> PAGEREF _Toc233394058 \h </w:instrText>
            </w:r>
            <w:r>
              <w:rPr>
                <w:noProof/>
                <w:webHidden/>
              </w:rPr>
            </w:r>
            <w:r>
              <w:rPr>
                <w:noProof/>
                <w:webHidden/>
              </w:rPr>
              <w:fldChar w:fldCharType="separate"/>
            </w:r>
            <w:r>
              <w:rPr>
                <w:noProof/>
                <w:webHidden/>
              </w:rPr>
              <w:t>71</w:t>
            </w:r>
            <w:r>
              <w:rPr>
                <w:noProof/>
                <w:webHidden/>
              </w:rPr>
              <w:fldChar w:fldCharType="end"/>
            </w:r>
          </w:hyperlink>
        </w:p>
        <w:p w14:paraId="08D59D8A" w14:textId="5455A16A" w:rsidR="00366DCF" w:rsidRDefault="00366DCF">
          <w:pPr>
            <w:pStyle w:val="TOC2"/>
            <w:tabs>
              <w:tab w:val="right" w:leader="dot" w:pos="9062"/>
            </w:tabs>
            <w:rPr>
              <w:rFonts w:eastAsiaTheme="minorEastAsia"/>
              <w:noProof/>
              <w:lang w:val="en-US"/>
            </w:rPr>
          </w:pPr>
          <w:hyperlink w:anchor="_Toc233394059" w:history="1">
            <w:r w:rsidRPr="005368C5">
              <w:rPr>
                <w:rStyle w:val="Hyperlink"/>
                <w:noProof/>
              </w:rPr>
              <w:t>B.1. Korištenje NATS-a u Node.js okruženju</w:t>
            </w:r>
            <w:r>
              <w:rPr>
                <w:noProof/>
                <w:webHidden/>
              </w:rPr>
              <w:tab/>
            </w:r>
            <w:r>
              <w:rPr>
                <w:noProof/>
                <w:webHidden/>
              </w:rPr>
              <w:fldChar w:fldCharType="begin"/>
            </w:r>
            <w:r>
              <w:rPr>
                <w:noProof/>
                <w:webHidden/>
              </w:rPr>
              <w:instrText xml:space="preserve"> PAGEREF _Toc233394059 \h </w:instrText>
            </w:r>
            <w:r>
              <w:rPr>
                <w:noProof/>
                <w:webHidden/>
              </w:rPr>
            </w:r>
            <w:r>
              <w:rPr>
                <w:noProof/>
                <w:webHidden/>
              </w:rPr>
              <w:fldChar w:fldCharType="separate"/>
            </w:r>
            <w:r>
              <w:rPr>
                <w:noProof/>
                <w:webHidden/>
              </w:rPr>
              <w:t>71</w:t>
            </w:r>
            <w:r>
              <w:rPr>
                <w:noProof/>
                <w:webHidden/>
              </w:rPr>
              <w:fldChar w:fldCharType="end"/>
            </w:r>
          </w:hyperlink>
        </w:p>
        <w:p w14:paraId="060970AE" w14:textId="48DDE23C" w:rsidR="00366DCF" w:rsidRDefault="00366DCF">
          <w:pPr>
            <w:pStyle w:val="TOC1"/>
            <w:tabs>
              <w:tab w:val="right" w:leader="dot" w:pos="9062"/>
            </w:tabs>
            <w:rPr>
              <w:rFonts w:eastAsiaTheme="minorEastAsia"/>
              <w:noProof/>
              <w:lang w:val="en-US"/>
            </w:rPr>
          </w:pPr>
          <w:hyperlink w:anchor="_Toc233394060" w:history="1">
            <w:r w:rsidRPr="005368C5">
              <w:rPr>
                <w:rStyle w:val="Hyperlink"/>
                <w:noProof/>
              </w:rPr>
              <w:t>Dodatak C: WebSocket i Socket.io primjeri koda i način korištenja</w:t>
            </w:r>
            <w:r>
              <w:rPr>
                <w:noProof/>
                <w:webHidden/>
              </w:rPr>
              <w:tab/>
            </w:r>
            <w:r>
              <w:rPr>
                <w:noProof/>
                <w:webHidden/>
              </w:rPr>
              <w:fldChar w:fldCharType="begin"/>
            </w:r>
            <w:r>
              <w:rPr>
                <w:noProof/>
                <w:webHidden/>
              </w:rPr>
              <w:instrText xml:space="preserve"> PAGEREF _Toc233394060 \h </w:instrText>
            </w:r>
            <w:r>
              <w:rPr>
                <w:noProof/>
                <w:webHidden/>
              </w:rPr>
            </w:r>
            <w:r>
              <w:rPr>
                <w:noProof/>
                <w:webHidden/>
              </w:rPr>
              <w:fldChar w:fldCharType="separate"/>
            </w:r>
            <w:r>
              <w:rPr>
                <w:noProof/>
                <w:webHidden/>
              </w:rPr>
              <w:t>83</w:t>
            </w:r>
            <w:r>
              <w:rPr>
                <w:noProof/>
                <w:webHidden/>
              </w:rPr>
              <w:fldChar w:fldCharType="end"/>
            </w:r>
          </w:hyperlink>
        </w:p>
        <w:p w14:paraId="333489DF" w14:textId="52A49C2E" w:rsidR="00366DCF" w:rsidRDefault="00366DCF">
          <w:pPr>
            <w:pStyle w:val="TOC2"/>
            <w:tabs>
              <w:tab w:val="right" w:leader="dot" w:pos="9062"/>
            </w:tabs>
            <w:rPr>
              <w:rFonts w:eastAsiaTheme="minorEastAsia"/>
              <w:noProof/>
              <w:lang w:val="en-US"/>
            </w:rPr>
          </w:pPr>
          <w:hyperlink w:anchor="_Toc233394061" w:history="1">
            <w:r w:rsidRPr="005368C5">
              <w:rPr>
                <w:rStyle w:val="Hyperlink"/>
                <w:noProof/>
              </w:rPr>
              <w:t>C.1. Websocket u programskom jeziku Javascript</w:t>
            </w:r>
            <w:r>
              <w:rPr>
                <w:noProof/>
                <w:webHidden/>
              </w:rPr>
              <w:tab/>
            </w:r>
            <w:r>
              <w:rPr>
                <w:noProof/>
                <w:webHidden/>
              </w:rPr>
              <w:fldChar w:fldCharType="begin"/>
            </w:r>
            <w:r>
              <w:rPr>
                <w:noProof/>
                <w:webHidden/>
              </w:rPr>
              <w:instrText xml:space="preserve"> PAGEREF _Toc233394061 \h </w:instrText>
            </w:r>
            <w:r>
              <w:rPr>
                <w:noProof/>
                <w:webHidden/>
              </w:rPr>
            </w:r>
            <w:r>
              <w:rPr>
                <w:noProof/>
                <w:webHidden/>
              </w:rPr>
              <w:fldChar w:fldCharType="separate"/>
            </w:r>
            <w:r>
              <w:rPr>
                <w:noProof/>
                <w:webHidden/>
              </w:rPr>
              <w:t>83</w:t>
            </w:r>
            <w:r>
              <w:rPr>
                <w:noProof/>
                <w:webHidden/>
              </w:rPr>
              <w:fldChar w:fldCharType="end"/>
            </w:r>
          </w:hyperlink>
        </w:p>
        <w:p w14:paraId="0199EE82" w14:textId="30EEE93D" w:rsidR="00366DCF" w:rsidRDefault="00366DCF">
          <w:pPr>
            <w:pStyle w:val="TOC2"/>
            <w:tabs>
              <w:tab w:val="right" w:leader="dot" w:pos="9062"/>
            </w:tabs>
            <w:rPr>
              <w:rFonts w:eastAsiaTheme="minorEastAsia"/>
              <w:noProof/>
              <w:lang w:val="en-US"/>
            </w:rPr>
          </w:pPr>
          <w:hyperlink w:anchor="_Toc233394062" w:history="1">
            <w:r w:rsidRPr="005368C5">
              <w:rPr>
                <w:rStyle w:val="Hyperlink"/>
                <w:noProof/>
              </w:rPr>
              <w:t>C.2. Socket.io u Node.js okruženju</w:t>
            </w:r>
            <w:r>
              <w:rPr>
                <w:noProof/>
                <w:webHidden/>
              </w:rPr>
              <w:tab/>
            </w:r>
            <w:r>
              <w:rPr>
                <w:noProof/>
                <w:webHidden/>
              </w:rPr>
              <w:fldChar w:fldCharType="begin"/>
            </w:r>
            <w:r>
              <w:rPr>
                <w:noProof/>
                <w:webHidden/>
              </w:rPr>
              <w:instrText xml:space="preserve"> PAGEREF _Toc233394062 \h </w:instrText>
            </w:r>
            <w:r>
              <w:rPr>
                <w:noProof/>
                <w:webHidden/>
              </w:rPr>
            </w:r>
            <w:r>
              <w:rPr>
                <w:noProof/>
                <w:webHidden/>
              </w:rPr>
              <w:fldChar w:fldCharType="separate"/>
            </w:r>
            <w:r>
              <w:rPr>
                <w:noProof/>
                <w:webHidden/>
              </w:rPr>
              <w:t>84</w:t>
            </w:r>
            <w:r>
              <w:rPr>
                <w:noProof/>
                <w:webHidden/>
              </w:rPr>
              <w:fldChar w:fldCharType="end"/>
            </w:r>
          </w:hyperlink>
        </w:p>
        <w:p w14:paraId="095F9113" w14:textId="5A216B21" w:rsidR="00366DCF" w:rsidRDefault="00366DCF">
          <w:pPr>
            <w:pStyle w:val="TOC2"/>
            <w:tabs>
              <w:tab w:val="right" w:leader="dot" w:pos="9062"/>
            </w:tabs>
            <w:rPr>
              <w:rFonts w:eastAsiaTheme="minorEastAsia"/>
              <w:noProof/>
              <w:lang w:val="en-US"/>
            </w:rPr>
          </w:pPr>
          <w:hyperlink w:anchor="_Toc233394063" w:history="1">
            <w:r w:rsidRPr="005368C5">
              <w:rPr>
                <w:rStyle w:val="Hyperlink"/>
                <w:noProof/>
              </w:rPr>
              <w:t>C.3. Socket.io klijent u programskom jeziku Python</w:t>
            </w:r>
            <w:r>
              <w:rPr>
                <w:noProof/>
                <w:webHidden/>
              </w:rPr>
              <w:tab/>
            </w:r>
            <w:r>
              <w:rPr>
                <w:noProof/>
                <w:webHidden/>
              </w:rPr>
              <w:fldChar w:fldCharType="begin"/>
            </w:r>
            <w:r>
              <w:rPr>
                <w:noProof/>
                <w:webHidden/>
              </w:rPr>
              <w:instrText xml:space="preserve"> PAGEREF _Toc233394063 \h </w:instrText>
            </w:r>
            <w:r>
              <w:rPr>
                <w:noProof/>
                <w:webHidden/>
              </w:rPr>
            </w:r>
            <w:r>
              <w:rPr>
                <w:noProof/>
                <w:webHidden/>
              </w:rPr>
              <w:fldChar w:fldCharType="separate"/>
            </w:r>
            <w:r>
              <w:rPr>
                <w:noProof/>
                <w:webHidden/>
              </w:rPr>
              <w:t>88</w:t>
            </w:r>
            <w:r>
              <w:rPr>
                <w:noProof/>
                <w:webHidden/>
              </w:rPr>
              <w:fldChar w:fldCharType="end"/>
            </w:r>
          </w:hyperlink>
        </w:p>
        <w:p w14:paraId="6F4178EC" w14:textId="324D40F3" w:rsidR="001F6830" w:rsidRPr="00D7257D" w:rsidRDefault="001F6830">
          <w:r w:rsidRPr="00D7257D">
            <w:rPr>
              <w:rFonts w:asciiTheme="majorBidi" w:hAnsiTheme="majorBidi" w:cstheme="majorBidi"/>
              <w:b/>
              <w:bCs/>
            </w:rPr>
            <w:fldChar w:fldCharType="end"/>
          </w:r>
        </w:p>
      </w:sdtContent>
    </w:sdt>
    <w:p w14:paraId="52B8F2B2" w14:textId="77777777" w:rsidR="00D85D79" w:rsidRPr="00D7257D" w:rsidRDefault="00D85D79" w:rsidP="00D85D79">
      <w:pPr>
        <w:spacing w:line="360" w:lineRule="auto"/>
        <w:rPr>
          <w:rFonts w:asciiTheme="majorBidi" w:hAnsiTheme="majorBidi" w:cstheme="majorBidi"/>
        </w:rPr>
      </w:pPr>
    </w:p>
    <w:p w14:paraId="62487625" w14:textId="77777777" w:rsidR="00D85D79" w:rsidRPr="00D7257D" w:rsidRDefault="00D85D79" w:rsidP="00D85D79">
      <w:pPr>
        <w:spacing w:line="360" w:lineRule="auto"/>
        <w:rPr>
          <w:rFonts w:asciiTheme="majorBidi" w:hAnsiTheme="majorBidi" w:cstheme="majorBidi"/>
          <w:b/>
          <w:bCs/>
          <w:sz w:val="32"/>
          <w:szCs w:val="32"/>
        </w:rPr>
      </w:pPr>
    </w:p>
    <w:p w14:paraId="639B26BA" w14:textId="77777777" w:rsidR="00D85D79" w:rsidRPr="00D7257D" w:rsidRDefault="00D85D79" w:rsidP="00D85D79">
      <w:pPr>
        <w:spacing w:line="360" w:lineRule="auto"/>
        <w:rPr>
          <w:rFonts w:asciiTheme="majorBidi" w:hAnsiTheme="majorBidi" w:cstheme="majorBidi"/>
          <w:b/>
          <w:bCs/>
          <w:sz w:val="32"/>
          <w:szCs w:val="32"/>
        </w:rPr>
      </w:pPr>
    </w:p>
    <w:p w14:paraId="204AA127" w14:textId="77777777" w:rsidR="00D85D79" w:rsidRPr="00D7257D" w:rsidRDefault="00D85D79" w:rsidP="00D85D79">
      <w:pPr>
        <w:spacing w:line="360" w:lineRule="auto"/>
        <w:rPr>
          <w:rFonts w:asciiTheme="majorBidi" w:hAnsiTheme="majorBidi" w:cstheme="majorBidi"/>
          <w:b/>
          <w:bCs/>
          <w:sz w:val="32"/>
          <w:szCs w:val="32"/>
        </w:rPr>
      </w:pPr>
    </w:p>
    <w:p w14:paraId="45DF3DC2" w14:textId="77777777" w:rsidR="00D85D79" w:rsidRPr="00D7257D" w:rsidRDefault="00D85D79" w:rsidP="00D85D79">
      <w:pPr>
        <w:spacing w:line="360" w:lineRule="auto"/>
        <w:rPr>
          <w:rFonts w:asciiTheme="majorBidi" w:hAnsiTheme="majorBidi" w:cstheme="majorBidi"/>
          <w:b/>
          <w:bCs/>
          <w:sz w:val="32"/>
          <w:szCs w:val="32"/>
        </w:rPr>
      </w:pPr>
    </w:p>
    <w:p w14:paraId="10C983AD" w14:textId="77777777" w:rsidR="00372CF9" w:rsidRPr="00D7257D" w:rsidRDefault="00372CF9" w:rsidP="00D85D79">
      <w:pPr>
        <w:spacing w:line="360" w:lineRule="auto"/>
        <w:rPr>
          <w:rFonts w:asciiTheme="majorBidi" w:hAnsiTheme="majorBidi" w:cstheme="majorBidi"/>
          <w:b/>
          <w:bCs/>
          <w:sz w:val="32"/>
          <w:szCs w:val="32"/>
        </w:rPr>
      </w:pPr>
    </w:p>
    <w:p w14:paraId="5F22430D" w14:textId="0FEEEC5D" w:rsidR="00D85D79" w:rsidRPr="00D7257D" w:rsidRDefault="00D85D79" w:rsidP="00D85D79">
      <w:pPr>
        <w:spacing w:line="360" w:lineRule="auto"/>
        <w:rPr>
          <w:rFonts w:asciiTheme="majorBidi" w:hAnsiTheme="majorBidi" w:cstheme="majorBidi"/>
          <w:b/>
          <w:bCs/>
          <w:sz w:val="32"/>
          <w:szCs w:val="32"/>
        </w:rPr>
      </w:pPr>
      <w:r w:rsidRPr="00D7257D">
        <w:rPr>
          <w:rFonts w:asciiTheme="majorBidi" w:hAnsiTheme="majorBidi" w:cstheme="majorBidi"/>
          <w:b/>
          <w:bCs/>
          <w:sz w:val="32"/>
          <w:szCs w:val="32"/>
        </w:rPr>
        <w:t>Popis slika</w:t>
      </w:r>
    </w:p>
    <w:p w14:paraId="0156041D" w14:textId="7D49F24F" w:rsidR="001B25A1" w:rsidRPr="00D7257D" w:rsidRDefault="008A4C42">
      <w:pPr>
        <w:pStyle w:val="TableofFigures"/>
        <w:tabs>
          <w:tab w:val="right" w:leader="dot" w:pos="9062"/>
        </w:tabs>
        <w:rPr>
          <w:rFonts w:asciiTheme="majorBidi" w:eastAsiaTheme="minorEastAsia" w:hAnsiTheme="majorBidi" w:cstheme="majorBidi"/>
        </w:rPr>
      </w:pPr>
      <w:r w:rsidRPr="00D7257D">
        <w:rPr>
          <w:rFonts w:asciiTheme="majorBidi" w:hAnsiTheme="majorBidi" w:cstheme="majorBidi"/>
        </w:rPr>
        <w:fldChar w:fldCharType="begin"/>
      </w:r>
      <w:r w:rsidRPr="00D7257D">
        <w:rPr>
          <w:rFonts w:asciiTheme="majorBidi" w:hAnsiTheme="majorBidi" w:cstheme="majorBidi"/>
        </w:rPr>
        <w:instrText xml:space="preserve"> TOC \h \z \c "Slika" </w:instrText>
      </w:r>
      <w:r w:rsidRPr="00D7257D">
        <w:rPr>
          <w:rFonts w:asciiTheme="majorBidi" w:hAnsiTheme="majorBidi" w:cstheme="majorBidi"/>
        </w:rPr>
        <w:fldChar w:fldCharType="separate"/>
      </w:r>
      <w:hyperlink w:anchor="_Toc233136543" w:history="1">
        <w:r w:rsidR="001B25A1" w:rsidRPr="00D7257D">
          <w:rPr>
            <w:rStyle w:val="Hyperlink"/>
            <w:rFonts w:asciiTheme="majorBidi" w:hAnsiTheme="majorBidi" w:cstheme="majorBidi"/>
          </w:rPr>
          <w:t xml:space="preserve">Slika </w:t>
        </w:r>
        <w:r w:rsidR="001B25A1" w:rsidRPr="00D7257D">
          <w:rPr>
            <w:rStyle w:val="Hyperlink"/>
            <w:rFonts w:asciiTheme="majorBidi" w:hAnsiTheme="majorBidi" w:cstheme="majorBidi"/>
            <w:cs/>
          </w:rPr>
          <w:t>‎</w:t>
        </w:r>
        <w:r w:rsidR="001B25A1" w:rsidRPr="00D7257D">
          <w:rPr>
            <w:rStyle w:val="Hyperlink"/>
            <w:rFonts w:asciiTheme="majorBidi" w:hAnsiTheme="majorBidi" w:cstheme="majorBidi"/>
          </w:rPr>
          <w:t>4.1. Dijagram komponenti sustava s prikazom komunikacijskih puteva</w:t>
        </w:r>
        <w:r w:rsidR="001B25A1" w:rsidRPr="00D7257D">
          <w:rPr>
            <w:rFonts w:asciiTheme="majorBidi" w:hAnsiTheme="majorBidi" w:cstheme="majorBidi"/>
            <w:webHidden/>
          </w:rPr>
          <w:tab/>
        </w:r>
        <w:r w:rsidR="001B25A1" w:rsidRPr="00D7257D">
          <w:rPr>
            <w:rFonts w:asciiTheme="majorBidi" w:hAnsiTheme="majorBidi" w:cstheme="majorBidi"/>
            <w:webHidden/>
          </w:rPr>
          <w:fldChar w:fldCharType="begin"/>
        </w:r>
        <w:r w:rsidR="001B25A1" w:rsidRPr="00D7257D">
          <w:rPr>
            <w:rFonts w:asciiTheme="majorBidi" w:hAnsiTheme="majorBidi" w:cstheme="majorBidi"/>
            <w:webHidden/>
          </w:rPr>
          <w:instrText xml:space="preserve"> PAGEREF _Toc233136543 \h </w:instrText>
        </w:r>
        <w:r w:rsidR="001B25A1" w:rsidRPr="00D7257D">
          <w:rPr>
            <w:rFonts w:asciiTheme="majorBidi" w:hAnsiTheme="majorBidi" w:cstheme="majorBidi"/>
            <w:webHidden/>
          </w:rPr>
        </w:r>
        <w:r w:rsidR="001B25A1" w:rsidRPr="00D7257D">
          <w:rPr>
            <w:rFonts w:asciiTheme="majorBidi" w:hAnsiTheme="majorBidi" w:cstheme="majorBidi"/>
            <w:webHidden/>
          </w:rPr>
          <w:fldChar w:fldCharType="separate"/>
        </w:r>
        <w:r w:rsidR="001B25A1" w:rsidRPr="00D7257D">
          <w:rPr>
            <w:rFonts w:asciiTheme="majorBidi" w:hAnsiTheme="majorBidi" w:cstheme="majorBidi"/>
            <w:webHidden/>
          </w:rPr>
          <w:t>30</w:t>
        </w:r>
        <w:r w:rsidR="001B25A1" w:rsidRPr="00D7257D">
          <w:rPr>
            <w:rFonts w:asciiTheme="majorBidi" w:hAnsiTheme="majorBidi" w:cstheme="majorBidi"/>
            <w:webHidden/>
          </w:rPr>
          <w:fldChar w:fldCharType="end"/>
        </w:r>
      </w:hyperlink>
    </w:p>
    <w:p w14:paraId="5BE873CC" w14:textId="2614424A" w:rsidR="001B25A1" w:rsidRPr="00D7257D" w:rsidRDefault="001B25A1">
      <w:pPr>
        <w:pStyle w:val="TableofFigures"/>
        <w:tabs>
          <w:tab w:val="right" w:leader="dot" w:pos="9062"/>
        </w:tabs>
        <w:rPr>
          <w:rFonts w:asciiTheme="majorBidi" w:eastAsiaTheme="minorEastAsia" w:hAnsiTheme="majorBidi" w:cstheme="majorBidi"/>
        </w:rPr>
      </w:pPr>
      <w:hyperlink w:anchor="_Toc233136544" w:history="1">
        <w:r w:rsidRPr="00D7257D">
          <w:rPr>
            <w:rStyle w:val="Hyperlink"/>
            <w:rFonts w:asciiTheme="majorBidi" w:hAnsiTheme="majorBidi" w:cstheme="majorBidi"/>
          </w:rPr>
          <w:t xml:space="preserve">Slika </w:t>
        </w:r>
        <w:r w:rsidRPr="00D7257D">
          <w:rPr>
            <w:rStyle w:val="Hyperlink"/>
            <w:rFonts w:asciiTheme="majorBidi" w:hAnsiTheme="majorBidi" w:cstheme="majorBidi"/>
            <w:cs/>
          </w:rPr>
          <w:t>‎</w:t>
        </w:r>
        <w:r w:rsidRPr="00D7257D">
          <w:rPr>
            <w:rStyle w:val="Hyperlink"/>
            <w:rFonts w:asciiTheme="majorBidi" w:hAnsiTheme="majorBidi" w:cstheme="majorBidi"/>
          </w:rPr>
          <w:t>4.2. Prikaz puta poruka od uređaja do korisničkog sučelja</w:t>
        </w:r>
        <w:r w:rsidRPr="00D7257D">
          <w:rPr>
            <w:rFonts w:asciiTheme="majorBidi" w:hAnsiTheme="majorBidi" w:cstheme="majorBidi"/>
            <w:webHidden/>
          </w:rPr>
          <w:tab/>
        </w:r>
        <w:r w:rsidRPr="00D7257D">
          <w:rPr>
            <w:rFonts w:asciiTheme="majorBidi" w:hAnsiTheme="majorBidi" w:cstheme="majorBidi"/>
            <w:webHidden/>
          </w:rPr>
          <w:fldChar w:fldCharType="begin"/>
        </w:r>
        <w:r w:rsidRPr="00D7257D">
          <w:rPr>
            <w:rFonts w:asciiTheme="majorBidi" w:hAnsiTheme="majorBidi" w:cstheme="majorBidi"/>
            <w:webHidden/>
          </w:rPr>
          <w:instrText xml:space="preserve"> PAGEREF _Toc233136544 \h </w:instrText>
        </w:r>
        <w:r w:rsidRPr="00D7257D">
          <w:rPr>
            <w:rFonts w:asciiTheme="majorBidi" w:hAnsiTheme="majorBidi" w:cstheme="majorBidi"/>
            <w:webHidden/>
          </w:rPr>
        </w:r>
        <w:r w:rsidRPr="00D7257D">
          <w:rPr>
            <w:rFonts w:asciiTheme="majorBidi" w:hAnsiTheme="majorBidi" w:cstheme="majorBidi"/>
            <w:webHidden/>
          </w:rPr>
          <w:fldChar w:fldCharType="separate"/>
        </w:r>
        <w:r w:rsidRPr="00D7257D">
          <w:rPr>
            <w:rFonts w:asciiTheme="majorBidi" w:hAnsiTheme="majorBidi" w:cstheme="majorBidi"/>
            <w:webHidden/>
          </w:rPr>
          <w:t>32</w:t>
        </w:r>
        <w:r w:rsidRPr="00D7257D">
          <w:rPr>
            <w:rFonts w:asciiTheme="majorBidi" w:hAnsiTheme="majorBidi" w:cstheme="majorBidi"/>
            <w:webHidden/>
          </w:rPr>
          <w:fldChar w:fldCharType="end"/>
        </w:r>
      </w:hyperlink>
    </w:p>
    <w:p w14:paraId="03AF406A" w14:textId="7FAF39D7" w:rsidR="00D85D79" w:rsidRPr="00D7257D" w:rsidRDefault="008A4C42" w:rsidP="00611AEA">
      <w:pPr>
        <w:spacing w:line="360" w:lineRule="auto"/>
        <w:rPr>
          <w:rFonts w:asciiTheme="majorBidi" w:hAnsiTheme="majorBidi" w:cstheme="majorBidi"/>
        </w:rPr>
      </w:pPr>
      <w:r w:rsidRPr="00D7257D">
        <w:rPr>
          <w:rFonts w:asciiTheme="majorBidi" w:hAnsiTheme="majorBidi" w:cstheme="majorBidi"/>
        </w:rPr>
        <w:fldChar w:fldCharType="end"/>
      </w:r>
    </w:p>
    <w:p w14:paraId="3B971EAF" w14:textId="77777777" w:rsidR="00D85D79" w:rsidRPr="00D7257D" w:rsidRDefault="00D85D79" w:rsidP="003E1703">
      <w:pPr>
        <w:pStyle w:val="ListParagraph"/>
        <w:spacing w:line="360" w:lineRule="auto"/>
        <w:ind w:left="360"/>
        <w:rPr>
          <w:rFonts w:asciiTheme="majorBidi" w:hAnsiTheme="majorBidi" w:cstheme="majorBidi"/>
          <w:b/>
          <w:bCs/>
          <w:sz w:val="32"/>
          <w:szCs w:val="32"/>
        </w:rPr>
      </w:pPr>
    </w:p>
    <w:p w14:paraId="7EB14E6C" w14:textId="77777777" w:rsidR="00D85D79" w:rsidRPr="00D7257D" w:rsidRDefault="00D85D79" w:rsidP="003E1703">
      <w:pPr>
        <w:pStyle w:val="ListParagraph"/>
        <w:spacing w:line="360" w:lineRule="auto"/>
        <w:ind w:left="360"/>
        <w:rPr>
          <w:rFonts w:asciiTheme="majorBidi" w:hAnsiTheme="majorBidi" w:cstheme="majorBidi"/>
          <w:b/>
          <w:bCs/>
          <w:sz w:val="32"/>
          <w:szCs w:val="32"/>
        </w:rPr>
      </w:pPr>
    </w:p>
    <w:p w14:paraId="5B10B059" w14:textId="77777777" w:rsidR="00D85D79" w:rsidRPr="00D7257D" w:rsidRDefault="00D85D79" w:rsidP="003E1703">
      <w:pPr>
        <w:pStyle w:val="ListParagraph"/>
        <w:spacing w:line="360" w:lineRule="auto"/>
        <w:ind w:left="360"/>
        <w:rPr>
          <w:rFonts w:asciiTheme="majorBidi" w:hAnsiTheme="majorBidi" w:cstheme="majorBidi"/>
          <w:b/>
          <w:bCs/>
          <w:sz w:val="32"/>
          <w:szCs w:val="32"/>
        </w:rPr>
      </w:pPr>
    </w:p>
    <w:p w14:paraId="7A36B8D7" w14:textId="77777777" w:rsidR="00D85D79" w:rsidRPr="00D7257D" w:rsidRDefault="00D85D79" w:rsidP="003E1703">
      <w:pPr>
        <w:pStyle w:val="ListParagraph"/>
        <w:spacing w:line="360" w:lineRule="auto"/>
        <w:ind w:left="360"/>
        <w:rPr>
          <w:rFonts w:asciiTheme="majorBidi" w:hAnsiTheme="majorBidi" w:cstheme="majorBidi"/>
          <w:b/>
          <w:bCs/>
          <w:sz w:val="32"/>
          <w:szCs w:val="32"/>
        </w:rPr>
      </w:pPr>
    </w:p>
    <w:p w14:paraId="53C6F6E5" w14:textId="77777777" w:rsidR="00D85D79" w:rsidRPr="00D7257D" w:rsidRDefault="00D85D79" w:rsidP="003E1703">
      <w:pPr>
        <w:pStyle w:val="ListParagraph"/>
        <w:spacing w:line="360" w:lineRule="auto"/>
        <w:ind w:left="360"/>
        <w:rPr>
          <w:rFonts w:asciiTheme="majorBidi" w:hAnsiTheme="majorBidi" w:cstheme="majorBidi"/>
          <w:b/>
          <w:bCs/>
          <w:sz w:val="32"/>
          <w:szCs w:val="32"/>
        </w:rPr>
      </w:pPr>
    </w:p>
    <w:p w14:paraId="2FB87178" w14:textId="77777777" w:rsidR="00D85D79" w:rsidRPr="00D7257D" w:rsidRDefault="00D85D79" w:rsidP="003E1703">
      <w:pPr>
        <w:pStyle w:val="ListParagraph"/>
        <w:spacing w:line="360" w:lineRule="auto"/>
        <w:ind w:left="360"/>
        <w:rPr>
          <w:rFonts w:asciiTheme="majorBidi" w:hAnsiTheme="majorBidi" w:cstheme="majorBidi"/>
          <w:b/>
          <w:bCs/>
          <w:sz w:val="32"/>
          <w:szCs w:val="32"/>
        </w:rPr>
      </w:pPr>
    </w:p>
    <w:p w14:paraId="78890C62" w14:textId="77777777" w:rsidR="00D85D79" w:rsidRPr="00D7257D" w:rsidRDefault="00D85D79" w:rsidP="003E1703">
      <w:pPr>
        <w:pStyle w:val="ListParagraph"/>
        <w:spacing w:line="360" w:lineRule="auto"/>
        <w:ind w:left="360"/>
        <w:rPr>
          <w:rFonts w:asciiTheme="majorBidi" w:hAnsiTheme="majorBidi" w:cstheme="majorBidi"/>
          <w:b/>
          <w:bCs/>
          <w:sz w:val="32"/>
          <w:szCs w:val="32"/>
        </w:rPr>
      </w:pPr>
    </w:p>
    <w:p w14:paraId="5700C044" w14:textId="77777777" w:rsidR="00D85D79" w:rsidRPr="00D7257D" w:rsidRDefault="00D85D79" w:rsidP="003E1703">
      <w:pPr>
        <w:pStyle w:val="ListParagraph"/>
        <w:spacing w:line="360" w:lineRule="auto"/>
        <w:ind w:left="360"/>
        <w:rPr>
          <w:rFonts w:asciiTheme="majorBidi" w:hAnsiTheme="majorBidi" w:cstheme="majorBidi"/>
          <w:b/>
          <w:bCs/>
          <w:sz w:val="32"/>
          <w:szCs w:val="32"/>
        </w:rPr>
      </w:pPr>
    </w:p>
    <w:p w14:paraId="7E978288" w14:textId="77777777" w:rsidR="00D85D79" w:rsidRPr="00D7257D" w:rsidRDefault="00D85D79" w:rsidP="003E1703">
      <w:pPr>
        <w:pStyle w:val="ListParagraph"/>
        <w:spacing w:line="360" w:lineRule="auto"/>
        <w:ind w:left="360"/>
        <w:rPr>
          <w:rFonts w:asciiTheme="majorBidi" w:hAnsiTheme="majorBidi" w:cstheme="majorBidi"/>
          <w:b/>
          <w:bCs/>
          <w:sz w:val="32"/>
          <w:szCs w:val="32"/>
        </w:rPr>
      </w:pPr>
    </w:p>
    <w:p w14:paraId="2709F352" w14:textId="77777777" w:rsidR="00D85D79" w:rsidRPr="00D7257D" w:rsidRDefault="00D85D79" w:rsidP="003E1703">
      <w:pPr>
        <w:pStyle w:val="ListParagraph"/>
        <w:spacing w:line="360" w:lineRule="auto"/>
        <w:ind w:left="360"/>
        <w:rPr>
          <w:rFonts w:asciiTheme="majorBidi" w:hAnsiTheme="majorBidi" w:cstheme="majorBidi"/>
          <w:b/>
          <w:bCs/>
          <w:sz w:val="32"/>
          <w:szCs w:val="32"/>
        </w:rPr>
      </w:pPr>
    </w:p>
    <w:p w14:paraId="7A399976" w14:textId="77777777" w:rsidR="00D85D79" w:rsidRPr="00D7257D" w:rsidRDefault="00D85D79" w:rsidP="003E1703">
      <w:pPr>
        <w:pStyle w:val="ListParagraph"/>
        <w:spacing w:line="360" w:lineRule="auto"/>
        <w:ind w:left="360"/>
        <w:rPr>
          <w:rFonts w:asciiTheme="majorBidi" w:hAnsiTheme="majorBidi" w:cstheme="majorBidi"/>
          <w:b/>
          <w:bCs/>
          <w:sz w:val="32"/>
          <w:szCs w:val="32"/>
        </w:rPr>
      </w:pPr>
    </w:p>
    <w:p w14:paraId="23DF406F" w14:textId="77777777" w:rsidR="00D85D79" w:rsidRPr="00D7257D" w:rsidRDefault="00D85D79" w:rsidP="003E1703">
      <w:pPr>
        <w:pStyle w:val="ListParagraph"/>
        <w:spacing w:line="360" w:lineRule="auto"/>
        <w:ind w:left="360"/>
        <w:rPr>
          <w:rFonts w:asciiTheme="majorBidi" w:hAnsiTheme="majorBidi" w:cstheme="majorBidi"/>
          <w:b/>
          <w:bCs/>
          <w:sz w:val="32"/>
          <w:szCs w:val="32"/>
        </w:rPr>
      </w:pPr>
    </w:p>
    <w:p w14:paraId="0E4230E5" w14:textId="77777777" w:rsidR="00D85D79" w:rsidRPr="00D7257D" w:rsidRDefault="00D85D79" w:rsidP="003E1703">
      <w:pPr>
        <w:pStyle w:val="ListParagraph"/>
        <w:spacing w:line="360" w:lineRule="auto"/>
        <w:ind w:left="360"/>
        <w:rPr>
          <w:rFonts w:asciiTheme="majorBidi" w:hAnsiTheme="majorBidi" w:cstheme="majorBidi"/>
          <w:b/>
          <w:bCs/>
          <w:sz w:val="32"/>
          <w:szCs w:val="32"/>
        </w:rPr>
      </w:pPr>
    </w:p>
    <w:p w14:paraId="5645E9C4" w14:textId="77777777" w:rsidR="00D85D79" w:rsidRPr="00D7257D" w:rsidRDefault="00D85D79" w:rsidP="003E1703">
      <w:pPr>
        <w:pStyle w:val="ListParagraph"/>
        <w:spacing w:line="360" w:lineRule="auto"/>
        <w:ind w:left="360"/>
        <w:rPr>
          <w:rFonts w:asciiTheme="majorBidi" w:hAnsiTheme="majorBidi" w:cstheme="majorBidi"/>
          <w:b/>
          <w:bCs/>
          <w:sz w:val="32"/>
          <w:szCs w:val="32"/>
        </w:rPr>
      </w:pPr>
    </w:p>
    <w:p w14:paraId="254F7B93" w14:textId="77777777" w:rsidR="00D85D79" w:rsidRPr="00D7257D" w:rsidRDefault="00D85D79" w:rsidP="003E1703">
      <w:pPr>
        <w:pStyle w:val="ListParagraph"/>
        <w:spacing w:line="360" w:lineRule="auto"/>
        <w:ind w:left="360"/>
        <w:rPr>
          <w:rFonts w:asciiTheme="majorBidi" w:hAnsiTheme="majorBidi" w:cstheme="majorBidi"/>
          <w:b/>
          <w:bCs/>
          <w:sz w:val="32"/>
          <w:szCs w:val="32"/>
        </w:rPr>
      </w:pPr>
    </w:p>
    <w:p w14:paraId="5E567A9F" w14:textId="77777777" w:rsidR="00D85D79" w:rsidRPr="00D7257D" w:rsidRDefault="00D85D79" w:rsidP="003E1703">
      <w:pPr>
        <w:pStyle w:val="ListParagraph"/>
        <w:spacing w:line="360" w:lineRule="auto"/>
        <w:ind w:left="360"/>
        <w:rPr>
          <w:rFonts w:asciiTheme="majorBidi" w:hAnsiTheme="majorBidi" w:cstheme="majorBidi"/>
          <w:b/>
          <w:bCs/>
          <w:sz w:val="32"/>
          <w:szCs w:val="32"/>
        </w:rPr>
      </w:pPr>
    </w:p>
    <w:p w14:paraId="5C4CE3E3" w14:textId="77777777" w:rsidR="00D85D79" w:rsidRPr="00D7257D" w:rsidRDefault="00D85D79" w:rsidP="003E1703">
      <w:pPr>
        <w:pStyle w:val="ListParagraph"/>
        <w:spacing w:line="360" w:lineRule="auto"/>
        <w:ind w:left="360"/>
        <w:rPr>
          <w:rFonts w:asciiTheme="majorBidi" w:hAnsiTheme="majorBidi" w:cstheme="majorBidi"/>
          <w:b/>
          <w:bCs/>
          <w:sz w:val="32"/>
          <w:szCs w:val="32"/>
        </w:rPr>
      </w:pPr>
    </w:p>
    <w:p w14:paraId="6EC13DCB" w14:textId="77777777" w:rsidR="00D85D79" w:rsidRPr="00D7257D" w:rsidRDefault="00D85D79" w:rsidP="003E1703">
      <w:pPr>
        <w:pStyle w:val="ListParagraph"/>
        <w:spacing w:line="360" w:lineRule="auto"/>
        <w:ind w:left="360"/>
        <w:rPr>
          <w:rFonts w:asciiTheme="majorBidi" w:hAnsiTheme="majorBidi" w:cstheme="majorBidi"/>
          <w:b/>
          <w:bCs/>
          <w:sz w:val="32"/>
          <w:szCs w:val="32"/>
        </w:rPr>
      </w:pPr>
    </w:p>
    <w:p w14:paraId="0F27D99E" w14:textId="77777777" w:rsidR="00D85D79" w:rsidRPr="00D7257D" w:rsidRDefault="00D85D79" w:rsidP="003E1703">
      <w:pPr>
        <w:pStyle w:val="ListParagraph"/>
        <w:spacing w:line="360" w:lineRule="auto"/>
        <w:ind w:left="360"/>
        <w:rPr>
          <w:rFonts w:asciiTheme="majorBidi" w:hAnsiTheme="majorBidi" w:cstheme="majorBidi"/>
          <w:b/>
          <w:bCs/>
          <w:sz w:val="32"/>
          <w:szCs w:val="32"/>
        </w:rPr>
      </w:pPr>
    </w:p>
    <w:p w14:paraId="148E5649" w14:textId="77777777" w:rsidR="00D85D79" w:rsidRPr="00D7257D" w:rsidRDefault="00D85D79" w:rsidP="003E1703">
      <w:pPr>
        <w:pStyle w:val="ListParagraph"/>
        <w:spacing w:line="360" w:lineRule="auto"/>
        <w:ind w:left="360"/>
        <w:rPr>
          <w:rFonts w:asciiTheme="majorBidi" w:hAnsiTheme="majorBidi" w:cstheme="majorBidi"/>
          <w:b/>
          <w:bCs/>
          <w:sz w:val="32"/>
          <w:szCs w:val="32"/>
        </w:rPr>
      </w:pPr>
    </w:p>
    <w:p w14:paraId="578F2EE5" w14:textId="77777777" w:rsidR="008E40B8" w:rsidRPr="00D7257D" w:rsidRDefault="008E40B8" w:rsidP="008E40B8">
      <w:pPr>
        <w:spacing w:line="360" w:lineRule="auto"/>
        <w:rPr>
          <w:rFonts w:asciiTheme="majorBidi" w:hAnsiTheme="majorBidi" w:cstheme="majorBidi"/>
          <w:b/>
          <w:bCs/>
          <w:sz w:val="32"/>
          <w:szCs w:val="32"/>
        </w:rPr>
      </w:pPr>
      <w:r w:rsidRPr="00D7257D">
        <w:rPr>
          <w:rFonts w:asciiTheme="majorBidi" w:hAnsiTheme="majorBidi" w:cstheme="majorBidi"/>
          <w:b/>
          <w:bCs/>
          <w:sz w:val="32"/>
          <w:szCs w:val="32"/>
        </w:rPr>
        <w:t>Popis tablica</w:t>
      </w:r>
    </w:p>
    <w:p w14:paraId="4AD7C415" w14:textId="77777777" w:rsidR="00612066" w:rsidRPr="00D7257D" w:rsidRDefault="00612066" w:rsidP="008E40B8">
      <w:pPr>
        <w:spacing w:line="360" w:lineRule="auto"/>
        <w:rPr>
          <w:rFonts w:asciiTheme="majorBidi" w:hAnsiTheme="majorBidi" w:cstheme="majorBidi"/>
          <w:b/>
          <w:bCs/>
          <w:sz w:val="32"/>
          <w:szCs w:val="32"/>
        </w:rPr>
      </w:pPr>
    </w:p>
    <w:p w14:paraId="58624586" w14:textId="77330511" w:rsidR="00612066" w:rsidRPr="00D7257D" w:rsidRDefault="00612066">
      <w:pPr>
        <w:pStyle w:val="TableofFigures"/>
        <w:tabs>
          <w:tab w:val="right" w:leader="dot" w:pos="9062"/>
        </w:tabs>
        <w:rPr>
          <w:rFonts w:asciiTheme="majorBidi" w:eastAsiaTheme="minorEastAsia" w:hAnsiTheme="majorBidi" w:cstheme="majorBidi"/>
        </w:rPr>
      </w:pPr>
      <w:r w:rsidRPr="00D7257D">
        <w:rPr>
          <w:rFonts w:asciiTheme="majorBidi" w:hAnsiTheme="majorBidi" w:cstheme="majorBidi"/>
        </w:rPr>
        <w:fldChar w:fldCharType="begin"/>
      </w:r>
      <w:r w:rsidRPr="00D7257D">
        <w:rPr>
          <w:rFonts w:asciiTheme="majorBidi" w:hAnsiTheme="majorBidi" w:cstheme="majorBidi"/>
        </w:rPr>
        <w:instrText xml:space="preserve"> TOC \h \z \c "Tablica" </w:instrText>
      </w:r>
      <w:r w:rsidRPr="00D7257D">
        <w:rPr>
          <w:rFonts w:asciiTheme="majorBidi" w:hAnsiTheme="majorBidi" w:cstheme="majorBidi"/>
        </w:rPr>
        <w:fldChar w:fldCharType="separate"/>
      </w:r>
      <w:hyperlink w:anchor="_Toc233137101" w:history="1">
        <w:r w:rsidRPr="00D7257D">
          <w:rPr>
            <w:rStyle w:val="Hyperlink"/>
            <w:rFonts w:asciiTheme="majorBidi" w:hAnsiTheme="majorBidi" w:cstheme="majorBidi"/>
          </w:rPr>
          <w:t xml:space="preserve">Tablica </w:t>
        </w:r>
        <w:r w:rsidRPr="00D7257D">
          <w:rPr>
            <w:rStyle w:val="Hyperlink"/>
            <w:rFonts w:asciiTheme="majorBidi" w:hAnsiTheme="majorBidi" w:cstheme="majorBidi"/>
            <w:cs/>
          </w:rPr>
          <w:t>‎</w:t>
        </w:r>
        <w:r w:rsidRPr="00D7257D">
          <w:rPr>
            <w:rStyle w:val="Hyperlink"/>
            <w:rFonts w:asciiTheme="majorBidi" w:hAnsiTheme="majorBidi" w:cstheme="majorBidi"/>
          </w:rPr>
          <w:t>2.1. Taksonomska usporedba i operativne značajke posrednika poruka</w:t>
        </w:r>
        <w:r w:rsidRPr="00D7257D">
          <w:rPr>
            <w:rFonts w:asciiTheme="majorBidi" w:hAnsiTheme="majorBidi" w:cstheme="majorBidi"/>
            <w:webHidden/>
          </w:rPr>
          <w:tab/>
        </w:r>
        <w:r w:rsidRPr="00D7257D">
          <w:rPr>
            <w:rFonts w:asciiTheme="majorBidi" w:hAnsiTheme="majorBidi" w:cstheme="majorBidi"/>
            <w:webHidden/>
          </w:rPr>
          <w:fldChar w:fldCharType="begin"/>
        </w:r>
        <w:r w:rsidRPr="00D7257D">
          <w:rPr>
            <w:rFonts w:asciiTheme="majorBidi" w:hAnsiTheme="majorBidi" w:cstheme="majorBidi"/>
            <w:webHidden/>
          </w:rPr>
          <w:instrText xml:space="preserve"> PAGEREF _Toc233137101 \h </w:instrText>
        </w:r>
        <w:r w:rsidRPr="00D7257D">
          <w:rPr>
            <w:rFonts w:asciiTheme="majorBidi" w:hAnsiTheme="majorBidi" w:cstheme="majorBidi"/>
            <w:webHidden/>
          </w:rPr>
        </w:r>
        <w:r w:rsidRPr="00D7257D">
          <w:rPr>
            <w:rFonts w:asciiTheme="majorBidi" w:hAnsiTheme="majorBidi" w:cstheme="majorBidi"/>
            <w:webHidden/>
          </w:rPr>
          <w:fldChar w:fldCharType="separate"/>
        </w:r>
        <w:r w:rsidRPr="00D7257D">
          <w:rPr>
            <w:rFonts w:asciiTheme="majorBidi" w:hAnsiTheme="majorBidi" w:cstheme="majorBidi"/>
            <w:webHidden/>
          </w:rPr>
          <w:t>15</w:t>
        </w:r>
        <w:r w:rsidRPr="00D7257D">
          <w:rPr>
            <w:rFonts w:asciiTheme="majorBidi" w:hAnsiTheme="majorBidi" w:cstheme="majorBidi"/>
            <w:webHidden/>
          </w:rPr>
          <w:fldChar w:fldCharType="end"/>
        </w:r>
      </w:hyperlink>
    </w:p>
    <w:p w14:paraId="4D11FCF8" w14:textId="3A496680" w:rsidR="00612066" w:rsidRPr="00D7257D" w:rsidRDefault="00612066">
      <w:pPr>
        <w:pStyle w:val="TableofFigures"/>
        <w:tabs>
          <w:tab w:val="right" w:leader="dot" w:pos="9062"/>
        </w:tabs>
        <w:rPr>
          <w:rFonts w:asciiTheme="majorBidi" w:eastAsiaTheme="minorEastAsia" w:hAnsiTheme="majorBidi" w:cstheme="majorBidi"/>
        </w:rPr>
      </w:pPr>
      <w:hyperlink w:anchor="_Toc233137102" w:history="1">
        <w:r w:rsidRPr="00D7257D">
          <w:rPr>
            <w:rStyle w:val="Hyperlink"/>
            <w:rFonts w:asciiTheme="majorBidi" w:hAnsiTheme="majorBidi" w:cstheme="majorBidi"/>
          </w:rPr>
          <w:t xml:space="preserve">Tablica </w:t>
        </w:r>
        <w:r w:rsidRPr="00D7257D">
          <w:rPr>
            <w:rStyle w:val="Hyperlink"/>
            <w:rFonts w:asciiTheme="majorBidi" w:hAnsiTheme="majorBidi" w:cstheme="majorBidi"/>
            <w:cs/>
          </w:rPr>
          <w:t>‎</w:t>
        </w:r>
        <w:r w:rsidRPr="00D7257D">
          <w:rPr>
            <w:rStyle w:val="Hyperlink"/>
            <w:rFonts w:asciiTheme="majorBidi" w:hAnsiTheme="majorBidi" w:cstheme="majorBidi"/>
          </w:rPr>
          <w:t>3.1. Prikaz funkcionalnih zahtjeva, načina provjere te kriterija prihvaćanja za izrađeni sustav</w:t>
        </w:r>
        <w:r w:rsidRPr="00D7257D">
          <w:rPr>
            <w:rFonts w:asciiTheme="majorBidi" w:hAnsiTheme="majorBidi" w:cstheme="majorBidi"/>
            <w:webHidden/>
          </w:rPr>
          <w:tab/>
        </w:r>
        <w:r w:rsidRPr="00D7257D">
          <w:rPr>
            <w:rFonts w:asciiTheme="majorBidi" w:hAnsiTheme="majorBidi" w:cstheme="majorBidi"/>
            <w:webHidden/>
          </w:rPr>
          <w:fldChar w:fldCharType="begin"/>
        </w:r>
        <w:r w:rsidRPr="00D7257D">
          <w:rPr>
            <w:rFonts w:asciiTheme="majorBidi" w:hAnsiTheme="majorBidi" w:cstheme="majorBidi"/>
            <w:webHidden/>
          </w:rPr>
          <w:instrText xml:space="preserve"> PAGEREF _Toc233137102 \h </w:instrText>
        </w:r>
        <w:r w:rsidRPr="00D7257D">
          <w:rPr>
            <w:rFonts w:asciiTheme="majorBidi" w:hAnsiTheme="majorBidi" w:cstheme="majorBidi"/>
            <w:webHidden/>
          </w:rPr>
        </w:r>
        <w:r w:rsidRPr="00D7257D">
          <w:rPr>
            <w:rFonts w:asciiTheme="majorBidi" w:hAnsiTheme="majorBidi" w:cstheme="majorBidi"/>
            <w:webHidden/>
          </w:rPr>
          <w:fldChar w:fldCharType="separate"/>
        </w:r>
        <w:r w:rsidRPr="00D7257D">
          <w:rPr>
            <w:rFonts w:asciiTheme="majorBidi" w:hAnsiTheme="majorBidi" w:cstheme="majorBidi"/>
            <w:webHidden/>
          </w:rPr>
          <w:t>24</w:t>
        </w:r>
        <w:r w:rsidRPr="00D7257D">
          <w:rPr>
            <w:rFonts w:asciiTheme="majorBidi" w:hAnsiTheme="majorBidi" w:cstheme="majorBidi"/>
            <w:webHidden/>
          </w:rPr>
          <w:fldChar w:fldCharType="end"/>
        </w:r>
      </w:hyperlink>
    </w:p>
    <w:p w14:paraId="4622A763" w14:textId="41F63AA5" w:rsidR="00612066" w:rsidRPr="00D7257D" w:rsidRDefault="00612066">
      <w:pPr>
        <w:pStyle w:val="TableofFigures"/>
        <w:tabs>
          <w:tab w:val="right" w:leader="dot" w:pos="9062"/>
        </w:tabs>
        <w:rPr>
          <w:rFonts w:asciiTheme="majorBidi" w:eastAsiaTheme="minorEastAsia" w:hAnsiTheme="majorBidi" w:cstheme="majorBidi"/>
        </w:rPr>
      </w:pPr>
      <w:hyperlink w:anchor="_Toc233137103" w:history="1">
        <w:r w:rsidRPr="00D7257D">
          <w:rPr>
            <w:rStyle w:val="Hyperlink"/>
            <w:rFonts w:asciiTheme="majorBidi" w:hAnsiTheme="majorBidi" w:cstheme="majorBidi"/>
          </w:rPr>
          <w:t xml:space="preserve">Tablica </w:t>
        </w:r>
        <w:r w:rsidRPr="00D7257D">
          <w:rPr>
            <w:rStyle w:val="Hyperlink"/>
            <w:rFonts w:asciiTheme="majorBidi" w:hAnsiTheme="majorBidi" w:cstheme="majorBidi"/>
            <w:cs/>
          </w:rPr>
          <w:t>‎</w:t>
        </w:r>
        <w:r w:rsidRPr="00D7257D">
          <w:rPr>
            <w:rStyle w:val="Hyperlink"/>
            <w:rFonts w:asciiTheme="majorBidi" w:hAnsiTheme="majorBidi" w:cstheme="majorBidi"/>
          </w:rPr>
          <w:t>3.2. Prikaz nefunkcionalnih zahtjeva, načina provjere te kriterija prihvaćanja za izrađeni sustav</w:t>
        </w:r>
        <w:r w:rsidRPr="00D7257D">
          <w:rPr>
            <w:rFonts w:asciiTheme="majorBidi" w:hAnsiTheme="majorBidi" w:cstheme="majorBidi"/>
            <w:webHidden/>
          </w:rPr>
          <w:tab/>
        </w:r>
        <w:r w:rsidRPr="00D7257D">
          <w:rPr>
            <w:rFonts w:asciiTheme="majorBidi" w:hAnsiTheme="majorBidi" w:cstheme="majorBidi"/>
            <w:webHidden/>
          </w:rPr>
          <w:fldChar w:fldCharType="begin"/>
        </w:r>
        <w:r w:rsidRPr="00D7257D">
          <w:rPr>
            <w:rFonts w:asciiTheme="majorBidi" w:hAnsiTheme="majorBidi" w:cstheme="majorBidi"/>
            <w:webHidden/>
          </w:rPr>
          <w:instrText xml:space="preserve"> PAGEREF _Toc233137103 \h </w:instrText>
        </w:r>
        <w:r w:rsidRPr="00D7257D">
          <w:rPr>
            <w:rFonts w:asciiTheme="majorBidi" w:hAnsiTheme="majorBidi" w:cstheme="majorBidi"/>
            <w:webHidden/>
          </w:rPr>
        </w:r>
        <w:r w:rsidRPr="00D7257D">
          <w:rPr>
            <w:rFonts w:asciiTheme="majorBidi" w:hAnsiTheme="majorBidi" w:cstheme="majorBidi"/>
            <w:webHidden/>
          </w:rPr>
          <w:fldChar w:fldCharType="separate"/>
        </w:r>
        <w:r w:rsidRPr="00D7257D">
          <w:rPr>
            <w:rFonts w:asciiTheme="majorBidi" w:hAnsiTheme="majorBidi" w:cstheme="majorBidi"/>
            <w:webHidden/>
          </w:rPr>
          <w:t>27</w:t>
        </w:r>
        <w:r w:rsidRPr="00D7257D">
          <w:rPr>
            <w:rFonts w:asciiTheme="majorBidi" w:hAnsiTheme="majorBidi" w:cstheme="majorBidi"/>
            <w:webHidden/>
          </w:rPr>
          <w:fldChar w:fldCharType="end"/>
        </w:r>
      </w:hyperlink>
    </w:p>
    <w:p w14:paraId="3A7C4D05" w14:textId="6313CEFC" w:rsidR="00612066" w:rsidRPr="00D7257D" w:rsidRDefault="00612066">
      <w:pPr>
        <w:pStyle w:val="TableofFigures"/>
        <w:tabs>
          <w:tab w:val="right" w:leader="dot" w:pos="9062"/>
        </w:tabs>
        <w:rPr>
          <w:rFonts w:asciiTheme="majorBidi" w:eastAsiaTheme="minorEastAsia" w:hAnsiTheme="majorBidi" w:cstheme="majorBidi"/>
        </w:rPr>
      </w:pPr>
      <w:hyperlink w:anchor="_Toc233137104" w:history="1">
        <w:r w:rsidRPr="00D7257D">
          <w:rPr>
            <w:rStyle w:val="Hyperlink"/>
            <w:rFonts w:asciiTheme="majorBidi" w:hAnsiTheme="majorBidi" w:cstheme="majorBidi"/>
          </w:rPr>
          <w:t xml:space="preserve">Tablica </w:t>
        </w:r>
        <w:r w:rsidRPr="00D7257D">
          <w:rPr>
            <w:rStyle w:val="Hyperlink"/>
            <w:rFonts w:asciiTheme="majorBidi" w:hAnsiTheme="majorBidi" w:cstheme="majorBidi"/>
            <w:cs/>
          </w:rPr>
          <w:t>‎</w:t>
        </w:r>
        <w:r w:rsidRPr="00D7257D">
          <w:rPr>
            <w:rStyle w:val="Hyperlink"/>
            <w:rFonts w:asciiTheme="majorBidi" w:hAnsiTheme="majorBidi" w:cstheme="majorBidi"/>
          </w:rPr>
          <w:t>5.1. Komponente sustava, korištene tehnologije i odgovornosti</w:t>
        </w:r>
        <w:r w:rsidRPr="00D7257D">
          <w:rPr>
            <w:rFonts w:asciiTheme="majorBidi" w:hAnsiTheme="majorBidi" w:cstheme="majorBidi"/>
            <w:webHidden/>
          </w:rPr>
          <w:tab/>
        </w:r>
        <w:r w:rsidRPr="00D7257D">
          <w:rPr>
            <w:rFonts w:asciiTheme="majorBidi" w:hAnsiTheme="majorBidi" w:cstheme="majorBidi"/>
            <w:webHidden/>
          </w:rPr>
          <w:fldChar w:fldCharType="begin"/>
        </w:r>
        <w:r w:rsidRPr="00D7257D">
          <w:rPr>
            <w:rFonts w:asciiTheme="majorBidi" w:hAnsiTheme="majorBidi" w:cstheme="majorBidi"/>
            <w:webHidden/>
          </w:rPr>
          <w:instrText xml:space="preserve"> PAGEREF _Toc233137104 \h </w:instrText>
        </w:r>
        <w:r w:rsidRPr="00D7257D">
          <w:rPr>
            <w:rFonts w:asciiTheme="majorBidi" w:hAnsiTheme="majorBidi" w:cstheme="majorBidi"/>
            <w:webHidden/>
          </w:rPr>
        </w:r>
        <w:r w:rsidRPr="00D7257D">
          <w:rPr>
            <w:rFonts w:asciiTheme="majorBidi" w:hAnsiTheme="majorBidi" w:cstheme="majorBidi"/>
            <w:webHidden/>
          </w:rPr>
          <w:fldChar w:fldCharType="separate"/>
        </w:r>
        <w:r w:rsidRPr="00D7257D">
          <w:rPr>
            <w:rFonts w:asciiTheme="majorBidi" w:hAnsiTheme="majorBidi" w:cstheme="majorBidi"/>
            <w:webHidden/>
          </w:rPr>
          <w:t>33</w:t>
        </w:r>
        <w:r w:rsidRPr="00D7257D">
          <w:rPr>
            <w:rFonts w:asciiTheme="majorBidi" w:hAnsiTheme="majorBidi" w:cstheme="majorBidi"/>
            <w:webHidden/>
          </w:rPr>
          <w:fldChar w:fldCharType="end"/>
        </w:r>
      </w:hyperlink>
    </w:p>
    <w:p w14:paraId="4DA37A4E" w14:textId="1D4119B0" w:rsidR="00612066" w:rsidRPr="00D7257D" w:rsidRDefault="00612066">
      <w:pPr>
        <w:pStyle w:val="TableofFigures"/>
        <w:tabs>
          <w:tab w:val="right" w:leader="dot" w:pos="9062"/>
        </w:tabs>
        <w:rPr>
          <w:rFonts w:asciiTheme="majorBidi" w:eastAsiaTheme="minorEastAsia" w:hAnsiTheme="majorBidi" w:cstheme="majorBidi"/>
        </w:rPr>
      </w:pPr>
      <w:hyperlink w:anchor="_Toc233137105" w:history="1">
        <w:r w:rsidRPr="00D7257D">
          <w:rPr>
            <w:rStyle w:val="Hyperlink"/>
            <w:rFonts w:asciiTheme="majorBidi" w:hAnsiTheme="majorBidi" w:cstheme="majorBidi"/>
          </w:rPr>
          <w:t xml:space="preserve">Tablica </w:t>
        </w:r>
        <w:r w:rsidRPr="00D7257D">
          <w:rPr>
            <w:rStyle w:val="Hyperlink"/>
            <w:rFonts w:asciiTheme="majorBidi" w:hAnsiTheme="majorBidi" w:cstheme="majorBidi"/>
            <w:cs/>
          </w:rPr>
          <w:t>‎</w:t>
        </w:r>
        <w:r w:rsidRPr="00D7257D">
          <w:rPr>
            <w:rStyle w:val="Hyperlink"/>
            <w:rFonts w:asciiTheme="majorBidi" w:hAnsiTheme="majorBidi" w:cstheme="majorBidi"/>
          </w:rPr>
          <w:t>5.2. Stupci tablice podaci u bazi podataka, njihov tip i uloga</w:t>
        </w:r>
        <w:r w:rsidRPr="00D7257D">
          <w:rPr>
            <w:rFonts w:asciiTheme="majorBidi" w:hAnsiTheme="majorBidi" w:cstheme="majorBidi"/>
            <w:webHidden/>
          </w:rPr>
          <w:tab/>
        </w:r>
        <w:r w:rsidRPr="00D7257D">
          <w:rPr>
            <w:rFonts w:asciiTheme="majorBidi" w:hAnsiTheme="majorBidi" w:cstheme="majorBidi"/>
            <w:webHidden/>
          </w:rPr>
          <w:fldChar w:fldCharType="begin"/>
        </w:r>
        <w:r w:rsidRPr="00D7257D">
          <w:rPr>
            <w:rFonts w:asciiTheme="majorBidi" w:hAnsiTheme="majorBidi" w:cstheme="majorBidi"/>
            <w:webHidden/>
          </w:rPr>
          <w:instrText xml:space="preserve"> PAGEREF _Toc233137105 \h </w:instrText>
        </w:r>
        <w:r w:rsidRPr="00D7257D">
          <w:rPr>
            <w:rFonts w:asciiTheme="majorBidi" w:hAnsiTheme="majorBidi" w:cstheme="majorBidi"/>
            <w:webHidden/>
          </w:rPr>
        </w:r>
        <w:r w:rsidRPr="00D7257D">
          <w:rPr>
            <w:rFonts w:asciiTheme="majorBidi" w:hAnsiTheme="majorBidi" w:cstheme="majorBidi"/>
            <w:webHidden/>
          </w:rPr>
          <w:fldChar w:fldCharType="separate"/>
        </w:r>
        <w:r w:rsidRPr="00D7257D">
          <w:rPr>
            <w:rFonts w:asciiTheme="majorBidi" w:hAnsiTheme="majorBidi" w:cstheme="majorBidi"/>
            <w:webHidden/>
          </w:rPr>
          <w:t>57</w:t>
        </w:r>
        <w:r w:rsidRPr="00D7257D">
          <w:rPr>
            <w:rFonts w:asciiTheme="majorBidi" w:hAnsiTheme="majorBidi" w:cstheme="majorBidi"/>
            <w:webHidden/>
          </w:rPr>
          <w:fldChar w:fldCharType="end"/>
        </w:r>
      </w:hyperlink>
    </w:p>
    <w:p w14:paraId="1397D2BD" w14:textId="77109561" w:rsidR="00612066" w:rsidRPr="00D7257D" w:rsidRDefault="00612066">
      <w:pPr>
        <w:pStyle w:val="TableofFigures"/>
        <w:tabs>
          <w:tab w:val="right" w:leader="dot" w:pos="9062"/>
        </w:tabs>
        <w:rPr>
          <w:rFonts w:asciiTheme="majorBidi" w:eastAsiaTheme="minorEastAsia" w:hAnsiTheme="majorBidi" w:cstheme="majorBidi"/>
        </w:rPr>
      </w:pPr>
      <w:hyperlink w:anchor="_Toc233137106" w:history="1">
        <w:r w:rsidRPr="00D7257D">
          <w:rPr>
            <w:rStyle w:val="Hyperlink"/>
            <w:rFonts w:asciiTheme="majorBidi" w:hAnsiTheme="majorBidi" w:cstheme="majorBidi"/>
          </w:rPr>
          <w:t xml:space="preserve">Tablica </w:t>
        </w:r>
        <w:r w:rsidRPr="00D7257D">
          <w:rPr>
            <w:rStyle w:val="Hyperlink"/>
            <w:rFonts w:asciiTheme="majorBidi" w:hAnsiTheme="majorBidi" w:cstheme="majorBidi"/>
            <w:cs/>
          </w:rPr>
          <w:t>‎</w:t>
        </w:r>
        <w:r w:rsidRPr="00D7257D">
          <w:rPr>
            <w:rStyle w:val="Hyperlink"/>
            <w:rFonts w:asciiTheme="majorBidi" w:hAnsiTheme="majorBidi" w:cstheme="majorBidi"/>
          </w:rPr>
          <w:t>5.3. Pregled NATS predmeta zajedno s kontekstom unutar sustava</w:t>
        </w:r>
        <w:r w:rsidRPr="00D7257D">
          <w:rPr>
            <w:rFonts w:asciiTheme="majorBidi" w:hAnsiTheme="majorBidi" w:cstheme="majorBidi"/>
            <w:webHidden/>
          </w:rPr>
          <w:tab/>
        </w:r>
        <w:r w:rsidRPr="00D7257D">
          <w:rPr>
            <w:rFonts w:asciiTheme="majorBidi" w:hAnsiTheme="majorBidi" w:cstheme="majorBidi"/>
            <w:webHidden/>
          </w:rPr>
          <w:fldChar w:fldCharType="begin"/>
        </w:r>
        <w:r w:rsidRPr="00D7257D">
          <w:rPr>
            <w:rFonts w:asciiTheme="majorBidi" w:hAnsiTheme="majorBidi" w:cstheme="majorBidi"/>
            <w:webHidden/>
          </w:rPr>
          <w:instrText xml:space="preserve"> PAGEREF _Toc233137106 \h </w:instrText>
        </w:r>
        <w:r w:rsidRPr="00D7257D">
          <w:rPr>
            <w:rFonts w:asciiTheme="majorBidi" w:hAnsiTheme="majorBidi" w:cstheme="majorBidi"/>
            <w:webHidden/>
          </w:rPr>
        </w:r>
        <w:r w:rsidRPr="00D7257D">
          <w:rPr>
            <w:rFonts w:asciiTheme="majorBidi" w:hAnsiTheme="majorBidi" w:cstheme="majorBidi"/>
            <w:webHidden/>
          </w:rPr>
          <w:fldChar w:fldCharType="separate"/>
        </w:r>
        <w:r w:rsidRPr="00D7257D">
          <w:rPr>
            <w:rFonts w:asciiTheme="majorBidi" w:hAnsiTheme="majorBidi" w:cstheme="majorBidi"/>
            <w:webHidden/>
          </w:rPr>
          <w:t>59</w:t>
        </w:r>
        <w:r w:rsidRPr="00D7257D">
          <w:rPr>
            <w:rFonts w:asciiTheme="majorBidi" w:hAnsiTheme="majorBidi" w:cstheme="majorBidi"/>
            <w:webHidden/>
          </w:rPr>
          <w:fldChar w:fldCharType="end"/>
        </w:r>
      </w:hyperlink>
    </w:p>
    <w:p w14:paraId="427C4C51" w14:textId="6E1BD293" w:rsidR="00612066" w:rsidRPr="00D7257D" w:rsidRDefault="00612066">
      <w:pPr>
        <w:pStyle w:val="TableofFigures"/>
        <w:tabs>
          <w:tab w:val="right" w:leader="dot" w:pos="9062"/>
        </w:tabs>
        <w:rPr>
          <w:rFonts w:asciiTheme="majorBidi" w:eastAsiaTheme="minorEastAsia" w:hAnsiTheme="majorBidi" w:cstheme="majorBidi"/>
        </w:rPr>
      </w:pPr>
      <w:hyperlink w:anchor="_Toc233137107" w:history="1">
        <w:r w:rsidRPr="00D7257D">
          <w:rPr>
            <w:rStyle w:val="Hyperlink"/>
            <w:rFonts w:asciiTheme="majorBidi" w:hAnsiTheme="majorBidi" w:cstheme="majorBidi"/>
          </w:rPr>
          <w:t xml:space="preserve">Tablica </w:t>
        </w:r>
        <w:r w:rsidRPr="00D7257D">
          <w:rPr>
            <w:rStyle w:val="Hyperlink"/>
            <w:rFonts w:asciiTheme="majorBidi" w:hAnsiTheme="majorBidi" w:cstheme="majorBidi"/>
            <w:cs/>
          </w:rPr>
          <w:t>‎</w:t>
        </w:r>
        <w:r w:rsidRPr="00D7257D">
          <w:rPr>
            <w:rStyle w:val="Hyperlink"/>
            <w:rFonts w:asciiTheme="majorBidi" w:hAnsiTheme="majorBidi" w:cstheme="majorBidi"/>
          </w:rPr>
          <w:t>5.4. Pregled Socket.io događaja zajedno s kontekstom unutar sustava</w:t>
        </w:r>
        <w:r w:rsidRPr="00D7257D">
          <w:rPr>
            <w:rFonts w:asciiTheme="majorBidi" w:hAnsiTheme="majorBidi" w:cstheme="majorBidi"/>
            <w:webHidden/>
          </w:rPr>
          <w:tab/>
        </w:r>
        <w:r w:rsidRPr="00D7257D">
          <w:rPr>
            <w:rFonts w:asciiTheme="majorBidi" w:hAnsiTheme="majorBidi" w:cstheme="majorBidi"/>
            <w:webHidden/>
          </w:rPr>
          <w:fldChar w:fldCharType="begin"/>
        </w:r>
        <w:r w:rsidRPr="00D7257D">
          <w:rPr>
            <w:rFonts w:asciiTheme="majorBidi" w:hAnsiTheme="majorBidi" w:cstheme="majorBidi"/>
            <w:webHidden/>
          </w:rPr>
          <w:instrText xml:space="preserve"> PAGEREF _Toc233137107 \h </w:instrText>
        </w:r>
        <w:r w:rsidRPr="00D7257D">
          <w:rPr>
            <w:rFonts w:asciiTheme="majorBidi" w:hAnsiTheme="majorBidi" w:cstheme="majorBidi"/>
            <w:webHidden/>
          </w:rPr>
        </w:r>
        <w:r w:rsidRPr="00D7257D">
          <w:rPr>
            <w:rFonts w:asciiTheme="majorBidi" w:hAnsiTheme="majorBidi" w:cstheme="majorBidi"/>
            <w:webHidden/>
          </w:rPr>
          <w:fldChar w:fldCharType="separate"/>
        </w:r>
        <w:r w:rsidRPr="00D7257D">
          <w:rPr>
            <w:rFonts w:asciiTheme="majorBidi" w:hAnsiTheme="majorBidi" w:cstheme="majorBidi"/>
            <w:webHidden/>
          </w:rPr>
          <w:t>60</w:t>
        </w:r>
        <w:r w:rsidRPr="00D7257D">
          <w:rPr>
            <w:rFonts w:asciiTheme="majorBidi" w:hAnsiTheme="majorBidi" w:cstheme="majorBidi"/>
            <w:webHidden/>
          </w:rPr>
          <w:fldChar w:fldCharType="end"/>
        </w:r>
      </w:hyperlink>
    </w:p>
    <w:p w14:paraId="358886FC" w14:textId="519F08F6" w:rsidR="00612066" w:rsidRPr="00D7257D" w:rsidRDefault="00612066">
      <w:pPr>
        <w:pStyle w:val="TableofFigures"/>
        <w:tabs>
          <w:tab w:val="right" w:leader="dot" w:pos="9062"/>
        </w:tabs>
        <w:rPr>
          <w:rFonts w:asciiTheme="majorBidi" w:eastAsiaTheme="minorEastAsia" w:hAnsiTheme="majorBidi" w:cstheme="majorBidi"/>
        </w:rPr>
      </w:pPr>
      <w:hyperlink w:anchor="_Toc233137108" w:history="1">
        <w:r w:rsidRPr="00D7257D">
          <w:rPr>
            <w:rStyle w:val="Hyperlink"/>
            <w:rFonts w:asciiTheme="majorBidi" w:hAnsiTheme="majorBidi" w:cstheme="majorBidi"/>
          </w:rPr>
          <w:t xml:space="preserve">Tablica </w:t>
        </w:r>
        <w:r w:rsidRPr="00D7257D">
          <w:rPr>
            <w:rStyle w:val="Hyperlink"/>
            <w:rFonts w:asciiTheme="majorBidi" w:hAnsiTheme="majorBidi" w:cstheme="majorBidi"/>
            <w:cs/>
          </w:rPr>
          <w:t>‎</w:t>
        </w:r>
        <w:r w:rsidRPr="00D7257D">
          <w:rPr>
            <w:rStyle w:val="Hyperlink"/>
            <w:rFonts w:asciiTheme="majorBidi" w:hAnsiTheme="majorBidi" w:cstheme="majorBidi"/>
          </w:rPr>
          <w:t>5.5. Pregled HTTP krajnjih točaka zajedno s kontekstom unutar sustava</w:t>
        </w:r>
        <w:r w:rsidRPr="00D7257D">
          <w:rPr>
            <w:rFonts w:asciiTheme="majorBidi" w:hAnsiTheme="majorBidi" w:cstheme="majorBidi"/>
            <w:webHidden/>
          </w:rPr>
          <w:tab/>
        </w:r>
        <w:r w:rsidRPr="00D7257D">
          <w:rPr>
            <w:rFonts w:asciiTheme="majorBidi" w:hAnsiTheme="majorBidi" w:cstheme="majorBidi"/>
            <w:webHidden/>
          </w:rPr>
          <w:fldChar w:fldCharType="begin"/>
        </w:r>
        <w:r w:rsidRPr="00D7257D">
          <w:rPr>
            <w:rFonts w:asciiTheme="majorBidi" w:hAnsiTheme="majorBidi" w:cstheme="majorBidi"/>
            <w:webHidden/>
          </w:rPr>
          <w:instrText xml:space="preserve"> PAGEREF _Toc233137108 \h </w:instrText>
        </w:r>
        <w:r w:rsidRPr="00D7257D">
          <w:rPr>
            <w:rFonts w:asciiTheme="majorBidi" w:hAnsiTheme="majorBidi" w:cstheme="majorBidi"/>
            <w:webHidden/>
          </w:rPr>
        </w:r>
        <w:r w:rsidRPr="00D7257D">
          <w:rPr>
            <w:rFonts w:asciiTheme="majorBidi" w:hAnsiTheme="majorBidi" w:cstheme="majorBidi"/>
            <w:webHidden/>
          </w:rPr>
          <w:fldChar w:fldCharType="separate"/>
        </w:r>
        <w:r w:rsidRPr="00D7257D">
          <w:rPr>
            <w:rFonts w:asciiTheme="majorBidi" w:hAnsiTheme="majorBidi" w:cstheme="majorBidi"/>
            <w:webHidden/>
          </w:rPr>
          <w:t>62</w:t>
        </w:r>
        <w:r w:rsidRPr="00D7257D">
          <w:rPr>
            <w:rFonts w:asciiTheme="majorBidi" w:hAnsiTheme="majorBidi" w:cstheme="majorBidi"/>
            <w:webHidden/>
          </w:rPr>
          <w:fldChar w:fldCharType="end"/>
        </w:r>
      </w:hyperlink>
    </w:p>
    <w:p w14:paraId="18447B8B" w14:textId="77777777" w:rsidR="00612066" w:rsidRPr="00D7257D" w:rsidRDefault="00612066" w:rsidP="008E40B8">
      <w:pPr>
        <w:spacing w:line="360" w:lineRule="auto"/>
        <w:rPr>
          <w:rFonts w:asciiTheme="majorBidi" w:hAnsiTheme="majorBidi" w:cstheme="majorBidi"/>
        </w:rPr>
      </w:pPr>
      <w:r w:rsidRPr="00D7257D">
        <w:rPr>
          <w:rFonts w:asciiTheme="majorBidi" w:hAnsiTheme="majorBidi" w:cstheme="majorBidi"/>
        </w:rPr>
        <w:fldChar w:fldCharType="end"/>
      </w:r>
    </w:p>
    <w:p w14:paraId="541A27D1" w14:textId="77777777" w:rsidR="000D666D" w:rsidRPr="00D7257D" w:rsidRDefault="000D666D" w:rsidP="000D666D">
      <w:pPr>
        <w:rPr>
          <w:rFonts w:asciiTheme="majorBidi" w:hAnsiTheme="majorBidi" w:cstheme="majorBidi"/>
        </w:rPr>
      </w:pPr>
    </w:p>
    <w:p w14:paraId="77BABC95" w14:textId="77777777" w:rsidR="000D666D" w:rsidRPr="00D7257D" w:rsidRDefault="000D666D" w:rsidP="000D666D">
      <w:pPr>
        <w:rPr>
          <w:rFonts w:asciiTheme="majorBidi" w:hAnsiTheme="majorBidi" w:cstheme="majorBidi"/>
        </w:rPr>
      </w:pPr>
    </w:p>
    <w:p w14:paraId="5438D802" w14:textId="77777777" w:rsidR="000D666D" w:rsidRPr="00D7257D" w:rsidRDefault="000D666D" w:rsidP="000D666D">
      <w:pPr>
        <w:rPr>
          <w:rFonts w:asciiTheme="majorBidi" w:hAnsiTheme="majorBidi" w:cstheme="majorBidi"/>
        </w:rPr>
      </w:pPr>
    </w:p>
    <w:p w14:paraId="25C8EE45" w14:textId="77777777" w:rsidR="000D666D" w:rsidRPr="00D7257D" w:rsidRDefault="000D666D" w:rsidP="000D666D">
      <w:pPr>
        <w:rPr>
          <w:rFonts w:asciiTheme="majorBidi" w:hAnsiTheme="majorBidi" w:cstheme="majorBidi"/>
        </w:rPr>
      </w:pPr>
    </w:p>
    <w:p w14:paraId="728F0500" w14:textId="77777777" w:rsidR="000D666D" w:rsidRPr="00D7257D" w:rsidRDefault="000D666D" w:rsidP="000D666D">
      <w:pPr>
        <w:jc w:val="center"/>
        <w:rPr>
          <w:rFonts w:asciiTheme="majorBidi" w:hAnsiTheme="majorBidi" w:cstheme="majorBidi"/>
        </w:rPr>
      </w:pPr>
    </w:p>
    <w:p w14:paraId="2BBB7F51" w14:textId="77777777" w:rsidR="000D666D" w:rsidRPr="00D7257D" w:rsidRDefault="000D666D" w:rsidP="000D666D">
      <w:pPr>
        <w:tabs>
          <w:tab w:val="center" w:pos="4536"/>
        </w:tabs>
        <w:rPr>
          <w:rFonts w:asciiTheme="majorBidi" w:hAnsiTheme="majorBidi" w:cstheme="majorBidi"/>
        </w:rPr>
      </w:pPr>
    </w:p>
    <w:p w14:paraId="2B625182" w14:textId="77777777" w:rsidR="000D666D" w:rsidRPr="00D7257D" w:rsidRDefault="000D666D" w:rsidP="000D666D">
      <w:pPr>
        <w:tabs>
          <w:tab w:val="center" w:pos="4536"/>
        </w:tabs>
        <w:rPr>
          <w:rFonts w:asciiTheme="majorBidi" w:hAnsiTheme="majorBidi" w:cstheme="majorBidi"/>
        </w:rPr>
      </w:pPr>
    </w:p>
    <w:p w14:paraId="54DE5534" w14:textId="77777777" w:rsidR="000D666D" w:rsidRPr="00D7257D" w:rsidRDefault="000D666D" w:rsidP="000D666D">
      <w:pPr>
        <w:tabs>
          <w:tab w:val="center" w:pos="4536"/>
        </w:tabs>
        <w:rPr>
          <w:rFonts w:asciiTheme="majorBidi" w:hAnsiTheme="majorBidi" w:cstheme="majorBidi"/>
        </w:rPr>
      </w:pPr>
    </w:p>
    <w:p w14:paraId="367A0FC7" w14:textId="77777777" w:rsidR="000D666D" w:rsidRPr="00D7257D" w:rsidRDefault="000D666D" w:rsidP="000D666D">
      <w:pPr>
        <w:tabs>
          <w:tab w:val="center" w:pos="4536"/>
        </w:tabs>
        <w:rPr>
          <w:rFonts w:asciiTheme="majorBidi" w:hAnsiTheme="majorBidi" w:cstheme="majorBidi"/>
        </w:rPr>
      </w:pPr>
    </w:p>
    <w:p w14:paraId="5F5FD6EC" w14:textId="77777777" w:rsidR="000D666D" w:rsidRPr="00D7257D" w:rsidRDefault="000D666D" w:rsidP="000D666D">
      <w:pPr>
        <w:tabs>
          <w:tab w:val="center" w:pos="4536"/>
        </w:tabs>
        <w:rPr>
          <w:rFonts w:asciiTheme="majorBidi" w:hAnsiTheme="majorBidi" w:cstheme="majorBidi"/>
        </w:rPr>
      </w:pPr>
    </w:p>
    <w:p w14:paraId="759CE591" w14:textId="77777777" w:rsidR="000D666D" w:rsidRPr="00D7257D" w:rsidRDefault="000D666D" w:rsidP="000D666D">
      <w:pPr>
        <w:tabs>
          <w:tab w:val="center" w:pos="4536"/>
        </w:tabs>
        <w:rPr>
          <w:rFonts w:asciiTheme="majorBidi" w:hAnsiTheme="majorBidi" w:cstheme="majorBidi"/>
        </w:rPr>
      </w:pPr>
    </w:p>
    <w:p w14:paraId="231111DF" w14:textId="77777777" w:rsidR="000D666D" w:rsidRPr="00D7257D" w:rsidRDefault="000D666D" w:rsidP="000D666D">
      <w:pPr>
        <w:tabs>
          <w:tab w:val="center" w:pos="4536"/>
        </w:tabs>
        <w:rPr>
          <w:rFonts w:asciiTheme="majorBidi" w:hAnsiTheme="majorBidi" w:cstheme="majorBidi"/>
        </w:rPr>
      </w:pPr>
    </w:p>
    <w:p w14:paraId="715D7A80" w14:textId="77777777" w:rsidR="00A67F7F" w:rsidRDefault="00A67F7F" w:rsidP="000D666D">
      <w:pPr>
        <w:tabs>
          <w:tab w:val="center" w:pos="4536"/>
        </w:tabs>
        <w:rPr>
          <w:rFonts w:asciiTheme="majorBidi" w:hAnsiTheme="majorBidi" w:cstheme="majorBidi"/>
        </w:rPr>
      </w:pPr>
    </w:p>
    <w:p w14:paraId="3796F05C" w14:textId="77777777" w:rsidR="0059158B" w:rsidRDefault="0059158B" w:rsidP="000D666D">
      <w:pPr>
        <w:tabs>
          <w:tab w:val="center" w:pos="4536"/>
        </w:tabs>
        <w:rPr>
          <w:rFonts w:asciiTheme="majorBidi" w:hAnsiTheme="majorBidi" w:cstheme="majorBidi"/>
        </w:rPr>
        <w:sectPr w:rsidR="0059158B" w:rsidSect="004B1F06">
          <w:footerReference w:type="default" r:id="rId11"/>
          <w:pgSz w:w="12240" w:h="15840"/>
          <w:pgMar w:top="1440" w:right="1440" w:bottom="1440" w:left="1728" w:header="720" w:footer="720" w:gutter="0"/>
          <w:pgNumType w:start="1"/>
          <w:cols w:space="720"/>
          <w:docGrid w:linePitch="360"/>
        </w:sectPr>
      </w:pPr>
    </w:p>
    <w:p w14:paraId="1580880F" w14:textId="77777777" w:rsidR="00116FCB" w:rsidRPr="008B500D" w:rsidRDefault="00116FCB" w:rsidP="000D666D">
      <w:pPr>
        <w:tabs>
          <w:tab w:val="center" w:pos="4536"/>
        </w:tabs>
        <w:rPr>
          <w:rFonts w:asciiTheme="majorBidi" w:hAnsiTheme="majorBidi" w:cstheme="majorBidi"/>
        </w:rPr>
      </w:pPr>
    </w:p>
    <w:p w14:paraId="7E7A35F6" w14:textId="4BA98DB9" w:rsidR="0389F25C" w:rsidRPr="00D7257D" w:rsidRDefault="00710870" w:rsidP="0008360C">
      <w:pPr>
        <w:pStyle w:val="Heading1"/>
        <w:rPr>
          <w:lang w:val="hr-HR"/>
        </w:rPr>
      </w:pPr>
      <w:bookmarkStart w:id="0" w:name="_Toc233394017"/>
      <w:r w:rsidRPr="00D7257D">
        <w:rPr>
          <w:lang w:val="hr-HR"/>
        </w:rPr>
        <w:t>Uvod</w:t>
      </w:r>
      <w:bookmarkEnd w:id="0"/>
    </w:p>
    <w:p w14:paraId="2499C206" w14:textId="77777777" w:rsidR="00C02F65" w:rsidRPr="00D7257D" w:rsidRDefault="00C02F65" w:rsidP="00C02F65"/>
    <w:p w14:paraId="63816E19" w14:textId="13BB7840" w:rsidR="007D1BC9" w:rsidRPr="00D7257D" w:rsidRDefault="3B263700" w:rsidP="003E1703">
      <w:pPr>
        <w:spacing w:line="360" w:lineRule="auto"/>
        <w:ind w:firstLine="720"/>
        <w:rPr>
          <w:rFonts w:ascii="Times New Roman" w:eastAsia="Times New Roman" w:hAnsi="Times New Roman" w:cs="Times New Roman"/>
        </w:rPr>
      </w:pPr>
      <w:r w:rsidRPr="00D7257D">
        <w:rPr>
          <w:rFonts w:ascii="Times New Roman" w:eastAsia="Times New Roman" w:hAnsi="Times New Roman" w:cs="Times New Roman"/>
        </w:rPr>
        <w:t xml:space="preserve">Obrada događaja u stvarnom vremenu sveprisutan je problem današnjeg računarstva i programskog inženjerstva. S porastom složenosti modernih računalnih sustava, raste i potrošnja računalnih resursa, a time i potreba za razvojem adekvatnih programskih rješenja koje će pružiti potrebne karakteristike i mogućnosti korisniku. </w:t>
      </w:r>
      <w:r w:rsidR="003A3086" w:rsidRPr="00D7257D">
        <w:rPr>
          <w:rFonts w:ascii="Times New Roman" w:eastAsia="Times New Roman" w:hAnsi="Times New Roman" w:cs="Times New Roman"/>
        </w:rPr>
        <w:t>U distribuiranim informacijskim sustavima sve veći broj uređaja, korisničkih sučelja i poslužiteljskih komponenti ne razmjenjuje podatke samo povremenim zahtjevima, nego kontinuirano proizvodi događaje koji moraju biti prihvaćeni, obrađeni, pohranjeni i prikazani uz što manju latenciju.</w:t>
      </w:r>
      <w:r w:rsidR="00002D3A" w:rsidRPr="00D7257D">
        <w:rPr>
          <w:rFonts w:ascii="Times New Roman" w:eastAsia="Times New Roman" w:hAnsi="Times New Roman" w:cs="Times New Roman"/>
        </w:rPr>
        <w:t xml:space="preserve"> </w:t>
      </w:r>
      <w:r w:rsidR="001F612F" w:rsidRPr="00D7257D">
        <w:rPr>
          <w:rFonts w:ascii="Times New Roman" w:eastAsia="Times New Roman" w:hAnsi="Times New Roman" w:cs="Times New Roman"/>
        </w:rPr>
        <w:t xml:space="preserve">U klasičnim klijent-poslužiteljskim sustavima komunikacija se često temelji na obrascu zahtjeva i odgovora. Takav pristup može biti dovoljan za povremeni dohvat podataka, ali postaje ograničavajući u slučajevima u kojima se promjene stanja pojavljuju nepredvidivo i velikom učestalošću. </w:t>
      </w:r>
      <w:r w:rsidRPr="00D7257D">
        <w:rPr>
          <w:rFonts w:ascii="Times New Roman" w:eastAsia="Times New Roman" w:hAnsi="Times New Roman" w:cs="Times New Roman"/>
        </w:rPr>
        <w:t xml:space="preserve">Obrada događaja u stvarnom ili blizu-stvarnom vremenu često podrazumijeva pristizanje velikog volumena podataka u kratkom vremenu, što čini njihovo učinkovito primanje i obradu posebno važnom. </w:t>
      </w:r>
    </w:p>
    <w:p w14:paraId="22787B57" w14:textId="793E193F" w:rsidR="3B263700" w:rsidRPr="00D7257D" w:rsidRDefault="00295248" w:rsidP="003E1703">
      <w:pPr>
        <w:spacing w:line="360" w:lineRule="auto"/>
        <w:ind w:firstLine="720"/>
      </w:pPr>
      <w:r w:rsidRPr="00D7257D">
        <w:rPr>
          <w:rFonts w:ascii="Times New Roman" w:eastAsia="Times New Roman" w:hAnsi="Times New Roman" w:cs="Times New Roman"/>
        </w:rPr>
        <w:t>Postojeći pristupi i alati za obradu događaja omogućuju različite oblike asinkrone komunikacije, međuspremanja i raspodjele opterećenja</w:t>
      </w:r>
      <w:r w:rsidR="3B263700" w:rsidRPr="00D7257D">
        <w:rPr>
          <w:rFonts w:ascii="Times New Roman" w:eastAsia="Times New Roman" w:hAnsi="Times New Roman" w:cs="Times New Roman"/>
        </w:rPr>
        <w:t>u kojem niska latencija, visoka propusnost i skalabilnost igraju najvažniju ulogu. Osiguravanje pouzdanosti sustava i u slučaju gubitka veze te sprječavanje gubitka podataka također su izazov u rješavanju navedenih problema.</w:t>
      </w:r>
    </w:p>
    <w:p w14:paraId="4B9AADDF" w14:textId="2F2205BA" w:rsidR="3B263700" w:rsidRPr="00D7257D" w:rsidRDefault="3B263700" w:rsidP="003E1703">
      <w:pPr>
        <w:spacing w:line="360" w:lineRule="auto"/>
        <w:ind w:firstLine="720"/>
        <w:rPr>
          <w:rFonts w:ascii="Times New Roman" w:eastAsia="Times New Roman" w:hAnsi="Times New Roman" w:cs="Times New Roman"/>
        </w:rPr>
      </w:pPr>
      <w:r w:rsidRPr="00D7257D">
        <w:rPr>
          <w:rFonts w:ascii="Times New Roman" w:eastAsia="Times New Roman" w:hAnsi="Times New Roman" w:cs="Times New Roman"/>
        </w:rPr>
        <w:t xml:space="preserve">Cilj rada je </w:t>
      </w:r>
      <w:r w:rsidR="00205F11" w:rsidRPr="00D7257D">
        <w:rPr>
          <w:rFonts w:ascii="Times New Roman" w:eastAsia="Times New Roman" w:hAnsi="Times New Roman" w:cs="Times New Roman"/>
        </w:rPr>
        <w:t xml:space="preserve">oblikovati, implementirati i empirijski provjeriti modularni </w:t>
      </w:r>
      <w:r w:rsidR="00A6331A" w:rsidRPr="00D7257D">
        <w:rPr>
          <w:rFonts w:ascii="Times New Roman" w:eastAsia="Times New Roman" w:hAnsi="Times New Roman" w:cs="Times New Roman"/>
        </w:rPr>
        <w:t>prototip</w:t>
      </w:r>
      <w:r w:rsidR="00205F11" w:rsidRPr="00D7257D">
        <w:rPr>
          <w:rFonts w:ascii="Times New Roman" w:eastAsia="Times New Roman" w:hAnsi="Times New Roman" w:cs="Times New Roman"/>
        </w:rPr>
        <w:t xml:space="preserve"> </w:t>
      </w:r>
      <w:r w:rsidRPr="00D7257D">
        <w:rPr>
          <w:rFonts w:ascii="Times New Roman" w:eastAsia="Times New Roman" w:hAnsi="Times New Roman" w:cs="Times New Roman"/>
        </w:rPr>
        <w:t xml:space="preserve">koji eliminira spomenute nedostatke, osigurava navedene komunikacijske zahtjeve te implementira rješenje za navedene probleme komunikacije i primanja podataka u stvarnom vremenu. </w:t>
      </w:r>
      <w:r w:rsidR="002A6B22" w:rsidRPr="00D7257D">
        <w:rPr>
          <w:rFonts w:ascii="Times New Roman" w:eastAsia="Times New Roman" w:hAnsi="Times New Roman" w:cs="Times New Roman"/>
        </w:rPr>
        <w:t xml:space="preserve">Izgrađeni </w:t>
      </w:r>
      <w:r w:rsidRPr="00D7257D">
        <w:rPr>
          <w:rFonts w:ascii="Times New Roman" w:eastAsia="Times New Roman" w:hAnsi="Times New Roman" w:cs="Times New Roman"/>
        </w:rPr>
        <w:t>prototip sadržav</w:t>
      </w:r>
      <w:r w:rsidR="00092D72" w:rsidRPr="00D7257D">
        <w:rPr>
          <w:rFonts w:ascii="Times New Roman" w:eastAsia="Times New Roman" w:hAnsi="Times New Roman" w:cs="Times New Roman"/>
        </w:rPr>
        <w:t>a</w:t>
      </w:r>
      <w:r w:rsidRPr="00D7257D">
        <w:rPr>
          <w:rFonts w:ascii="Times New Roman" w:eastAsia="Times New Roman" w:hAnsi="Times New Roman" w:cs="Times New Roman"/>
        </w:rPr>
        <w:t xml:space="preserve"> poslužitelj koji obrađuje podatke pristigle s većeg broja uređaja te korisničku aplikaciju koja omogućuje praćenje stanja uređaja te prikaz primljenih podataka. Također, funkcionalnost prototipa ispituje se programskim simulatorima uređaja, pokrenutima u većem broju instanci, koji, za potrebe </w:t>
      </w:r>
      <w:r w:rsidR="00AC3EDE" w:rsidRPr="00D7257D">
        <w:rPr>
          <w:rFonts w:ascii="Times New Roman" w:eastAsia="Times New Roman" w:hAnsi="Times New Roman" w:cs="Times New Roman"/>
        </w:rPr>
        <w:t xml:space="preserve">ispitivanja </w:t>
      </w:r>
      <w:r w:rsidRPr="00D7257D">
        <w:rPr>
          <w:rFonts w:ascii="Times New Roman" w:eastAsia="Times New Roman" w:hAnsi="Times New Roman" w:cs="Times New Roman"/>
        </w:rPr>
        <w:t xml:space="preserve">i provjere ispunjenosti zahtjeva, generiraju podatke i šalju ih poslužitelju na obradu. Potrebno je ispitati ponašanje poslužitelja pri različitim opterećenjima i rubnim slučajevima te provjeriti njegovu pouzdanost u svakom od navedenih </w:t>
      </w:r>
      <w:r w:rsidRPr="00D7257D">
        <w:rPr>
          <w:rFonts w:ascii="Times New Roman" w:eastAsia="Times New Roman" w:hAnsi="Times New Roman" w:cs="Times New Roman"/>
        </w:rPr>
        <w:lastRenderedPageBreak/>
        <w:t xml:space="preserve">scenarija. Od sustava se očekuje robusnost i primjereno ponašanje i u slučaju mrežnih oštećenja, kao što je slučaj privremenog gubitka veze te u slučajevima kratkotrajnih skokova mrežnog prometa i volumena pristiglih podataka (engl. </w:t>
      </w:r>
      <w:r w:rsidRPr="00D7257D">
        <w:rPr>
          <w:rFonts w:ascii="Times New Roman" w:eastAsia="Times New Roman" w:hAnsi="Times New Roman" w:cs="Times New Roman"/>
          <w:i/>
          <w:iCs/>
        </w:rPr>
        <w:t>burst loads</w:t>
      </w:r>
      <w:r w:rsidRPr="00D7257D">
        <w:rPr>
          <w:rFonts w:ascii="Times New Roman" w:eastAsia="Times New Roman" w:hAnsi="Times New Roman" w:cs="Times New Roman"/>
        </w:rPr>
        <w:t xml:space="preserve">). Uspješnost izrade sustava </w:t>
      </w:r>
      <w:r w:rsidR="00C45E68" w:rsidRPr="00D7257D">
        <w:rPr>
          <w:rFonts w:ascii="Times New Roman" w:eastAsia="Times New Roman" w:hAnsi="Times New Roman" w:cs="Times New Roman"/>
        </w:rPr>
        <w:t xml:space="preserve">je </w:t>
      </w:r>
      <w:r w:rsidRPr="00D7257D">
        <w:rPr>
          <w:rFonts w:ascii="Times New Roman" w:eastAsia="Times New Roman" w:hAnsi="Times New Roman" w:cs="Times New Roman"/>
        </w:rPr>
        <w:t xml:space="preserve"> provjerena upravo analizom pouzdanosti, latencije i robusnosti u svim navedenim slučajevima i uvjetima.</w:t>
      </w:r>
      <w:r w:rsidR="00CE46F0" w:rsidRPr="00D7257D">
        <w:rPr>
          <w:rFonts w:ascii="Times New Roman" w:eastAsia="Times New Roman" w:hAnsi="Times New Roman" w:cs="Times New Roman"/>
        </w:rPr>
        <w:t xml:space="preserve"> </w:t>
      </w:r>
    </w:p>
    <w:p w14:paraId="69F8B834" w14:textId="3A85F522" w:rsidR="00C45E68" w:rsidRPr="00D7257D" w:rsidRDefault="00C45E68" w:rsidP="003E1703">
      <w:pPr>
        <w:spacing w:line="360" w:lineRule="auto"/>
        <w:ind w:firstLine="720"/>
        <w:rPr>
          <w:rFonts w:ascii="Times New Roman" w:eastAsia="Times New Roman" w:hAnsi="Times New Roman" w:cs="Times New Roman"/>
        </w:rPr>
      </w:pPr>
      <w:r w:rsidRPr="00D7257D">
        <w:rPr>
          <w:rFonts w:ascii="Times New Roman" w:eastAsia="Times New Roman" w:hAnsi="Times New Roman" w:cs="Times New Roman"/>
        </w:rPr>
        <w:t>Rješenje se temelji na događajno vođenoj arhitekturi i kombinaciji više programskih tehnologija. Simulatori izvora događaja izvedeni su u programskom jeziku Python, poslužiteljski dijelovi sustava implementirani su u okruženju Node.js, komunikacija između poslužiteljskih komponenti ostvaruje se pomoću NATS posrednika poruka, dok se dvosmjerna komunikacija s uređajima i korisničkim sučeljem ostvaruje pomoću Socket.io protokola. Za trajnu pohranu događaja koristi se PostgreSQL baza podataka. U takvoj arhitekturi NATS predmeti služe za razdvajanje proizvođača i potrošača poruka, Socket.io omogućuje prijenos događaja prema povezanim klijentima, a baza podataka osigurava naknadnu provjeru i prikaz povijesnih zapisa.</w:t>
      </w:r>
    </w:p>
    <w:p w14:paraId="5FB6A89A" w14:textId="77777777" w:rsidR="00786556" w:rsidRPr="00D7257D" w:rsidRDefault="00C45E68" w:rsidP="003E1703">
      <w:pPr>
        <w:spacing w:line="360" w:lineRule="auto"/>
        <w:ind w:firstLine="720"/>
        <w:rPr>
          <w:rFonts w:ascii="Times New Roman" w:eastAsia="Times New Roman" w:hAnsi="Times New Roman" w:cs="Times New Roman"/>
        </w:rPr>
      </w:pPr>
      <w:r w:rsidRPr="00D7257D">
        <w:rPr>
          <w:rFonts w:ascii="Times New Roman" w:eastAsia="Times New Roman" w:hAnsi="Times New Roman" w:cs="Times New Roman"/>
        </w:rPr>
        <w:t>Glavni programski artefakti rada obuhvaćaju simulator izvora podataka, pristupnu točku za uređaje, sloj za obradu i pohranu događaja, pristupnu točku za korisničko sučelje, web sučelje za nadzor događaja te podatkovni model za trajnu pohranu zapisa. Svaki generirani događaj sadrži identifikator uređaja, jedinstveni identifikator podatka, vrijednost podatka i vremensku oznaku nastanka događaja. Takva struktura omogućuje razlikovanje vremena generiranja, vremena prikaza i vremena pohrane, čime se stvaraju pretpostavke za mjerenje latencije i provjeru ispravnosti toka obrade. U okviru gamifikacijskog proširenja isti tok događaja može se koristiti kao ulaz za pravila dodjele bodova, evidenciju korisničke aktivnosti i prikaz rezultata u korisničkom sučelju.</w:t>
      </w:r>
    </w:p>
    <w:p w14:paraId="446B0F52" w14:textId="6909A340" w:rsidR="00C45E68" w:rsidRPr="00D7257D" w:rsidRDefault="00CE46F0" w:rsidP="003E1703">
      <w:pPr>
        <w:spacing w:line="360" w:lineRule="auto"/>
        <w:ind w:firstLine="720"/>
      </w:pPr>
      <w:r w:rsidRPr="00D7257D">
        <w:rPr>
          <w:rFonts w:ascii="Times New Roman" w:eastAsia="Times New Roman" w:hAnsi="Times New Roman" w:cs="Times New Roman"/>
        </w:rPr>
        <w:t xml:space="preserve"> Rad je organiziran na sljedeći način. U drugom poglavlju obrađuju se srodni pristupi i tehnološki okvir za obradu događaja u distribuiranim sustavima, s naglaskom na događajno vođenu arhitekturu, komunikacijske obrasce, posrednike poruka, NATS, WebSocket i Socket.io. U trećem poglavlju formaliziraju se funkcionalni i nefunkcionalni zahtjevi prototipa, struktura događaja, uvjeti rada i mjerne veličine za procjenu odziva, propusnosti i pouzdanosti.</w:t>
      </w:r>
      <w:r w:rsidR="000D3EF0" w:rsidRPr="00D7257D">
        <w:rPr>
          <w:rFonts w:ascii="Times New Roman" w:eastAsia="Times New Roman" w:hAnsi="Times New Roman" w:cs="Times New Roman"/>
        </w:rPr>
        <w:t xml:space="preserve"> </w:t>
      </w:r>
      <w:r w:rsidR="00B66DD8" w:rsidRPr="00D7257D">
        <w:rPr>
          <w:rFonts w:ascii="Times New Roman" w:eastAsia="Times New Roman" w:hAnsi="Times New Roman" w:cs="Times New Roman"/>
        </w:rPr>
        <w:t xml:space="preserve">Četvrto poglavlje opisuje razvijeni prototip na visokoj razini te pruža pregled strukture programskog rješenja opisno i putem dijagrama. Peto poglavlje </w:t>
      </w:r>
      <w:r w:rsidR="002A7B99" w:rsidRPr="00D7257D">
        <w:rPr>
          <w:rFonts w:ascii="Times New Roman" w:eastAsia="Times New Roman" w:hAnsi="Times New Roman" w:cs="Times New Roman"/>
        </w:rPr>
        <w:t xml:space="preserve">opisuje detaljno svaku </w:t>
      </w:r>
      <w:r w:rsidR="002A7B99" w:rsidRPr="00D7257D">
        <w:rPr>
          <w:rFonts w:ascii="Times New Roman" w:eastAsia="Times New Roman" w:hAnsi="Times New Roman" w:cs="Times New Roman"/>
        </w:rPr>
        <w:lastRenderedPageBreak/>
        <w:t>komponentu razvojenog programskog rješenja, uz primjere koda koji prikazuju funkcionalnost</w:t>
      </w:r>
      <w:r w:rsidR="00695B9D" w:rsidRPr="00D7257D">
        <w:rPr>
          <w:rFonts w:ascii="Times New Roman" w:eastAsia="Times New Roman" w:hAnsi="Times New Roman" w:cs="Times New Roman"/>
        </w:rPr>
        <w:t>.</w:t>
      </w:r>
      <w:r w:rsidR="00B66DD8" w:rsidRPr="00D7257D">
        <w:rPr>
          <w:rFonts w:ascii="Times New Roman" w:eastAsia="Times New Roman" w:hAnsi="Times New Roman" w:cs="Times New Roman"/>
        </w:rPr>
        <w:t xml:space="preserve"> </w:t>
      </w:r>
      <w:r w:rsidR="000D3EF0" w:rsidRPr="00D7257D">
        <w:rPr>
          <w:rFonts w:ascii="Times New Roman" w:eastAsia="Times New Roman" w:hAnsi="Times New Roman" w:cs="Times New Roman"/>
        </w:rPr>
        <w:t>Zaključno poglavlje sažima ostvarene rezultate, razmatra ograničenja razvijenog rješenj</w:t>
      </w:r>
      <w:r w:rsidR="009F12AF" w:rsidRPr="00D7257D">
        <w:rPr>
          <w:rFonts w:ascii="Times New Roman" w:eastAsia="Times New Roman" w:hAnsi="Times New Roman" w:cs="Times New Roman"/>
        </w:rPr>
        <w:t>a</w:t>
      </w:r>
      <w:r w:rsidR="00DE0BE6" w:rsidRPr="00D7257D">
        <w:rPr>
          <w:rFonts w:ascii="Times New Roman" w:eastAsia="Times New Roman" w:hAnsi="Times New Roman" w:cs="Times New Roman"/>
        </w:rPr>
        <w:t xml:space="preserve"> i opisuje </w:t>
      </w:r>
      <w:r w:rsidR="00880950" w:rsidRPr="00D7257D">
        <w:rPr>
          <w:rFonts w:ascii="Times New Roman" w:eastAsia="Times New Roman" w:hAnsi="Times New Roman" w:cs="Times New Roman"/>
        </w:rPr>
        <w:t>mogućnosti poboljšanja, kao i ciljeve budućeg rada.</w:t>
      </w:r>
    </w:p>
    <w:p w14:paraId="478094DD" w14:textId="4FAFB9D7" w:rsidR="20FEE7FF" w:rsidRPr="00D7257D" w:rsidRDefault="20FEE7FF" w:rsidP="003E1703">
      <w:pPr>
        <w:spacing w:line="360" w:lineRule="auto"/>
        <w:ind w:firstLine="720"/>
        <w:rPr>
          <w:rFonts w:asciiTheme="majorBidi" w:hAnsiTheme="majorBidi" w:cstheme="majorBidi"/>
        </w:rPr>
      </w:pPr>
    </w:p>
    <w:p w14:paraId="77F37ABD" w14:textId="4843C99B" w:rsidR="00F00AD7" w:rsidRPr="00D7257D" w:rsidRDefault="00710870" w:rsidP="0008360C">
      <w:pPr>
        <w:pStyle w:val="Heading1"/>
        <w:rPr>
          <w:lang w:val="hr-HR"/>
        </w:rPr>
      </w:pPr>
      <w:bookmarkStart w:id="1" w:name="_Toc233394018"/>
      <w:r w:rsidRPr="00D7257D">
        <w:rPr>
          <w:lang w:val="hr-HR"/>
        </w:rPr>
        <w:t>Pregled tehnologija i pristupa za obradu događaja u stvarnom vremenu</w:t>
      </w:r>
      <w:bookmarkEnd w:id="1"/>
    </w:p>
    <w:p w14:paraId="67E3A106" w14:textId="77777777" w:rsidR="00965480" w:rsidRPr="00D7257D" w:rsidRDefault="00965480" w:rsidP="003E1703">
      <w:pPr>
        <w:spacing w:line="360" w:lineRule="auto"/>
        <w:rPr>
          <w:rFonts w:asciiTheme="majorBidi" w:hAnsiTheme="majorBidi" w:cstheme="majorBidi"/>
          <w:b/>
          <w:sz w:val="32"/>
          <w:szCs w:val="32"/>
        </w:rPr>
      </w:pPr>
    </w:p>
    <w:p w14:paraId="02E2C148" w14:textId="5AA8D25F" w:rsidR="00C16965" w:rsidRPr="00D7257D" w:rsidRDefault="00C16965" w:rsidP="003E1703">
      <w:pPr>
        <w:spacing w:line="360" w:lineRule="auto"/>
        <w:ind w:firstLine="720"/>
        <w:rPr>
          <w:rFonts w:ascii="Times New Roman" w:eastAsia="Times New Roman" w:hAnsi="Times New Roman" w:cs="Times New Roman"/>
        </w:rPr>
      </w:pPr>
      <w:r w:rsidRPr="00D7257D">
        <w:rPr>
          <w:rFonts w:ascii="Times New Roman" w:eastAsia="Times New Roman" w:hAnsi="Times New Roman" w:cs="Times New Roman"/>
        </w:rPr>
        <w:t>U ovom poglavlju razmatraju se pristupi i tehnologije relevantni za oblikovanje modularnog sustava za obradu događaja u blizu stvarnom vremenu. Naglasak nije na iscrpnom pregledu svih dostupnih alata, nego na konceptima koji izravno utječu na arhitekturu razvijenog prototipa: događajno vođenu komunikaciju, asinkroni prijenos poruka, posrednike poruka, dvosmjernu komunikaciju s korisničkim sučeljem i trajnu pohranu događaja. Razmatrani pristupi služe kao osnova za kasnije definiranje zahtjeva, oblikovanje arhitekture i odabir mjerila za provjeru rada sustava.</w:t>
      </w:r>
    </w:p>
    <w:p w14:paraId="2F960120" w14:textId="7718863D" w:rsidR="0389F25C" w:rsidRPr="00D7257D" w:rsidRDefault="5A6D4DA3" w:rsidP="003E1703">
      <w:pPr>
        <w:spacing w:line="360" w:lineRule="auto"/>
        <w:ind w:firstLine="720"/>
      </w:pPr>
      <w:r w:rsidRPr="00D7257D">
        <w:rPr>
          <w:rFonts w:ascii="Times New Roman" w:eastAsia="Times New Roman" w:hAnsi="Times New Roman" w:cs="Times New Roman"/>
        </w:rPr>
        <w:t xml:space="preserve">Obrada događaja u stvarnom vremenu područje je koje podrazumijeva specifične zahtjeve koji se razlikuju od zahtjeva uobičajenih informacijskih sustava. Naime, u ovakvim sustavima prvenstveno postoji potreba za mogućnošću obrade velikog broja događaja koji pristižu velikom brzinom, često i istovremeno, s velikog broja različitih lokacija. Potrebno je smanjiti mogućnost preopterećenja poslužitelja te gubitka događaja. Osim toga, u ovakvim slučajevima, osiguravanje niske latencije često je izazov, a nužno je za postizanje željenog korisničkog iskustva. Kao rješenje navedenih problema, često se koristi distribuirana arhitektura koja uključuje više odvojenih čvorova (engl. </w:t>
      </w:r>
      <w:r w:rsidRPr="00D7257D">
        <w:rPr>
          <w:rFonts w:ascii="Times New Roman" w:eastAsia="Times New Roman" w:hAnsi="Times New Roman" w:cs="Times New Roman"/>
          <w:i/>
        </w:rPr>
        <w:t>nodes</w:t>
      </w:r>
      <w:r w:rsidRPr="00D7257D">
        <w:rPr>
          <w:rFonts w:ascii="Times New Roman" w:eastAsia="Times New Roman" w:hAnsi="Times New Roman" w:cs="Times New Roman"/>
        </w:rPr>
        <w:t xml:space="preserve">), koji međusobno dijele posao. Ovime se smanjuje opterećenje svakog pojedinog čvora te je manja vjerojatnost pojave zagušenja ili preopterećenja jednog čvora (engl. </w:t>
      </w:r>
      <w:r w:rsidRPr="00D7257D">
        <w:rPr>
          <w:rFonts w:ascii="Times New Roman" w:eastAsia="Times New Roman" w:hAnsi="Times New Roman" w:cs="Times New Roman"/>
          <w:i/>
        </w:rPr>
        <w:t>bottleneck</w:t>
      </w:r>
      <w:r w:rsidRPr="00D7257D">
        <w:rPr>
          <w:rFonts w:ascii="Times New Roman" w:eastAsia="Times New Roman" w:hAnsi="Times New Roman" w:cs="Times New Roman"/>
        </w:rPr>
        <w:t xml:space="preserve">), koje bi dovelo do prestanka ili narušavanja kvalitete rada sustava. Ovakav pristup omogućuje i nadogradnju sustava po potrebi horizontalnim skaliranjem, dodavanjem većeg broja čvorova, bez potrebe za promjenom arhitekture. Distribuirani sustavi imaju i svoje nedostatke, posebno glede povećanja složenosti </w:t>
      </w:r>
      <w:r w:rsidRPr="00D7257D">
        <w:rPr>
          <w:rFonts w:ascii="Times New Roman" w:eastAsia="Times New Roman" w:hAnsi="Times New Roman" w:cs="Times New Roman"/>
        </w:rPr>
        <w:lastRenderedPageBreak/>
        <w:t>i troškova održavanja. Međutim, prednosti ovakvih sustava, u kontekstu sustava za obradu događaja u stvarnom vremenu, uglavnom opravdavaju nedostatke.</w:t>
      </w:r>
    </w:p>
    <w:p w14:paraId="04E2E1A0" w14:textId="1E0B8E56" w:rsidR="0389F25C" w:rsidRPr="00D7257D" w:rsidRDefault="5A6D4DA3" w:rsidP="003E1703">
      <w:pPr>
        <w:spacing w:line="360" w:lineRule="auto"/>
        <w:ind w:firstLine="720"/>
      </w:pPr>
      <w:r w:rsidRPr="00D7257D">
        <w:rPr>
          <w:rFonts w:ascii="Times New Roman" w:eastAsia="Times New Roman" w:hAnsi="Times New Roman" w:cs="Times New Roman"/>
        </w:rPr>
        <w:t>Kako bi distribuirani sustav radio na željeni način, čvorovi moraju imati mogućnost komunikacije i uspostave pouzdane veze, kako međusobno, tako i s klijentima, fizičkim uređajima i ostalim odvojenim komponentama sustava. Također, važno je i postojanje mehanizama oporavka i redundancije, kojima se omogućava nastavak rada i u slučaju kvara određenog dijela sustava ili prekida veze između određenih komponenti. Postoje različiti pristupi izradi distribuiranih sustava, od kojih svaki ima prednosti i mane. Ne postoji univerzalno dobro ili superiorno rješenje. Odabir arhitekture i načina implementacije ovisi o konkretnom slučaju i prirodi problema, a u svakom slučaju potrebno je napraviti određene kompromise. Jedan od modela koji opisuju navedeno je tzv. CAP teorem (</w:t>
      </w:r>
      <w:r w:rsidRPr="00D7257D">
        <w:rPr>
          <w:rFonts w:ascii="Times New Roman" w:eastAsia="Times New Roman" w:hAnsi="Times New Roman" w:cs="Times New Roman"/>
          <w:i/>
        </w:rPr>
        <w:t>Consistency, Availability, Partition tolerance</w:t>
      </w:r>
      <w:r w:rsidRPr="00D7257D">
        <w:rPr>
          <w:rFonts w:ascii="Times New Roman" w:eastAsia="Times New Roman" w:hAnsi="Times New Roman" w:cs="Times New Roman"/>
        </w:rPr>
        <w:t>)</w:t>
      </w:r>
      <w:r w:rsidR="00342049" w:rsidRPr="00D7257D">
        <w:rPr>
          <w:rFonts w:ascii="Times New Roman" w:eastAsia="Times New Roman" w:hAnsi="Times New Roman" w:cs="Times New Roman"/>
        </w:rPr>
        <w:t xml:space="preserve"> [1]</w:t>
      </w:r>
      <w:r w:rsidRPr="00D7257D">
        <w:rPr>
          <w:rFonts w:ascii="Times New Roman" w:eastAsia="Times New Roman" w:hAnsi="Times New Roman" w:cs="Times New Roman"/>
        </w:rPr>
        <w:t>, koji kaže da nije moguće osigurati visoku konzistentnost, dostupnost i toleranciju na particioniranje istovremeno niti u jednom distribuiranom sustavu. Moguće je odabrati dvije od navedene tri karakteristike, dok će treća biti kompromitirana.</w:t>
      </w:r>
    </w:p>
    <w:p w14:paraId="1EA147F9" w14:textId="0B8CC976" w:rsidR="0389F25C" w:rsidRPr="00D7257D" w:rsidRDefault="002A0851" w:rsidP="003E1703">
      <w:pPr>
        <w:spacing w:line="360" w:lineRule="auto"/>
        <w:ind w:firstLine="720"/>
      </w:pPr>
      <w:r w:rsidRPr="00D7257D">
        <w:rPr>
          <w:rFonts w:ascii="Times New Roman" w:eastAsia="Times New Roman" w:hAnsi="Times New Roman" w:cs="Times New Roman"/>
        </w:rPr>
        <w:t xml:space="preserve">U nastavku  </w:t>
      </w:r>
      <w:r w:rsidR="5A6D4DA3" w:rsidRPr="00D7257D">
        <w:rPr>
          <w:rFonts w:ascii="Times New Roman" w:eastAsia="Times New Roman" w:hAnsi="Times New Roman" w:cs="Times New Roman"/>
        </w:rPr>
        <w:t>poglavlj</w:t>
      </w:r>
      <w:r w:rsidRPr="00D7257D">
        <w:rPr>
          <w:rFonts w:ascii="Times New Roman" w:eastAsia="Times New Roman" w:hAnsi="Times New Roman" w:cs="Times New Roman"/>
        </w:rPr>
        <w:t xml:space="preserve">a </w:t>
      </w:r>
      <w:r w:rsidR="00210F57" w:rsidRPr="00D7257D">
        <w:rPr>
          <w:rFonts w:ascii="Times New Roman" w:eastAsia="Times New Roman" w:hAnsi="Times New Roman" w:cs="Times New Roman"/>
        </w:rPr>
        <w:t>razmatraju se događajno vođeni obrasci, posrednici poruka, dvosmjerna komunikacija i tehnologije korištene u izgradni prototipa.</w:t>
      </w:r>
      <w:r w:rsidR="5A6D4DA3" w:rsidRPr="00D7257D">
        <w:rPr>
          <w:rFonts w:ascii="Times New Roman" w:eastAsia="Times New Roman" w:hAnsi="Times New Roman" w:cs="Times New Roman"/>
        </w:rPr>
        <w:t xml:space="preserve"> </w:t>
      </w:r>
    </w:p>
    <w:p w14:paraId="4B7C5B64" w14:textId="654FBC61" w:rsidR="0389F25C" w:rsidRPr="00D7257D" w:rsidRDefault="0389F25C" w:rsidP="003E1703">
      <w:pPr>
        <w:spacing w:line="360" w:lineRule="auto"/>
        <w:rPr>
          <w:rFonts w:asciiTheme="majorBidi" w:hAnsiTheme="majorBidi" w:cstheme="majorBidi"/>
          <w:b/>
          <w:sz w:val="32"/>
          <w:szCs w:val="32"/>
        </w:rPr>
      </w:pPr>
    </w:p>
    <w:p w14:paraId="02985132" w14:textId="0EC5B04A" w:rsidR="70E4B2F7" w:rsidRPr="00D7257D" w:rsidRDefault="70E4B2F7" w:rsidP="0008360C">
      <w:pPr>
        <w:pStyle w:val="Heading2"/>
        <w:rPr>
          <w:lang w:val="hr-HR"/>
        </w:rPr>
      </w:pPr>
      <w:bookmarkStart w:id="2" w:name="_Toc233394019"/>
      <w:r w:rsidRPr="00D7257D">
        <w:rPr>
          <w:lang w:val="hr-HR"/>
        </w:rPr>
        <w:t xml:space="preserve">2.1. </w:t>
      </w:r>
      <w:r w:rsidR="00F5713F" w:rsidRPr="00D7257D">
        <w:rPr>
          <w:lang w:val="hr-HR"/>
        </w:rPr>
        <w:t>Događajno vođena arhitektura i obrasci prijenosa poruka</w:t>
      </w:r>
      <w:bookmarkEnd w:id="2"/>
    </w:p>
    <w:p w14:paraId="3D13D9F3" w14:textId="3E4E8C46" w:rsidR="0389F25C" w:rsidRPr="00D7257D" w:rsidRDefault="0389F25C" w:rsidP="003E1703">
      <w:pPr>
        <w:spacing w:line="360" w:lineRule="auto"/>
      </w:pPr>
    </w:p>
    <w:p w14:paraId="7C9E64BB" w14:textId="679E65D5" w:rsidR="0086473C" w:rsidRPr="00D7257D" w:rsidRDefault="2C90C25C" w:rsidP="003E1703">
      <w:pPr>
        <w:spacing w:line="360" w:lineRule="auto"/>
        <w:ind w:firstLine="720"/>
        <w:rPr>
          <w:rFonts w:ascii="Times New Roman" w:eastAsia="Times New Roman" w:hAnsi="Times New Roman" w:cs="Times New Roman"/>
        </w:rPr>
      </w:pPr>
      <w:r w:rsidRPr="00D7257D">
        <w:rPr>
          <w:rFonts w:ascii="Times New Roman" w:eastAsia="Times New Roman" w:hAnsi="Times New Roman" w:cs="Times New Roman"/>
        </w:rPr>
        <w:t xml:space="preserve">Distribuirani sustavi često su izgrađeni na način da koriste arhitekturu temeljenu na događajima (engl. </w:t>
      </w:r>
      <w:r w:rsidRPr="00D7257D">
        <w:rPr>
          <w:rFonts w:ascii="Times New Roman" w:eastAsia="Times New Roman" w:hAnsi="Times New Roman" w:cs="Times New Roman"/>
          <w:i/>
        </w:rPr>
        <w:t>event driven</w:t>
      </w:r>
      <w:r w:rsidRPr="00D7257D">
        <w:rPr>
          <w:rFonts w:ascii="Times New Roman" w:eastAsia="Times New Roman" w:hAnsi="Times New Roman" w:cs="Times New Roman"/>
        </w:rPr>
        <w:t>). Ovo je arhitekturalni odabir koji se razlikuje od uobičajenog komunikacijskog obrasca zahtjeva i odgovora, utoliko što se omogućuje pasivno primanje podataka u bilo kojem trenutku, bez potrebe za slanjem zahtjeva</w:t>
      </w:r>
      <w:r w:rsidR="00F02FE6" w:rsidRPr="00D7257D">
        <w:rPr>
          <w:rFonts w:ascii="Times New Roman" w:eastAsia="Times New Roman" w:hAnsi="Times New Roman" w:cs="Times New Roman"/>
        </w:rPr>
        <w:t xml:space="preserve"> [</w:t>
      </w:r>
      <w:r w:rsidR="00EB2481" w:rsidRPr="00D7257D">
        <w:rPr>
          <w:rFonts w:ascii="Times New Roman" w:eastAsia="Times New Roman" w:hAnsi="Times New Roman" w:cs="Times New Roman"/>
        </w:rPr>
        <w:t>2</w:t>
      </w:r>
      <w:r w:rsidR="00F02FE6" w:rsidRPr="00D7257D">
        <w:rPr>
          <w:rFonts w:ascii="Times New Roman" w:eastAsia="Times New Roman" w:hAnsi="Times New Roman" w:cs="Times New Roman"/>
        </w:rPr>
        <w:t>]</w:t>
      </w:r>
      <w:r w:rsidRPr="00D7257D">
        <w:rPr>
          <w:rFonts w:ascii="Times New Roman" w:eastAsia="Times New Roman" w:hAnsi="Times New Roman" w:cs="Times New Roman"/>
        </w:rPr>
        <w:t>.</w:t>
      </w:r>
    </w:p>
    <w:p w14:paraId="78C485BD" w14:textId="77777777" w:rsidR="00EE283A" w:rsidRPr="00D7257D" w:rsidRDefault="00EE283A" w:rsidP="003E1703">
      <w:pPr>
        <w:spacing w:line="360" w:lineRule="auto"/>
        <w:ind w:firstLine="720"/>
        <w:rPr>
          <w:rFonts w:ascii="Times New Roman" w:eastAsia="Times New Roman" w:hAnsi="Times New Roman" w:cs="Times New Roman"/>
        </w:rPr>
      </w:pPr>
    </w:p>
    <w:p w14:paraId="544AFC11" w14:textId="0294C592" w:rsidR="005D6FA0" w:rsidRPr="00D7257D" w:rsidRDefault="005D6FA0" w:rsidP="00C347CD">
      <w:pPr>
        <w:pStyle w:val="Heading3"/>
      </w:pPr>
      <w:bookmarkStart w:id="3" w:name="_Toc233394020"/>
      <w:r w:rsidRPr="00D7257D">
        <w:t xml:space="preserve">2.1.1 </w:t>
      </w:r>
      <w:r w:rsidR="005824B8" w:rsidRPr="00D7257D">
        <w:t>Događaji, vremenske oznake i redoslijed obrade</w:t>
      </w:r>
      <w:bookmarkEnd w:id="3"/>
    </w:p>
    <w:p w14:paraId="1DEDBD1B" w14:textId="77777777" w:rsidR="009913C0" w:rsidRPr="00D7257D" w:rsidRDefault="009913C0" w:rsidP="003E1703">
      <w:pPr>
        <w:spacing w:line="360" w:lineRule="auto"/>
        <w:rPr>
          <w:rFonts w:ascii="Times New Roman" w:eastAsia="Times New Roman" w:hAnsi="Times New Roman" w:cs="Times New Roman"/>
          <w:sz w:val="22"/>
          <w:szCs w:val="22"/>
        </w:rPr>
      </w:pPr>
    </w:p>
    <w:p w14:paraId="32892122" w14:textId="4FBDEC7E" w:rsidR="0389F25C" w:rsidRPr="00D7257D" w:rsidRDefault="2C90C25C" w:rsidP="003E1703">
      <w:pPr>
        <w:spacing w:line="360" w:lineRule="auto"/>
        <w:ind w:firstLine="720"/>
      </w:pPr>
      <w:r w:rsidRPr="00D7257D">
        <w:rPr>
          <w:rFonts w:ascii="Times New Roman" w:eastAsia="Times New Roman" w:hAnsi="Times New Roman" w:cs="Times New Roman"/>
        </w:rPr>
        <w:lastRenderedPageBreak/>
        <w:t xml:space="preserve"> </w:t>
      </w:r>
      <w:r w:rsidR="005D6FA0" w:rsidRPr="00D7257D">
        <w:rPr>
          <w:rFonts w:ascii="Times New Roman" w:eastAsia="Times New Roman" w:hAnsi="Times New Roman" w:cs="Times New Roman"/>
        </w:rPr>
        <w:t>D</w:t>
      </w:r>
      <w:r w:rsidRPr="00D7257D">
        <w:rPr>
          <w:rFonts w:ascii="Times New Roman" w:eastAsia="Times New Roman" w:hAnsi="Times New Roman" w:cs="Times New Roman"/>
        </w:rPr>
        <w:t xml:space="preserve">ogađaj (engl. </w:t>
      </w:r>
      <w:r w:rsidRPr="00D7257D">
        <w:rPr>
          <w:rFonts w:ascii="Times New Roman" w:eastAsia="Times New Roman" w:hAnsi="Times New Roman" w:cs="Times New Roman"/>
          <w:i/>
          <w:iCs/>
        </w:rPr>
        <w:t>event</w:t>
      </w:r>
      <w:r w:rsidRPr="00D7257D">
        <w:rPr>
          <w:rFonts w:ascii="Times New Roman" w:eastAsia="Times New Roman" w:hAnsi="Times New Roman" w:cs="Times New Roman"/>
        </w:rPr>
        <w:t>) predstavlja određeni podatak ili skup podataka koji komponenta izaziva i o čemu, po potrebi, obavještava ostale komponente. Događaj može predstavljati različita zbivanja i promjene stanja u sustavu. Npr. pristizanje određenih podataka, dovršenost obrade, povezivanje novog uređaja, korisnički zahtjev, itd. Svaki događaj je, po definiciji, nepromjenjiv i neopoziv.</w:t>
      </w:r>
      <w:r w:rsidR="00457D3F" w:rsidRPr="00D7257D">
        <w:rPr>
          <w:rFonts w:ascii="Times New Roman" w:eastAsia="Times New Roman" w:hAnsi="Times New Roman" w:cs="Times New Roman"/>
        </w:rPr>
        <w:t xml:space="preserve"> [3]</w:t>
      </w:r>
      <w:r w:rsidRPr="00D7257D">
        <w:rPr>
          <w:rFonts w:ascii="Times New Roman" w:eastAsia="Times New Roman" w:hAnsi="Times New Roman" w:cs="Times New Roman"/>
        </w:rPr>
        <w:t xml:space="preserve"> Nije moguće poništiti već izazvani događaj u sustavu pa se pogreške ispravljaju novim događajem, a ne modifikacijom postojećeg. Osim toga, svaki događaj ima svoju vremensku oznaku (engl. </w:t>
      </w:r>
      <w:r w:rsidRPr="00D7257D">
        <w:rPr>
          <w:rFonts w:ascii="Times New Roman" w:eastAsia="Times New Roman" w:hAnsi="Times New Roman" w:cs="Times New Roman"/>
          <w:i/>
          <w:iCs/>
        </w:rPr>
        <w:t>timestamp</w:t>
      </w:r>
      <w:r w:rsidRPr="00D7257D">
        <w:rPr>
          <w:rFonts w:ascii="Times New Roman" w:eastAsia="Times New Roman" w:hAnsi="Times New Roman" w:cs="Times New Roman"/>
        </w:rPr>
        <w:t xml:space="preserve">), koja predstavlja trenutak u kojem se događaj zbio, što je ključno za sinkronizaciju i pravovremeni rad svih dijelova sustava. Međutim, unatoč postojanju vremenskih oznaka, određivanje redoslijeda događaja nije uvijek trivijalno. Naime, u sustavu često ne postoji univerzalni sat, već svaki čvor samostalno mjeri vrijeme i pripisuje vremenske oznake svojim događajima. Nadalje, razlikuje se vrijeme samog zbivanja događaja (engl. </w:t>
      </w:r>
      <w:r w:rsidRPr="00D7257D">
        <w:rPr>
          <w:rFonts w:ascii="Times New Roman" w:eastAsia="Times New Roman" w:hAnsi="Times New Roman" w:cs="Times New Roman"/>
          <w:i/>
          <w:iCs/>
        </w:rPr>
        <w:t>event time</w:t>
      </w:r>
      <w:r w:rsidRPr="00D7257D">
        <w:rPr>
          <w:rFonts w:ascii="Times New Roman" w:eastAsia="Times New Roman" w:hAnsi="Times New Roman" w:cs="Times New Roman"/>
        </w:rPr>
        <w:t xml:space="preserve">) te vremenska oznaka trenutka u kojem je sustav obradio događaj (engl. </w:t>
      </w:r>
      <w:r w:rsidRPr="00D7257D">
        <w:rPr>
          <w:rFonts w:ascii="Times New Roman" w:eastAsia="Times New Roman" w:hAnsi="Times New Roman" w:cs="Times New Roman"/>
          <w:i/>
          <w:iCs/>
        </w:rPr>
        <w:t>processing time</w:t>
      </w:r>
      <w:r w:rsidRPr="00D7257D">
        <w:rPr>
          <w:rFonts w:ascii="Times New Roman" w:eastAsia="Times New Roman" w:hAnsi="Times New Roman" w:cs="Times New Roman"/>
        </w:rPr>
        <w:t>).</w:t>
      </w:r>
      <w:r w:rsidR="00571C28" w:rsidRPr="00D7257D">
        <w:rPr>
          <w:rFonts w:ascii="Times New Roman" w:eastAsia="Times New Roman" w:hAnsi="Times New Roman" w:cs="Times New Roman"/>
        </w:rPr>
        <w:t xml:space="preserve"> [4]</w:t>
      </w:r>
      <w:r w:rsidRPr="00D7257D">
        <w:rPr>
          <w:rFonts w:ascii="Times New Roman" w:eastAsia="Times New Roman" w:hAnsi="Times New Roman" w:cs="Times New Roman"/>
        </w:rPr>
        <w:t xml:space="preserve"> Razlikovanje ovih koncepata je važno u sustavima koji su dizajnirani za obradu događaja redom kojim su se događaji zbivali, a ne nužno redom pristizanja. Naime, u uvjetima u kojima je komunikacijska veza spora, može doći do kašnjenja i uzrokovati redoslijed pristizanja događaja koji ne odgovara stvarnom redoslijedu zbivanja događaja. U ovakvim slučajevima, sustav mora, ako je to potrebno, uzeti u obzir stvarni redoslijed.</w:t>
      </w:r>
    </w:p>
    <w:p w14:paraId="6FB3B922" w14:textId="6E9E2571" w:rsidR="0389F25C" w:rsidRPr="00D7257D" w:rsidRDefault="2C90C25C" w:rsidP="003E1703">
      <w:pPr>
        <w:spacing w:line="360" w:lineRule="auto"/>
        <w:ind w:firstLine="720"/>
      </w:pPr>
      <w:r w:rsidRPr="00D7257D">
        <w:rPr>
          <w:rFonts w:ascii="Times New Roman" w:eastAsia="Times New Roman" w:hAnsi="Times New Roman" w:cs="Times New Roman"/>
        </w:rPr>
        <w:t>S obzirom da univerzalni sat u sustavu ne postoji, pojavljuje se izazov određivanja točnog redoslijeda događaja. Za mnoge aktivnosti u distribuiranom sustavu potrebno je sa sigurnošću utvrditi koji događaj se zbio prije. Jedan od čestih načina rješavanja navedenog problema je korištenje logičkih satova, kao u npr. Lamportovom algoritmu, koji efektivno podrazumijevaju brojač događaja na nekom čvoru distribuiranog sustava.</w:t>
      </w:r>
      <w:r w:rsidR="00571C28" w:rsidRPr="00D7257D">
        <w:rPr>
          <w:rFonts w:ascii="Times New Roman" w:eastAsia="Times New Roman" w:hAnsi="Times New Roman" w:cs="Times New Roman"/>
        </w:rPr>
        <w:t xml:space="preserve"> [5]</w:t>
      </w:r>
      <w:r w:rsidRPr="00D7257D">
        <w:rPr>
          <w:rFonts w:ascii="Times New Roman" w:eastAsia="Times New Roman" w:hAnsi="Times New Roman" w:cs="Times New Roman"/>
        </w:rPr>
        <w:t xml:space="preserve"> Logički sat podrazumijeva vrijeme predstavljeno cijelim brojem, koji se inkrementira pri svakom novom događaju te se šalje ostalim čvorovima zajedno s ostalim podacima u svrhu sinkronizacije. Nakon primanja podatka o logičkom satu čvora pošiljatelja, primatelj ažurira svoj logički sat postavljanjem njegove vrijednosti na vrijednost za jedan veću od vrijednosti </w:t>
      </w:r>
      <w:r w:rsidRPr="00D7257D">
        <w:rPr>
          <w:rFonts w:ascii="Times New Roman" w:eastAsia="Times New Roman" w:hAnsi="Times New Roman" w:cs="Times New Roman"/>
          <w:i/>
          <w:iCs/>
        </w:rPr>
        <w:t>max(logički_sat_primatelja, logički_sat_pošiljatelja)</w:t>
      </w:r>
      <w:r w:rsidRPr="00D7257D">
        <w:rPr>
          <w:rFonts w:ascii="Times New Roman" w:eastAsia="Times New Roman" w:hAnsi="Times New Roman" w:cs="Times New Roman"/>
        </w:rPr>
        <w:t>, kako bi se sa sigurnošću uspostavio kronološki redoslijed. Iako logički satovi ne pružaju informaciju o apsolutnom vremenu događaja, oni uspostavljaju relaciju koja sa sigurnošću utvrđuje da određeni događaj prethodi nekom drugom događaju, što je za mnoge primjene dovoljno.</w:t>
      </w:r>
    </w:p>
    <w:p w14:paraId="1E2B46BB" w14:textId="39203000" w:rsidR="0389F25C" w:rsidRPr="00D7257D" w:rsidRDefault="2C90C25C" w:rsidP="003E1703">
      <w:pPr>
        <w:spacing w:line="360" w:lineRule="auto"/>
        <w:ind w:firstLine="720"/>
      </w:pPr>
      <w:r w:rsidRPr="00D7257D">
        <w:rPr>
          <w:rFonts w:ascii="Times New Roman" w:eastAsia="Times New Roman" w:hAnsi="Times New Roman" w:cs="Times New Roman"/>
        </w:rPr>
        <w:lastRenderedPageBreak/>
        <w:t xml:space="preserve">U distribuiranim sustavima važno je smanjiti mogućnost gubitka poruka, a ovisno o konkretnom rješavanom problemu, rizik gubitka poruka može biti više ili manje prihvatljiv. U skladu s tim, postoje različite razine osiguravanja primanja poruke, koje se implementiraju sukladno potrebama i dostupnim resursima. Te razine su : najviše jednom (engl. </w:t>
      </w:r>
      <w:r w:rsidRPr="00D7257D">
        <w:rPr>
          <w:rFonts w:ascii="Times New Roman" w:eastAsia="Times New Roman" w:hAnsi="Times New Roman" w:cs="Times New Roman"/>
          <w:i/>
          <w:iCs/>
        </w:rPr>
        <w:t>at-most-once</w:t>
      </w:r>
      <w:r w:rsidRPr="00D7257D">
        <w:rPr>
          <w:rFonts w:ascii="Times New Roman" w:eastAsia="Times New Roman" w:hAnsi="Times New Roman" w:cs="Times New Roman"/>
        </w:rPr>
        <w:t xml:space="preserve">), barem jednom (engl. </w:t>
      </w:r>
      <w:r w:rsidRPr="00D7257D">
        <w:rPr>
          <w:rFonts w:ascii="Times New Roman" w:eastAsia="Times New Roman" w:hAnsi="Times New Roman" w:cs="Times New Roman"/>
          <w:i/>
          <w:iCs/>
        </w:rPr>
        <w:t>at-least-once</w:t>
      </w:r>
      <w:r w:rsidRPr="00D7257D">
        <w:rPr>
          <w:rFonts w:ascii="Times New Roman" w:eastAsia="Times New Roman" w:hAnsi="Times New Roman" w:cs="Times New Roman"/>
        </w:rPr>
        <w:t xml:space="preserve">) te točno jednom (engl. </w:t>
      </w:r>
      <w:r w:rsidRPr="00D7257D">
        <w:rPr>
          <w:rFonts w:ascii="Times New Roman" w:eastAsia="Times New Roman" w:hAnsi="Times New Roman" w:cs="Times New Roman"/>
          <w:i/>
          <w:iCs/>
        </w:rPr>
        <w:t>exactly-once</w:t>
      </w:r>
      <w:r w:rsidRPr="00D7257D">
        <w:rPr>
          <w:rFonts w:ascii="Times New Roman" w:eastAsia="Times New Roman" w:hAnsi="Times New Roman" w:cs="Times New Roman"/>
        </w:rPr>
        <w:t>).</w:t>
      </w:r>
      <w:r w:rsidR="006E746A" w:rsidRPr="00D7257D">
        <w:rPr>
          <w:rFonts w:ascii="Times New Roman" w:eastAsia="Times New Roman" w:hAnsi="Times New Roman" w:cs="Times New Roman"/>
        </w:rPr>
        <w:t xml:space="preserve"> [6]</w:t>
      </w:r>
      <w:r w:rsidRPr="00D7257D">
        <w:rPr>
          <w:rFonts w:ascii="Times New Roman" w:eastAsia="Times New Roman" w:hAnsi="Times New Roman" w:cs="Times New Roman"/>
        </w:rPr>
        <w:t xml:space="preserve"> Pristup najviše jednom podrazumijeva slanje poruke bez ikakvih naknadnih radnji, kojima bi se osiguralo primanje poruke. Ovakav pristup je jednostavan i jeftin, no riskira gubitak poruke u slučaju prekida veze ili kvara na uređaju primatelju. Pristup barem jednom radi na principu ponovljenog slanja poruke sve do pristizanja potvrde o primanju. Dok potvrda ne stigne, pošiljatelj ponavlja slanje iste poruke u određenim intervalima. Ovime se znatno smanjuje mogućnost gubitka poruke, no povećava se mogućnost pojave dvostrukih poruka na primatelju. Naime, zbog mrežne latencije, moguće je da primatelj dobije poruku i pošalje potvrdu, no za vrijeme putovanja potvrde mrežom, pošiljatelj već pošalje novu kopiju poruke. Za mnoge namjene, pristizanje dvostrukih poruka nije velik nedostatak pa ovaj pristup nudi povoljne karakteristike. Najsofisticiraniji pristup, točno jednom, ujedno vodi i ka najvećem usložnjavanju arhitekture, no osigurava zaštitu od dvostrukih poruka i gubitka poruke istovremeno. Ovo je, u praksi, teško postići, no efektivno je moguće dobiti takav rezultat implementacijom deduplikacijske logike na čvorovima primateljima, uz istodobnu primjenu pristupa barem jednom. Deduplikacijska logika filtrira duplicirane poruke te time sprječava ponavljanje već obavljenih radnji. Drugi uobičajeni pristup je primjena idempotentnih operacija na čvoru primatelju. To su operacije koje, unatoč izvršavanju više puta, samo jednom mijenjaju stanje sustava. U tom slučaju, obrada iste poruke više puta neće imati negativan utjecaj.</w:t>
      </w:r>
    </w:p>
    <w:p w14:paraId="7FDF3FAD" w14:textId="08BA9894" w:rsidR="0389F25C" w:rsidRPr="00D7257D" w:rsidRDefault="2C90C25C" w:rsidP="003E1703">
      <w:pPr>
        <w:spacing w:line="360" w:lineRule="auto"/>
        <w:ind w:firstLine="720"/>
      </w:pPr>
      <w:r w:rsidRPr="00D7257D">
        <w:rPr>
          <w:rFonts w:ascii="Times New Roman" w:eastAsia="Times New Roman" w:hAnsi="Times New Roman" w:cs="Times New Roman"/>
        </w:rPr>
        <w:t xml:space="preserve">Jedna od glavnih svrha distribuiranih sustava je smanjenje opterećenja na svakom pojedinom čvoru, kako bi ukupni rezultat bio brža izvedba s manjom mogućnošću preopterećenja bilo kojeg konkretnog čvora. Važnu ulogu u ovome igra koncept particioniranja (engl. </w:t>
      </w:r>
      <w:r w:rsidRPr="00D7257D">
        <w:rPr>
          <w:rFonts w:ascii="Times New Roman" w:eastAsia="Times New Roman" w:hAnsi="Times New Roman" w:cs="Times New Roman"/>
          <w:i/>
          <w:iCs/>
        </w:rPr>
        <w:t>sharding</w:t>
      </w:r>
      <w:r w:rsidRPr="00D7257D">
        <w:rPr>
          <w:rFonts w:ascii="Times New Roman" w:eastAsia="Times New Roman" w:hAnsi="Times New Roman" w:cs="Times New Roman"/>
        </w:rPr>
        <w:t>), što podrazumijeva raspodjelu većeg zadatka na više manjih te njihovu raspodjelu po čvorovima sustava.</w:t>
      </w:r>
      <w:r w:rsidR="006E746A" w:rsidRPr="00D7257D">
        <w:rPr>
          <w:rFonts w:ascii="Times New Roman" w:eastAsia="Times New Roman" w:hAnsi="Times New Roman" w:cs="Times New Roman"/>
        </w:rPr>
        <w:t xml:space="preserve"> [7]</w:t>
      </w:r>
      <w:r w:rsidRPr="00D7257D">
        <w:rPr>
          <w:rFonts w:ascii="Times New Roman" w:eastAsia="Times New Roman" w:hAnsi="Times New Roman" w:cs="Times New Roman"/>
        </w:rPr>
        <w:t xml:space="preserve"> Ovime se paralelizira izvođenje zadatka, čiji su dijelovi dovoljno neovisni da se nesmetano mogu izvoditi na različitim lokacijama. Ovakav pristup neizostavan je dio rješavanja brojnih vrsta problema, posebno onih u kojima se rezultati različitih čvorova po završetku prikupljaju, agregiraju te obrađuju u završnoj fazi. Još jedna karakteristika distribuiranih sustava je redundancija. Ona se može odnositi na redundanciju </w:t>
      </w:r>
      <w:r w:rsidRPr="00D7257D">
        <w:rPr>
          <w:rFonts w:ascii="Times New Roman" w:eastAsia="Times New Roman" w:hAnsi="Times New Roman" w:cs="Times New Roman"/>
        </w:rPr>
        <w:lastRenderedPageBreak/>
        <w:t xml:space="preserve">podataka, ali i na arhitekturalnu redundanciju računalnih resursa. Naime, ako sustav raspolaže određenim podacima potrebnim za rad, uglavnom nije prihvatljivo da se ti podaci nalaze isključivo na jednom čvoru, jer u slučaju kvara na čvoru ili gubitka veze s njim, sustav nema pristup podacima te prestaje s radom. Redundancija podataka podrazumijeva raspodjelu podataka na više čvorova, tako da se kopije istog podatka nalaze na više različitih čvorova. Postoje različiti stupnjevi redundancije. Nije uvijek nužno imati kopije svih postojećih podataka, a također, nije potrebno da se svi podaci nalaze na svim čvorovima sustava. Ovakav pristup bi, dakako, bio najsigurniji i najpouzdaniji, no zbog resursnih ograničenja u vidu kapaciteta pohrane, rijetko se koristi. Obično se koristi određena sredina, koja pruža zadovoljavajuću pouzdanost, bez nepotrebnih troškova. Redundancija arhitekture podrazumijeva sposobnost sustava da nastavi s radom i održi funkcionalnost u slučaju kvara dijela sustava. Ovo se postiže izbjegavanjem uvođenja točke pada (engl. </w:t>
      </w:r>
      <w:r w:rsidRPr="00D7257D">
        <w:rPr>
          <w:rFonts w:ascii="Times New Roman" w:eastAsia="Times New Roman" w:hAnsi="Times New Roman" w:cs="Times New Roman"/>
          <w:i/>
          <w:iCs/>
        </w:rPr>
        <w:t>single point of failure</w:t>
      </w:r>
      <w:r w:rsidRPr="00D7257D">
        <w:rPr>
          <w:rFonts w:ascii="Times New Roman" w:eastAsia="Times New Roman" w:hAnsi="Times New Roman" w:cs="Times New Roman"/>
        </w:rPr>
        <w:t xml:space="preserve">). </w:t>
      </w:r>
      <w:r w:rsidR="00EF04B2" w:rsidRPr="00D7257D">
        <w:rPr>
          <w:rFonts w:ascii="Times New Roman" w:eastAsia="Times New Roman" w:hAnsi="Times New Roman" w:cs="Times New Roman"/>
        </w:rPr>
        <w:t xml:space="preserve">[8] </w:t>
      </w:r>
      <w:r w:rsidRPr="00D7257D">
        <w:rPr>
          <w:rFonts w:ascii="Times New Roman" w:eastAsia="Times New Roman" w:hAnsi="Times New Roman" w:cs="Times New Roman"/>
        </w:rPr>
        <w:t>U praksi, to je obično središnji čvor na koji su ostali čvorovi povezani i s kojim svi komuniciraju. U slučaju takve arhitekture, nužni su mehanizmi oporavka pa čak i kopija središnjeg čvora, pomoću koje rad sustava može nastaviti.</w:t>
      </w:r>
    </w:p>
    <w:p w14:paraId="167077F4" w14:textId="530FEDC1" w:rsidR="0389F25C" w:rsidRPr="00D7257D" w:rsidRDefault="2C90C25C" w:rsidP="003E1703">
      <w:pPr>
        <w:spacing w:line="360" w:lineRule="auto"/>
        <w:ind w:firstLine="720"/>
      </w:pPr>
      <w:r w:rsidRPr="00D7257D">
        <w:rPr>
          <w:rFonts w:ascii="Times New Roman" w:eastAsia="Times New Roman" w:hAnsi="Times New Roman" w:cs="Times New Roman"/>
        </w:rPr>
        <w:t>Prilikom dizajniranja distribuiranih sustava, potrebno je uzeti u obzir i heterogenost sustava, tj. različitost čvorova u sustavu. Konkretno, česta je pojava da različiti čvorovi sustava imaju različite mogućnosti, različitu količinu računalnih resursa pa čak i različit operacijski sustav. Ovo direktno utječe na njihovu mogućnost obrade događaja i primanja podataka te brzinu obavljanja radnji. Čest problem je neusklađenost brzine pristizanja podataka koje pošiljatelj šalje sa brzinom obrade istih na čvoru primatelju. Npr. moguće je da, kad bi pošiljatelj slao događaje određenom brzinom, primatelj ne bi bio u stanju pratiti taj tempo zbog svojih ograničenih mogućnosti. Načini rješavanja ovakvog problema su, već spomenuta raspodjela zadataka na više čvorova, ali i implementiranje specifičnih komunikacijskih obrazaca karakterističnih za distribuirane sustave, koji često pružaju veću kontrolu nad tempom primanja i obrade podataka.</w:t>
      </w:r>
    </w:p>
    <w:p w14:paraId="356E76E1" w14:textId="45C61615" w:rsidR="0389F25C" w:rsidRPr="00D7257D" w:rsidRDefault="006B40C1" w:rsidP="003E1703">
      <w:pPr>
        <w:spacing w:line="360" w:lineRule="auto"/>
        <w:ind w:firstLine="720"/>
        <w:rPr>
          <w:rFonts w:ascii="Times New Roman" w:eastAsia="Times New Roman" w:hAnsi="Times New Roman" w:cs="Times New Roman"/>
        </w:rPr>
      </w:pPr>
      <w:r w:rsidRPr="00D7257D">
        <w:rPr>
          <w:rFonts w:ascii="Times New Roman" w:eastAsia="Times New Roman" w:hAnsi="Times New Roman" w:cs="Times New Roman"/>
        </w:rPr>
        <w:t>Razlikovanje vremena nastanka događaja i vremena njegove obrade važno je za sustave u kojima se procjenjuje odziv ili kašnjenje obrade. Vremenska oznaka nastanka omogućuje praćenje trenutka u kojem je događaj proizveden, dok vremenske oznake kasnijih faza obrade omogućuju procjenu latencije kroz komunikacijski i obradni tok.</w:t>
      </w:r>
    </w:p>
    <w:p w14:paraId="2AD3FC33" w14:textId="3E0F5C2D" w:rsidR="0389F25C" w:rsidRPr="00D7257D" w:rsidRDefault="0389F25C" w:rsidP="003E1703">
      <w:pPr>
        <w:spacing w:line="360" w:lineRule="auto"/>
      </w:pPr>
    </w:p>
    <w:p w14:paraId="6B64B264" w14:textId="5603F603" w:rsidR="70E4B2F7" w:rsidRPr="00D7257D" w:rsidRDefault="70E4B2F7" w:rsidP="00C347CD">
      <w:pPr>
        <w:pStyle w:val="Heading3"/>
      </w:pPr>
      <w:bookmarkStart w:id="4" w:name="_Toc233394021"/>
      <w:r w:rsidRPr="00D7257D">
        <w:t>2.</w:t>
      </w:r>
      <w:r w:rsidR="00144A3B" w:rsidRPr="00D7257D">
        <w:t>1.</w:t>
      </w:r>
      <w:r w:rsidRPr="00D7257D">
        <w:t xml:space="preserve">2 </w:t>
      </w:r>
      <w:r w:rsidR="009D60B2" w:rsidRPr="00D7257D">
        <w:t>Objavljivanje, pretplata i zahtjev-odgovor u asinkronoj komunikaciji</w:t>
      </w:r>
      <w:bookmarkEnd w:id="4"/>
    </w:p>
    <w:p w14:paraId="44462454" w14:textId="1D4AC5F2" w:rsidR="0389F25C" w:rsidRPr="00D7257D" w:rsidRDefault="0389F25C" w:rsidP="003E1703">
      <w:pPr>
        <w:spacing w:line="360" w:lineRule="auto"/>
      </w:pPr>
    </w:p>
    <w:p w14:paraId="6CAD3B51" w14:textId="0CE15E2A" w:rsidR="00A6331A" w:rsidRPr="00D7257D" w:rsidRDefault="01E79AB2" w:rsidP="003E1703">
      <w:pPr>
        <w:spacing w:line="360" w:lineRule="auto"/>
        <w:ind w:firstLine="720"/>
      </w:pPr>
      <w:r w:rsidRPr="00D7257D">
        <w:rPr>
          <w:rFonts w:ascii="Times New Roman" w:eastAsia="Times New Roman" w:hAnsi="Times New Roman" w:cs="Times New Roman"/>
        </w:rPr>
        <w:t xml:space="preserve">Zbog navedenih karakteristika distribuiranih sustava, uvode se komunikacijski obrasci prilagođeni uporabi u takvom okruženju. Iako distribuirani sustavi koriste i uobičajene oblike komunikacije, takav pristup ne osigurava uvijek dovoljnu efikasnost i sinkroniziranost rada sustava. Nadalje, ovakav pristup odstupa od arhitekture temeljene na događajima, kakva se pokazuje boljom za upotrebu u distribuiranim sustavima. Neki od tipičnih korištenih obrazaca, podržanih u mnogim alatima i bibliotekama namijenjenim ostvarivanju komunikacije između komponenti su objava-pretplata (engl. </w:t>
      </w:r>
      <w:r w:rsidRPr="00D7257D">
        <w:rPr>
          <w:rFonts w:ascii="Times New Roman" w:eastAsia="Times New Roman" w:hAnsi="Times New Roman" w:cs="Times New Roman"/>
          <w:i/>
          <w:iCs/>
        </w:rPr>
        <w:t>publish-subscribe</w:t>
      </w:r>
      <w:r w:rsidRPr="00D7257D">
        <w:rPr>
          <w:rFonts w:ascii="Times New Roman" w:eastAsia="Times New Roman" w:hAnsi="Times New Roman" w:cs="Times New Roman"/>
        </w:rPr>
        <w:t xml:space="preserve">), zahtjev-odgovor (engl. </w:t>
      </w:r>
      <w:r w:rsidRPr="00D7257D">
        <w:rPr>
          <w:rFonts w:ascii="Times New Roman" w:eastAsia="Times New Roman" w:hAnsi="Times New Roman" w:cs="Times New Roman"/>
          <w:i/>
          <w:iCs/>
        </w:rPr>
        <w:t>request-response</w:t>
      </w:r>
      <w:r w:rsidRPr="00D7257D">
        <w:rPr>
          <w:rFonts w:ascii="Times New Roman" w:eastAsia="Times New Roman" w:hAnsi="Times New Roman" w:cs="Times New Roman"/>
        </w:rPr>
        <w:t xml:space="preserve">) te komunikacija redovima poruke (engl. </w:t>
      </w:r>
      <w:r w:rsidRPr="00D7257D">
        <w:rPr>
          <w:rFonts w:ascii="Times New Roman" w:eastAsia="Times New Roman" w:hAnsi="Times New Roman" w:cs="Times New Roman"/>
          <w:i/>
          <w:iCs/>
        </w:rPr>
        <w:t>message queues</w:t>
      </w:r>
      <w:r w:rsidRPr="00D7257D">
        <w:rPr>
          <w:rFonts w:ascii="Times New Roman" w:eastAsia="Times New Roman" w:hAnsi="Times New Roman" w:cs="Times New Roman"/>
        </w:rPr>
        <w:t>)</w:t>
      </w:r>
      <w:r w:rsidR="00451F4A" w:rsidRPr="00D7257D">
        <w:rPr>
          <w:rFonts w:ascii="Times New Roman" w:eastAsia="Times New Roman" w:hAnsi="Times New Roman" w:cs="Times New Roman"/>
        </w:rPr>
        <w:t xml:space="preserve"> [9]</w:t>
      </w:r>
      <w:r w:rsidRPr="00D7257D">
        <w:rPr>
          <w:rFonts w:ascii="Times New Roman" w:eastAsia="Times New Roman" w:hAnsi="Times New Roman" w:cs="Times New Roman"/>
        </w:rPr>
        <w:t>.</w:t>
      </w:r>
    </w:p>
    <w:p w14:paraId="3CA6D343" w14:textId="527AAE20" w:rsidR="70E4B2F7" w:rsidRPr="00D7257D" w:rsidRDefault="63B5EA3A" w:rsidP="003E1703">
      <w:pPr>
        <w:spacing w:line="360" w:lineRule="auto"/>
        <w:ind w:firstLine="720"/>
      </w:pPr>
      <w:r w:rsidRPr="00D7257D">
        <w:rPr>
          <w:rFonts w:ascii="Times New Roman" w:eastAsia="Times New Roman" w:hAnsi="Times New Roman" w:cs="Times New Roman"/>
        </w:rPr>
        <w:t xml:space="preserve">Komunikacija objavljivanjem i pretplatama obrazac je koji se temelji na definiranju određenih predmeta (engl. </w:t>
      </w:r>
      <w:r w:rsidRPr="00D7257D">
        <w:rPr>
          <w:rFonts w:ascii="Times New Roman" w:eastAsia="Times New Roman" w:hAnsi="Times New Roman" w:cs="Times New Roman"/>
          <w:i/>
          <w:iCs/>
        </w:rPr>
        <w:t>subject</w:t>
      </w:r>
      <w:r w:rsidRPr="00D7257D">
        <w:rPr>
          <w:rFonts w:ascii="Times New Roman" w:eastAsia="Times New Roman" w:hAnsi="Times New Roman" w:cs="Times New Roman"/>
        </w:rPr>
        <w:t xml:space="preserve">) na koje svaka komponenta može poslati podatak ili poruku. Prilikom slanja poruke, komponenta pošiljatelj bira predmet na koji poruku šalje, uglavnom na temelju vrste, značenja i uloge navedene poruke u sustavu. Ostale komponente kojima su navedene poruke namijenjene, pretplaćuju se na predmete na kojima očekuju da će poruke biti objavljene. Ovime se ostvaruje arhitektura konceptualno slična forumu, gdje svaka komponenta, pretplatom na odgovarajući predmet, prima njoj potrebne poruke, bez opterećenja porukama irelevantnim za njezin rad. Ovakav sustav također omogućava pošiljatelju da poruku pošalje samo jednom, činom objavljivanja na temu, a poruka automatski pristiže svim pretplaćenim komponentama. Ovime se izbjegava opetovano slanje iste poruke više različitih primatelja te se štede vrijeme i mrežni resursi. Predmeti se često definiraju hijerarhijski, pri čemu se slojevi hijerarhije odvajaju znakom točke. Ovakav logičan sustav nazivlja predmeta omogućava, uz jednostavnije održavanje i programiranje, i pretplatu na više tema istovremeno uporabom specijalnih znakova koji zamjenjuju jedan ili više dijelova nomenklaturne hijerarhije (engl. </w:t>
      </w:r>
      <w:r w:rsidRPr="00D7257D">
        <w:rPr>
          <w:rFonts w:ascii="Times New Roman" w:eastAsia="Times New Roman" w:hAnsi="Times New Roman" w:cs="Times New Roman"/>
          <w:i/>
          <w:iCs/>
        </w:rPr>
        <w:t>wildcard</w:t>
      </w:r>
      <w:r w:rsidRPr="00D7257D">
        <w:rPr>
          <w:rFonts w:ascii="Times New Roman" w:eastAsia="Times New Roman" w:hAnsi="Times New Roman" w:cs="Times New Roman"/>
        </w:rPr>
        <w:t>). To omogućuje primanje poruka s cijelog skupa povezanih predmeta.</w:t>
      </w:r>
    </w:p>
    <w:p w14:paraId="411D9CD8" w14:textId="158E2544" w:rsidR="70E4B2F7" w:rsidRPr="00D7257D" w:rsidRDefault="00D25553" w:rsidP="003E1703">
      <w:pPr>
        <w:spacing w:line="360" w:lineRule="auto"/>
        <w:ind w:firstLine="720"/>
        <w:rPr>
          <w:rFonts w:ascii="Times New Roman" w:eastAsia="Times New Roman" w:hAnsi="Times New Roman" w:cs="Times New Roman"/>
        </w:rPr>
      </w:pPr>
      <w:r w:rsidRPr="00D7257D">
        <w:rPr>
          <w:rFonts w:ascii="Times New Roman" w:eastAsia="Times New Roman" w:hAnsi="Times New Roman" w:cs="Times New Roman"/>
        </w:rPr>
        <w:t xml:space="preserve">Uz obrazac objave i pretplate često se koristi i obrazac zahtjeva i odgovora. </w:t>
      </w:r>
      <w:r w:rsidR="17AA0697" w:rsidRPr="00D7257D">
        <w:rPr>
          <w:rFonts w:ascii="Times New Roman" w:eastAsia="Times New Roman" w:hAnsi="Times New Roman" w:cs="Times New Roman"/>
        </w:rPr>
        <w:t>Komunikacija principom zahtjev-odgovor, klasič</w:t>
      </w:r>
      <w:r w:rsidR="00A6331A" w:rsidRPr="00D7257D">
        <w:rPr>
          <w:rFonts w:ascii="Times New Roman" w:eastAsia="Times New Roman" w:hAnsi="Times New Roman" w:cs="Times New Roman"/>
        </w:rPr>
        <w:t>an</w:t>
      </w:r>
      <w:r w:rsidR="17AA0697" w:rsidRPr="00D7257D">
        <w:rPr>
          <w:rFonts w:ascii="Times New Roman" w:eastAsia="Times New Roman" w:hAnsi="Times New Roman" w:cs="Times New Roman"/>
        </w:rPr>
        <w:t xml:space="preserve"> je oblik komunikacije koji se viđa u gotovo svim računalnim sustavima. Temelji se na slanju zahtjeva određenoj komponenti, nakon čega se očekuje odgovor u kojem se nalaze tražene informacije. Ovaj pristup vidljiv je u HTTP </w:t>
      </w:r>
      <w:r w:rsidR="17AA0697" w:rsidRPr="00D7257D">
        <w:rPr>
          <w:rFonts w:ascii="Times New Roman" w:eastAsia="Times New Roman" w:hAnsi="Times New Roman" w:cs="Times New Roman"/>
        </w:rPr>
        <w:lastRenderedPageBreak/>
        <w:t xml:space="preserve">protokolu, gdje se koristi za pozivanje API funkcija s poslužitelja, no sam po sebi, nije naročito prikladan za distribuirane sustave. Ipak, unutar alata i okruženja za rad s distribuiranim sustavima, ovaj se pristup često kombinira s već spomenutim sustavom objava i pretplata. Naime, zahtjev je moguće također objaviti na željeni predmet, baš kao i svaku drugu poruku. Kod objave tipične poruke, nema provjere uspješnosti obrade niti potvrde primitka. Međutim, objava zahtjeva podrazumijeva da se odgovor očekuje. Implementacija navedenoga varira u ovisnosti o radnom okviru i programskom jeziku, no čest pristup je korištenje obećanja (engl. </w:t>
      </w:r>
      <w:r w:rsidR="17AA0697" w:rsidRPr="00D7257D">
        <w:rPr>
          <w:rFonts w:ascii="Times New Roman" w:eastAsia="Times New Roman" w:hAnsi="Times New Roman" w:cs="Times New Roman"/>
          <w:i/>
        </w:rPr>
        <w:t>Promise</w:t>
      </w:r>
      <w:r w:rsidR="17AA0697" w:rsidRPr="00D7257D">
        <w:rPr>
          <w:rFonts w:ascii="Times New Roman" w:eastAsia="Times New Roman" w:hAnsi="Times New Roman" w:cs="Times New Roman"/>
        </w:rPr>
        <w:t xml:space="preserve">) te postavljanja vremenskog intervala nakon kojeg se javlja pogreška (engl. </w:t>
      </w:r>
      <w:r w:rsidR="17AA0697" w:rsidRPr="00D7257D">
        <w:rPr>
          <w:rFonts w:ascii="Times New Roman" w:eastAsia="Times New Roman" w:hAnsi="Times New Roman" w:cs="Times New Roman"/>
          <w:i/>
        </w:rPr>
        <w:t>timeout</w:t>
      </w:r>
      <w:r w:rsidR="17AA0697" w:rsidRPr="00D7257D">
        <w:rPr>
          <w:rFonts w:ascii="Times New Roman" w:eastAsia="Times New Roman" w:hAnsi="Times New Roman" w:cs="Times New Roman"/>
        </w:rPr>
        <w:t>).</w:t>
      </w:r>
    </w:p>
    <w:p w14:paraId="7F04266C" w14:textId="77777777" w:rsidR="00342804" w:rsidRPr="00D7257D" w:rsidRDefault="00342804" w:rsidP="003E1703">
      <w:pPr>
        <w:spacing w:line="360" w:lineRule="auto"/>
        <w:ind w:firstLine="720"/>
        <w:rPr>
          <w:rFonts w:asciiTheme="majorBidi" w:hAnsiTheme="majorBidi" w:cstheme="majorBidi"/>
        </w:rPr>
      </w:pPr>
      <w:r w:rsidRPr="00D7257D">
        <w:rPr>
          <w:rFonts w:asciiTheme="majorBidi" w:hAnsiTheme="majorBidi" w:cstheme="majorBidi"/>
        </w:rPr>
        <w:t>Obrasci objave i pretplate te zahtjeva i odgovora prikladni su za modularne sustave u kojima se želi smanjiti izravna ovisnost između proizvođača i potrošača poruka. Komponente u takvom modelu razmjenjuju poruke preko dogovorenih komunikacijskih predmeta, bez potrebe za poznavanjem unutarnje izvedbe drugih komponenti. Time se olakšava razdvajanje prihvata, obrade, pohrane i prikaza događaja, što je osobito važno u sustavima s niskom latencijom i mogućnošću kasnijeg proširenja.</w:t>
      </w:r>
    </w:p>
    <w:p w14:paraId="1F05069A" w14:textId="77777777" w:rsidR="00342804" w:rsidRPr="00D7257D" w:rsidRDefault="00342804" w:rsidP="003E1703">
      <w:pPr>
        <w:spacing w:line="360" w:lineRule="auto"/>
        <w:ind w:firstLine="720"/>
      </w:pPr>
    </w:p>
    <w:p w14:paraId="4FD3B851" w14:textId="7551B7D3" w:rsidR="70E4B2F7" w:rsidRPr="00D7257D" w:rsidRDefault="70E4B2F7" w:rsidP="00C347CD">
      <w:pPr>
        <w:pStyle w:val="Heading3"/>
        <w:rPr>
          <w:rFonts w:ascii="Times New Roman" w:eastAsia="Times New Roman" w:hAnsi="Times New Roman" w:cs="Times New Roman"/>
          <w:color w:val="auto"/>
        </w:rPr>
      </w:pPr>
      <w:r w:rsidRPr="00D7257D">
        <w:br/>
      </w:r>
      <w:bookmarkStart w:id="5" w:name="_Toc233394022"/>
      <w:r w:rsidRPr="00D7257D">
        <w:t>2.</w:t>
      </w:r>
      <w:r w:rsidR="00301309" w:rsidRPr="00D7257D">
        <w:t>1</w:t>
      </w:r>
      <w:r w:rsidRPr="00D7257D">
        <w:t xml:space="preserve">.3. </w:t>
      </w:r>
      <w:r w:rsidR="009913C0" w:rsidRPr="00D7257D">
        <w:t>Redovi poruka i uravnotežavanje opterećenja</w:t>
      </w:r>
      <w:bookmarkEnd w:id="5"/>
    </w:p>
    <w:p w14:paraId="771FB3C7" w14:textId="54F8604F" w:rsidR="20FEE7FF" w:rsidRPr="00D7257D" w:rsidRDefault="20FEE7FF" w:rsidP="003E1703">
      <w:pPr>
        <w:spacing w:line="360" w:lineRule="auto"/>
      </w:pPr>
    </w:p>
    <w:p w14:paraId="6AE7CA03" w14:textId="6EC5AF3B" w:rsidR="4289E7C1" w:rsidRPr="00D7257D" w:rsidRDefault="4289E7C1" w:rsidP="003E1703">
      <w:pPr>
        <w:spacing w:line="360" w:lineRule="auto"/>
        <w:ind w:firstLine="720"/>
      </w:pPr>
      <w:r w:rsidRPr="00D7257D">
        <w:rPr>
          <w:rFonts w:ascii="Times New Roman" w:eastAsia="Times New Roman" w:hAnsi="Times New Roman" w:cs="Times New Roman"/>
        </w:rPr>
        <w:t xml:space="preserve">Redovi poruka (engl. </w:t>
      </w:r>
      <w:r w:rsidRPr="00D7257D">
        <w:rPr>
          <w:rFonts w:ascii="Times New Roman" w:eastAsia="Times New Roman" w:hAnsi="Times New Roman" w:cs="Times New Roman"/>
          <w:i/>
        </w:rPr>
        <w:t>message queues)</w:t>
      </w:r>
      <w:r w:rsidRPr="00D7257D">
        <w:rPr>
          <w:rFonts w:ascii="Times New Roman" w:eastAsia="Times New Roman" w:hAnsi="Times New Roman" w:cs="Times New Roman"/>
        </w:rPr>
        <w:t xml:space="preserve">, tip su komunikacija koji koristi međuspremnik u kojem se poruke nalaze sve dok ih primatelj ne obradi. Ovakav pristup je koristan u slučajevima u kojima primatelj svojom brzinom obrade podataka ne prati nužno brzinu kojom ih pošiljatelj šalje. Sve dok primatelj nije spreman pročitati i obraditi poruku, ona se nalazi u međuspremniku, što omogućuje asinkronost čvorova u sustavu. Većina implementacija se temelji na destruktivnom čitanju, tj. karakteristici međuspremnika koja nalaže da, kad komponenta pročita poruku, poruka se briše. Komponenta čita prvu poruku iz reda, a njenim brisanjem osigurava se protok podataka te eventualno pristizanje i obrada ostalih poruka. Činjenica da se poruke po čitanju brišu, omogućava korištenje redova poruka za ujednačavanje opterećenja. Naime, ako više komponenti primatelja čita iz istog reda poruka, svaku poruku primit će samo jedna komponenta. Ovo odgovara konceptu raspodjele zadataka po čvorovima te njihovoj paralelizaciji radi bržeg izvršavanja. Postoji nekoliko pristupa ujednačavanju </w:t>
      </w:r>
      <w:r w:rsidRPr="00D7257D">
        <w:rPr>
          <w:rFonts w:ascii="Times New Roman" w:eastAsia="Times New Roman" w:hAnsi="Times New Roman" w:cs="Times New Roman"/>
        </w:rPr>
        <w:lastRenderedPageBreak/>
        <w:t xml:space="preserve">opterećenja. U relativno homogenim sustavima, u kojima komponente imaju podjednake mogućnosti i resurse te su zadaci podjednako zahtjevni, često je kružno raspoređivanje poruka (engl. </w:t>
      </w:r>
      <w:r w:rsidRPr="00D7257D">
        <w:rPr>
          <w:rFonts w:ascii="Times New Roman" w:eastAsia="Times New Roman" w:hAnsi="Times New Roman" w:cs="Times New Roman"/>
          <w:i/>
        </w:rPr>
        <w:t>round robin</w:t>
      </w:r>
      <w:r w:rsidRPr="00D7257D">
        <w:rPr>
          <w:rFonts w:ascii="Times New Roman" w:eastAsia="Times New Roman" w:hAnsi="Times New Roman" w:cs="Times New Roman"/>
        </w:rPr>
        <w:t>).</w:t>
      </w:r>
      <w:r w:rsidR="00896728" w:rsidRPr="00D7257D">
        <w:rPr>
          <w:rFonts w:ascii="Times New Roman" w:eastAsia="Times New Roman" w:hAnsi="Times New Roman" w:cs="Times New Roman"/>
        </w:rPr>
        <w:t xml:space="preserve"> [10]</w:t>
      </w:r>
      <w:r w:rsidRPr="00D7257D">
        <w:rPr>
          <w:rFonts w:ascii="Times New Roman" w:eastAsia="Times New Roman" w:hAnsi="Times New Roman" w:cs="Times New Roman"/>
        </w:rPr>
        <w:t xml:space="preserve"> Komponente čitaju poruke iz reda jedna po jedna, a nakon što su sve pročitale, čitanje kreće ponovo od prve komponente. Ovako svaka komponenta dobiva podjednak broj zadataka koje izvršava. Ako zadaci značajno variraju u složenosti ili ako sustav posjeduje visok stupanj heterogenosti, primjeren odabir je dinamičko raspoređivanje zadataka na temelju brzine obrade. U ovom pristupu, na početku svaka komponenta preuzima jedan zadatak iz reda poruka, obrađuje ga, a po završetku, preuzima idući zadatak, neovisno o statusu i napretku ostalih komponenti. Ovime se postiže visoka asinkronost i maksimalno iskorištenje resursa, jer brže komponente ujedno uspijevaju obaviti veći broj zadataka, a one sporije prirodno dobivaju manji broj zadataka te se na njih ne čeka.</w:t>
      </w:r>
    </w:p>
    <w:p w14:paraId="3B22C1A6" w14:textId="585B9060" w:rsidR="4289E7C1" w:rsidRPr="00D7257D" w:rsidRDefault="4289E7C1" w:rsidP="003E1703">
      <w:pPr>
        <w:spacing w:line="360" w:lineRule="auto"/>
        <w:ind w:firstLine="720"/>
      </w:pPr>
      <w:r w:rsidRPr="00D7257D">
        <w:rPr>
          <w:rFonts w:ascii="Times New Roman" w:eastAsia="Times New Roman" w:hAnsi="Times New Roman" w:cs="Times New Roman"/>
        </w:rPr>
        <w:t xml:space="preserve">Osim klasične implementacije redova poruka u kojoj se svaka poruka čita samo jednom, neovisno o broju komponenti, postoje i varijante u kojima svaka komponenta dobiva po jednom svaku poruku. Ovakva izvedba najčešće se postiže uporabom potrošača (engl. </w:t>
      </w:r>
      <w:r w:rsidRPr="00D7257D">
        <w:rPr>
          <w:rFonts w:ascii="Times New Roman" w:eastAsia="Times New Roman" w:hAnsi="Times New Roman" w:cs="Times New Roman"/>
          <w:i/>
        </w:rPr>
        <w:t>consumer</w:t>
      </w:r>
      <w:r w:rsidRPr="00D7257D">
        <w:rPr>
          <w:rFonts w:ascii="Times New Roman" w:eastAsia="Times New Roman" w:hAnsi="Times New Roman" w:cs="Times New Roman"/>
        </w:rPr>
        <w:t>), koji predstavlja poziciju u redu poruka s koje se poruka čita. Sam red poruka, u ovom slučaju, zadržava poruke i nakon čitanja kako bi ostale komponente imale pristup istima, što odskače od stroge definicije reda poruke, no iz perspektive svake pojedine komponente, stvara se privid destruktivnog čitanja.</w:t>
      </w:r>
    </w:p>
    <w:p w14:paraId="7D000F4D" w14:textId="77777777" w:rsidR="003506B7" w:rsidRPr="00D7257D" w:rsidRDefault="003506B7" w:rsidP="003E1703">
      <w:pPr>
        <w:spacing w:line="360" w:lineRule="auto"/>
        <w:ind w:firstLine="720"/>
        <w:rPr>
          <w:rFonts w:ascii="Times New Roman" w:eastAsia="Times New Roman" w:hAnsi="Times New Roman" w:cs="Times New Roman"/>
        </w:rPr>
      </w:pPr>
      <w:r w:rsidRPr="00D7257D">
        <w:rPr>
          <w:rFonts w:ascii="Times New Roman" w:eastAsia="Times New Roman" w:hAnsi="Times New Roman" w:cs="Times New Roman"/>
        </w:rPr>
        <w:t>Redovi poruka i grupe potrošača omogućuju raspodjelu obrade među više potrošačkih komponenti. Takav pristup posebno je koristan kada brzina pristizanja događaja može premašiti brzinu obrade pojedinačne komponente. U sustavima s promjenjivim opterećenjem time se smanjuje rizik stvaranja uskog grla i omogućuje postupno skaliranje obradnog sloja.</w:t>
      </w:r>
    </w:p>
    <w:p w14:paraId="7937E463" w14:textId="528840F8" w:rsidR="0389F25C" w:rsidRPr="00D7257D" w:rsidRDefault="0389F25C" w:rsidP="003E1703">
      <w:pPr>
        <w:spacing w:line="360" w:lineRule="auto"/>
      </w:pPr>
    </w:p>
    <w:p w14:paraId="29B63B14" w14:textId="22BBA332" w:rsidR="70E4B2F7" w:rsidRPr="00D7257D" w:rsidRDefault="70E4B2F7" w:rsidP="00F2381E">
      <w:pPr>
        <w:pStyle w:val="Heading2"/>
        <w:rPr>
          <w:lang w:val="hr-HR"/>
        </w:rPr>
      </w:pPr>
      <w:bookmarkStart w:id="6" w:name="_Toc233394023"/>
      <w:r w:rsidRPr="00D7257D">
        <w:rPr>
          <w:lang w:val="hr-HR"/>
        </w:rPr>
        <w:t>2.</w:t>
      </w:r>
      <w:r w:rsidR="002E7725" w:rsidRPr="00D7257D">
        <w:rPr>
          <w:lang w:val="hr-HR"/>
        </w:rPr>
        <w:t>2</w:t>
      </w:r>
      <w:r w:rsidRPr="00D7257D">
        <w:rPr>
          <w:lang w:val="hr-HR"/>
        </w:rPr>
        <w:t xml:space="preserve">. </w:t>
      </w:r>
      <w:r w:rsidR="009913C0" w:rsidRPr="00D7257D">
        <w:rPr>
          <w:lang w:val="hr-HR"/>
        </w:rPr>
        <w:t>Posrednici poruka i kriteriji odabira</w:t>
      </w:r>
      <w:bookmarkEnd w:id="6"/>
    </w:p>
    <w:p w14:paraId="73A9F06E" w14:textId="0FD8F413" w:rsidR="20FEE7FF" w:rsidRPr="00D7257D" w:rsidRDefault="20FEE7FF" w:rsidP="003E1703">
      <w:pPr>
        <w:spacing w:line="360" w:lineRule="auto"/>
      </w:pPr>
    </w:p>
    <w:p w14:paraId="6A094165" w14:textId="2A1F2A0C" w:rsidR="20FEE7FF" w:rsidRPr="00D7257D" w:rsidRDefault="3FD6E19F" w:rsidP="003E1703">
      <w:pPr>
        <w:spacing w:line="360" w:lineRule="auto"/>
        <w:ind w:firstLine="720"/>
      </w:pPr>
      <w:r w:rsidRPr="00D7257D">
        <w:rPr>
          <w:rFonts w:ascii="Times New Roman" w:eastAsia="Times New Roman" w:hAnsi="Times New Roman" w:cs="Times New Roman"/>
        </w:rPr>
        <w:t xml:space="preserve">Kako bi se opisani mehanizmi razmjene poruka ostvarili u sustavu, uobičajeno je korištenje posrednika poruka (engl. </w:t>
      </w:r>
      <w:r w:rsidRPr="00D7257D">
        <w:rPr>
          <w:rFonts w:ascii="Times New Roman" w:eastAsia="Times New Roman" w:hAnsi="Times New Roman" w:cs="Times New Roman"/>
          <w:i/>
        </w:rPr>
        <w:t>message broker</w:t>
      </w:r>
      <w:r w:rsidRPr="00D7257D">
        <w:rPr>
          <w:rFonts w:ascii="Times New Roman" w:eastAsia="Times New Roman" w:hAnsi="Times New Roman" w:cs="Times New Roman"/>
        </w:rPr>
        <w:t xml:space="preserve">). </w:t>
      </w:r>
      <w:r w:rsidR="000F6078" w:rsidRPr="00D7257D">
        <w:rPr>
          <w:rFonts w:ascii="Times New Roman" w:eastAsia="Times New Roman" w:hAnsi="Times New Roman" w:cs="Times New Roman"/>
        </w:rPr>
        <w:t xml:space="preserve">Posrednik poruka jest programska komponenta koja prima, usmjerava i prosljeđuje poruke između drugih komponenti sustava. U događajno vođenim sustavima posrednik poruka omogućuje da proizvođači događaja i </w:t>
      </w:r>
      <w:r w:rsidR="000F6078" w:rsidRPr="00D7257D">
        <w:rPr>
          <w:rFonts w:ascii="Times New Roman" w:eastAsia="Times New Roman" w:hAnsi="Times New Roman" w:cs="Times New Roman"/>
        </w:rPr>
        <w:lastRenderedPageBreak/>
        <w:t xml:space="preserve">potrošači događaja ne ovise jedni o drugima izravno. Proizvođač poruke ne mora poznavati mrežnu adresu ni unutarnju izvedbu potrošača, nego poruku objavljuje preko posrednika. Potrošač, s druge strane, prima samo one poruke za koje je iskazao interes pretplatom ili drugim komunikacijskim mehanizmom. </w:t>
      </w:r>
      <w:r w:rsidR="00982A3D" w:rsidRPr="00D7257D">
        <w:rPr>
          <w:rFonts w:ascii="Times New Roman" w:eastAsia="Times New Roman" w:hAnsi="Times New Roman" w:cs="Times New Roman"/>
        </w:rPr>
        <w:t xml:space="preserve">Njihova uloga očituje se u labavom povezivanju (engl. </w:t>
      </w:r>
      <w:r w:rsidR="00982A3D" w:rsidRPr="00D7257D">
        <w:rPr>
          <w:rFonts w:ascii="Times New Roman" w:eastAsia="Times New Roman" w:hAnsi="Times New Roman" w:cs="Times New Roman"/>
          <w:i/>
        </w:rPr>
        <w:t>loose coupling</w:t>
      </w:r>
      <w:r w:rsidR="00982A3D" w:rsidRPr="00D7257D">
        <w:rPr>
          <w:rFonts w:ascii="Times New Roman" w:eastAsia="Times New Roman" w:hAnsi="Times New Roman" w:cs="Times New Roman"/>
        </w:rPr>
        <w:t xml:space="preserve">) i asinkronoj komunikaciji između pojedinih komponenti programske potpore. </w:t>
      </w:r>
      <w:r w:rsidRPr="00D7257D">
        <w:rPr>
          <w:rFonts w:ascii="Times New Roman" w:eastAsia="Times New Roman" w:hAnsi="Times New Roman" w:cs="Times New Roman"/>
        </w:rPr>
        <w:t xml:space="preserve">To je odvojena komponenta čija je uloga primanje poruka namijenjenih ostalim komponentama te provedba spomenutih algoritama i načela njihovog slanja pravovremenim prosljeđivanjem. Posrednici poruka implementiraju logiku pretplata, objava, predmeta i sl. Ovisno o složenosti samog sustava te sofisticiranosti zahtjeva, postoje brojna rješenja koja variraju po složenosti, npr. Kafka, Redis, NATS, RabbitMQ i sl. Ovo poglavlje fokusira se na </w:t>
      </w:r>
      <w:r w:rsidR="00EA0F09" w:rsidRPr="00D7257D">
        <w:rPr>
          <w:rFonts w:ascii="Times New Roman" w:eastAsia="Times New Roman" w:hAnsi="Times New Roman" w:cs="Times New Roman"/>
        </w:rPr>
        <w:t xml:space="preserve">prikaz </w:t>
      </w:r>
      <w:r w:rsidRPr="00D7257D">
        <w:rPr>
          <w:rFonts w:ascii="Times New Roman" w:eastAsia="Times New Roman" w:hAnsi="Times New Roman" w:cs="Times New Roman"/>
        </w:rPr>
        <w:t>osnovnih funkcionalnosti NATS-a, kao alata korištenog za implementaciju prototipa u sklopu ovog rada, pružajući opis njegovih funkcionalnosti te usporedbu s alternativama.</w:t>
      </w:r>
    </w:p>
    <w:p w14:paraId="47E74B13" w14:textId="3EB7BF98" w:rsidR="000047B0" w:rsidRPr="00D7257D" w:rsidRDefault="001D616C" w:rsidP="003E1703">
      <w:pPr>
        <w:spacing w:line="360" w:lineRule="auto"/>
        <w:ind w:firstLine="720"/>
      </w:pPr>
      <w:r w:rsidRPr="00D7257D">
        <w:rPr>
          <w:rFonts w:ascii="Times New Roman" w:eastAsia="Times New Roman" w:hAnsi="Times New Roman" w:cs="Times New Roman"/>
        </w:rPr>
        <w:t>Posrednik poruka omogućuje smanjenje izravne ovisnosti između proizvođača i potrošača događaja. Umjesto da komponente međusobno pozivaju funkcije ili izravno poznaju mrežne adrese drugih komponenti, poruke se razmjenjuju preko zajedničkog komunikacijskog sloja. Takav pristup olakšava modularno oblikovanje sustava jer se pojedine komponente mogu dodavati, uklanjati ili mijenjati uz manji utjecaj na ostatak sustava.</w:t>
      </w:r>
      <w:r w:rsidRPr="00D7257D">
        <w:t>[</w:t>
      </w:r>
      <w:r w:rsidR="00D664C9" w:rsidRPr="00D7257D">
        <w:rPr>
          <w:rFonts w:asciiTheme="majorBidi" w:hAnsiTheme="majorBidi" w:cstheme="majorBidi"/>
        </w:rPr>
        <w:t>11</w:t>
      </w:r>
      <w:r w:rsidRPr="00D7257D">
        <w:t>]</w:t>
      </w:r>
    </w:p>
    <w:p w14:paraId="5731F363" w14:textId="03112BFF" w:rsidR="70E4B2F7" w:rsidRPr="00D7257D" w:rsidRDefault="70E4B2F7" w:rsidP="00C347CD">
      <w:pPr>
        <w:pStyle w:val="Heading3"/>
      </w:pPr>
      <w:r w:rsidRPr="00D7257D">
        <w:br/>
      </w:r>
      <w:bookmarkStart w:id="7" w:name="_Toc233394024"/>
      <w:r w:rsidRPr="00D7257D">
        <w:t>2.</w:t>
      </w:r>
      <w:r w:rsidR="00E46461" w:rsidRPr="00D7257D">
        <w:t>2</w:t>
      </w:r>
      <w:r w:rsidRPr="00D7257D">
        <w:t xml:space="preserve">.1. NATS </w:t>
      </w:r>
      <w:r w:rsidR="009913C0" w:rsidRPr="00D7257D">
        <w:t>Core</w:t>
      </w:r>
      <w:r w:rsidR="00DC6C3A" w:rsidRPr="00D7257D">
        <w:t xml:space="preserve"> arhitektura za asinkrono usmjeravanje poruka bez stanja</w:t>
      </w:r>
      <w:bookmarkEnd w:id="7"/>
    </w:p>
    <w:p w14:paraId="33552853" w14:textId="68258F55" w:rsidR="0389F25C" w:rsidRPr="00D7257D" w:rsidRDefault="0389F25C" w:rsidP="003E1703">
      <w:pPr>
        <w:spacing w:line="360" w:lineRule="auto"/>
      </w:pPr>
    </w:p>
    <w:p w14:paraId="100E3105" w14:textId="5B0AF0EB" w:rsidR="122951B5" w:rsidRPr="00D7257D" w:rsidRDefault="122951B5" w:rsidP="003E1703">
      <w:pPr>
        <w:spacing w:line="360" w:lineRule="auto"/>
        <w:ind w:firstLine="720"/>
        <w:rPr>
          <w:rFonts w:asciiTheme="majorBidi" w:hAnsiTheme="majorBidi" w:cstheme="majorBidi"/>
        </w:rPr>
      </w:pPr>
      <w:r w:rsidRPr="00D7257D">
        <w:rPr>
          <w:rFonts w:asciiTheme="majorBidi" w:hAnsiTheme="majorBidi" w:cstheme="majorBidi"/>
        </w:rPr>
        <w:t xml:space="preserve">NATS je sustav namijenjen komunikaciji među komponentama distribuiranih sustava. Radi se o projektu otvorenog koda (engl. </w:t>
      </w:r>
      <w:r w:rsidRPr="00D7257D">
        <w:rPr>
          <w:rFonts w:asciiTheme="majorBidi" w:hAnsiTheme="majorBidi" w:cstheme="majorBidi"/>
          <w:i/>
        </w:rPr>
        <w:t xml:space="preserve">open </w:t>
      </w:r>
      <w:r w:rsidRPr="00D7257D">
        <w:rPr>
          <w:rFonts w:asciiTheme="majorBidi" w:hAnsiTheme="majorBidi" w:cstheme="majorBidi"/>
        </w:rPr>
        <w:t xml:space="preserve">source) koji se nalazi pod </w:t>
      </w:r>
      <w:r w:rsidRPr="00D7257D">
        <w:rPr>
          <w:rFonts w:asciiTheme="majorBidi" w:hAnsiTheme="majorBidi" w:cstheme="majorBidi"/>
          <w:i/>
        </w:rPr>
        <w:t xml:space="preserve">Cloud Native Computing Foundation </w:t>
      </w:r>
      <w:r w:rsidRPr="00D7257D">
        <w:rPr>
          <w:rFonts w:asciiTheme="majorBidi" w:hAnsiTheme="majorBidi" w:cstheme="majorBidi"/>
        </w:rPr>
        <w:t xml:space="preserve">(CNCF) organizacijom kao inkubirajući (engl. </w:t>
      </w:r>
      <w:r w:rsidRPr="00D7257D">
        <w:rPr>
          <w:rFonts w:asciiTheme="majorBidi" w:hAnsiTheme="majorBidi" w:cstheme="majorBidi"/>
          <w:i/>
        </w:rPr>
        <w:t>incubating</w:t>
      </w:r>
      <w:r w:rsidRPr="00D7257D">
        <w:rPr>
          <w:rFonts w:asciiTheme="majorBidi" w:hAnsiTheme="majorBidi" w:cstheme="majorBidi"/>
        </w:rPr>
        <w:t>) projekt</w:t>
      </w:r>
      <w:r w:rsidR="00E50ACC" w:rsidRPr="00D7257D">
        <w:rPr>
          <w:rFonts w:asciiTheme="majorBidi" w:hAnsiTheme="majorBidi" w:cstheme="majorBidi"/>
        </w:rPr>
        <w:t xml:space="preserve"> [12]</w:t>
      </w:r>
      <w:r w:rsidRPr="00D7257D">
        <w:rPr>
          <w:rFonts w:asciiTheme="majorBidi" w:hAnsiTheme="majorBidi" w:cstheme="majorBidi"/>
        </w:rPr>
        <w:t xml:space="preserve">. To je druga razina zrelosti projekata, prema CNCF definiciji, zrelije od pješčaničke razine (engl. </w:t>
      </w:r>
      <w:r w:rsidRPr="00D7257D">
        <w:rPr>
          <w:rFonts w:asciiTheme="majorBidi" w:hAnsiTheme="majorBidi" w:cstheme="majorBidi"/>
          <w:i/>
        </w:rPr>
        <w:t>sandbox</w:t>
      </w:r>
      <w:r w:rsidRPr="00D7257D">
        <w:rPr>
          <w:rFonts w:asciiTheme="majorBidi" w:hAnsiTheme="majorBidi" w:cstheme="majorBidi"/>
        </w:rPr>
        <w:t>), a manje zrelo od diplomirane</w:t>
      </w:r>
      <w:r w:rsidRPr="00D7257D">
        <w:rPr>
          <w:rFonts w:asciiTheme="majorBidi" w:hAnsiTheme="majorBidi" w:cstheme="majorBidi"/>
          <w:i/>
        </w:rPr>
        <w:t xml:space="preserve"> </w:t>
      </w:r>
      <w:r w:rsidRPr="00D7257D">
        <w:rPr>
          <w:rFonts w:asciiTheme="majorBidi" w:hAnsiTheme="majorBidi" w:cstheme="majorBidi"/>
        </w:rPr>
        <w:t xml:space="preserve">razine (engl. </w:t>
      </w:r>
      <w:r w:rsidRPr="00D7257D">
        <w:rPr>
          <w:rFonts w:asciiTheme="majorBidi" w:hAnsiTheme="majorBidi" w:cstheme="majorBidi"/>
          <w:i/>
        </w:rPr>
        <w:t>graduated</w:t>
      </w:r>
      <w:r w:rsidRPr="00D7257D">
        <w:rPr>
          <w:rFonts w:asciiTheme="majorBidi" w:hAnsiTheme="majorBidi" w:cstheme="majorBidi"/>
        </w:rPr>
        <w:t>). Odlikuju ga jednostavnost, visoke performanse, niska latencija, skalabilnost i visoka propusnost. NATS-ov server napisan je u programskom jeziku Go, što doprinosi njegovom brzom pokretanju</w:t>
      </w:r>
      <w:r w:rsidR="00E50ACC" w:rsidRPr="00D7257D">
        <w:rPr>
          <w:rFonts w:asciiTheme="majorBidi" w:hAnsiTheme="majorBidi" w:cstheme="majorBidi"/>
        </w:rPr>
        <w:t xml:space="preserve"> [13]</w:t>
      </w:r>
      <w:r w:rsidRPr="00D7257D">
        <w:rPr>
          <w:rFonts w:asciiTheme="majorBidi" w:hAnsiTheme="majorBidi" w:cstheme="majorBidi"/>
        </w:rPr>
        <w:t>. Središnji dio NATS ekosustava predstavlja središnji NATS skup funkcionalnosti, NATS Core</w:t>
      </w:r>
      <w:r w:rsidR="00EC3EF3" w:rsidRPr="00D7257D">
        <w:rPr>
          <w:rFonts w:asciiTheme="majorBidi" w:hAnsiTheme="majorBidi" w:cstheme="majorBidi"/>
        </w:rPr>
        <w:t xml:space="preserve"> [14]</w:t>
      </w:r>
      <w:r w:rsidRPr="00D7257D">
        <w:rPr>
          <w:rFonts w:asciiTheme="majorBidi" w:hAnsiTheme="majorBidi" w:cstheme="majorBidi"/>
        </w:rPr>
        <w:t xml:space="preserve">. NATS Core omogućuje osnovnu funkcionalnost razmjene poruka po principu „pošalji i zaboravi“ (engl. </w:t>
      </w:r>
      <w:r w:rsidRPr="00D7257D">
        <w:rPr>
          <w:rFonts w:asciiTheme="majorBidi" w:hAnsiTheme="majorBidi" w:cstheme="majorBidi"/>
          <w:i/>
          <w:iCs/>
        </w:rPr>
        <w:t>fire-and-forget</w:t>
      </w:r>
      <w:r w:rsidRPr="00D7257D">
        <w:rPr>
          <w:rFonts w:asciiTheme="majorBidi" w:hAnsiTheme="majorBidi" w:cstheme="majorBidi"/>
        </w:rPr>
        <w:t xml:space="preserve">). Osnovna i najčešće korištena NATS funkcionalnost je razmjena poruke </w:t>
      </w:r>
      <w:r w:rsidRPr="00D7257D">
        <w:rPr>
          <w:rFonts w:asciiTheme="majorBidi" w:hAnsiTheme="majorBidi" w:cstheme="majorBidi"/>
        </w:rPr>
        <w:lastRenderedPageBreak/>
        <w:t xml:space="preserve">putem objave i pretplate (engl. </w:t>
      </w:r>
      <w:r w:rsidRPr="00D7257D">
        <w:rPr>
          <w:rFonts w:asciiTheme="majorBidi" w:hAnsiTheme="majorBidi" w:cstheme="majorBidi"/>
          <w:i/>
          <w:iCs/>
        </w:rPr>
        <w:t>publish-subscribe</w:t>
      </w:r>
      <w:r w:rsidRPr="00D7257D">
        <w:rPr>
          <w:rFonts w:asciiTheme="majorBidi" w:hAnsiTheme="majorBidi" w:cstheme="majorBidi"/>
        </w:rPr>
        <w:t xml:space="preserve">). Ovaj način komunikacije zamjenjuje klasičan, no manje modularan i adaptibilan sustav direktne komunikacije više komponenti. Naime, prilikom slanja poruke, komponenta definira predmet (engl. </w:t>
      </w:r>
      <w:r w:rsidRPr="00D7257D">
        <w:rPr>
          <w:rFonts w:asciiTheme="majorBidi" w:hAnsiTheme="majorBidi" w:cstheme="majorBidi"/>
          <w:i/>
          <w:iCs/>
        </w:rPr>
        <w:t>subject</w:t>
      </w:r>
      <w:r w:rsidRPr="00D7257D">
        <w:rPr>
          <w:rFonts w:asciiTheme="majorBidi" w:hAnsiTheme="majorBidi" w:cstheme="majorBidi"/>
        </w:rPr>
        <w:t xml:space="preserve">) kojoj je odaslana poruka pridružena. Drugom riječima, poruka se šalje na određeni predmet, slično kao što se objave na forumu objavljuju upravo pod određenom temom. Druge komponente sustava se mogu pretplatiti na predmete za koje se zna da će sadržavati njima relevantne podatke. Kad se komponenta pretplati na predmet, dobivat će sve podatke koje je neka druga komponenta objavila na taj predmet. Komponente dobivaju poruke po principu guranja (engl. </w:t>
      </w:r>
      <w:r w:rsidRPr="00D7257D">
        <w:rPr>
          <w:rFonts w:asciiTheme="majorBidi" w:hAnsiTheme="majorBidi" w:cstheme="majorBidi"/>
          <w:i/>
          <w:iCs/>
        </w:rPr>
        <w:t>push</w:t>
      </w:r>
      <w:r w:rsidRPr="00D7257D">
        <w:rPr>
          <w:rFonts w:asciiTheme="majorBidi" w:hAnsiTheme="majorBidi" w:cstheme="majorBidi"/>
        </w:rPr>
        <w:t xml:space="preserve">), što znači da NATS poslužitelj automatski predaje poruku pretplaćenoj komponenti, bez potrebe da komponenta šalje dodatne zahtjeve. Ovo može predstavljati nedostatak jer pretplaćena komponenta ne odlučuje sama kada će i kojom brzinom primati poruke. U slučaju brzine pristizanja novih poruka koja je prevelika da bi je komponenta mogla pratiti, može doći do preopterećenja komponente i gubitka poruke. Komponenta koja ne može pratiti brzinu pristizanja podataka zove se spori potrošač (engl. </w:t>
      </w:r>
      <w:r w:rsidRPr="00D7257D">
        <w:rPr>
          <w:rFonts w:asciiTheme="majorBidi" w:hAnsiTheme="majorBidi" w:cstheme="majorBidi"/>
          <w:i/>
        </w:rPr>
        <w:t>slow consumer</w:t>
      </w:r>
      <w:r w:rsidRPr="00D7257D">
        <w:rPr>
          <w:rFonts w:asciiTheme="majorBidi" w:hAnsiTheme="majorBidi" w:cstheme="majorBidi"/>
        </w:rPr>
        <w:t xml:space="preserve">). Jedna od osnovnih karakteristika NATS-a je činjenica da sve pretplaćene komponente dobivaju poruke koje pristižu. Drugim riječima, ako je više komponenti pretplaćeno na isti predmet, a na taj predmet pristigne jedna poruka, čitanje poruke od strane jedne komponente ne onemogućava ostalim komponentama dobivanje potrebnih podataka. Po ovome se NATS komunikacija razlikuje od oblika komunikacije, kao što su redovi poruka (engl. </w:t>
      </w:r>
      <w:r w:rsidRPr="00D7257D">
        <w:rPr>
          <w:rFonts w:asciiTheme="majorBidi" w:hAnsiTheme="majorBidi" w:cstheme="majorBidi"/>
          <w:i/>
        </w:rPr>
        <w:t>message queues</w:t>
      </w:r>
      <w:r w:rsidRPr="00D7257D">
        <w:rPr>
          <w:rFonts w:asciiTheme="majorBidi" w:hAnsiTheme="majorBidi" w:cstheme="majorBidi"/>
        </w:rPr>
        <w:t xml:space="preserve">) i cjevovoda engl. </w:t>
      </w:r>
      <w:r w:rsidRPr="00D7257D">
        <w:rPr>
          <w:rFonts w:asciiTheme="majorBidi" w:hAnsiTheme="majorBidi" w:cstheme="majorBidi"/>
          <w:i/>
        </w:rPr>
        <w:t>pipelines</w:t>
      </w:r>
      <w:r w:rsidRPr="00D7257D">
        <w:rPr>
          <w:rFonts w:asciiTheme="majorBidi" w:hAnsiTheme="majorBidi" w:cstheme="majorBidi"/>
        </w:rPr>
        <w:t xml:space="preserve">), gdje samo jedan potrošač dobiva i obrađuje poruku. Međutim, NATS u svom izvornom obliku ne podržava trajnost podataka (engl. </w:t>
      </w:r>
      <w:r w:rsidRPr="00D7257D">
        <w:rPr>
          <w:rFonts w:asciiTheme="majorBidi" w:hAnsiTheme="majorBidi" w:cstheme="majorBidi"/>
          <w:i/>
        </w:rPr>
        <w:t>persistence</w:t>
      </w:r>
      <w:r w:rsidRPr="00D7257D">
        <w:rPr>
          <w:rFonts w:asciiTheme="majorBidi" w:hAnsiTheme="majorBidi" w:cstheme="majorBidi"/>
        </w:rPr>
        <w:t xml:space="preserve">). Jednom kad je poruka poslana svim pretplaćenim komponentama, ona se trajno briše s poslužitelja. To znači da, ako se neka komponenta naknadno pretplati na isti predmet, neće dobiti prethodno poslane poruke. Također, ako se poruka pošalje na predmet bez pretplatnika, poruka je uzalud poslana te ne ostaje pohranjena na poslužitelju. U svrhu rješavanja ovog problema, postoje nadogradnje opisane u sljedećim poglavljima. </w:t>
      </w:r>
    </w:p>
    <w:p w14:paraId="7E0709DA" w14:textId="24EDC838" w:rsidR="122951B5" w:rsidRPr="00D7257D" w:rsidRDefault="122951B5" w:rsidP="003E1703">
      <w:pPr>
        <w:spacing w:line="360" w:lineRule="auto"/>
        <w:ind w:firstLine="720"/>
        <w:rPr>
          <w:rFonts w:asciiTheme="majorBidi" w:hAnsiTheme="majorBidi" w:cstheme="majorBidi"/>
        </w:rPr>
      </w:pPr>
      <w:r w:rsidRPr="00D7257D">
        <w:rPr>
          <w:rFonts w:asciiTheme="majorBidi" w:hAnsiTheme="majorBidi" w:cstheme="majorBidi"/>
        </w:rPr>
        <w:t xml:space="preserve">Osim osnovnog sustava objava i pretplata, NATS nudi i mogućnost komunikacije zahtjev-odgovor (engl. </w:t>
      </w:r>
      <w:r w:rsidRPr="00D7257D">
        <w:rPr>
          <w:rFonts w:asciiTheme="majorBidi" w:hAnsiTheme="majorBidi" w:cstheme="majorBidi"/>
          <w:i/>
        </w:rPr>
        <w:t>request-reply</w:t>
      </w:r>
      <w:r w:rsidRPr="00D7257D">
        <w:rPr>
          <w:rFonts w:asciiTheme="majorBidi" w:hAnsiTheme="majorBidi" w:cstheme="majorBidi"/>
        </w:rPr>
        <w:t xml:space="preserve">). Poruke zahtjev-odgovor također se objavljuju na određeni predmet, no komponenta koja ih prima na njih odgovara (engl. </w:t>
      </w:r>
      <w:r w:rsidRPr="00D7257D">
        <w:rPr>
          <w:rFonts w:asciiTheme="majorBidi" w:hAnsiTheme="majorBidi" w:cstheme="majorBidi"/>
          <w:i/>
        </w:rPr>
        <w:t>respond</w:t>
      </w:r>
      <w:r w:rsidRPr="00D7257D">
        <w:rPr>
          <w:rFonts w:asciiTheme="majorBidi" w:hAnsiTheme="majorBidi" w:cstheme="majorBidi"/>
        </w:rPr>
        <w:t xml:space="preserve">) slanjem poruke na povratni predmet (engl. </w:t>
      </w:r>
      <w:r w:rsidRPr="00D7257D">
        <w:rPr>
          <w:rFonts w:asciiTheme="majorBidi" w:hAnsiTheme="majorBidi" w:cstheme="majorBidi"/>
          <w:i/>
        </w:rPr>
        <w:t>reply subject</w:t>
      </w:r>
      <w:r w:rsidRPr="00D7257D">
        <w:rPr>
          <w:rFonts w:asciiTheme="majorBidi" w:hAnsiTheme="majorBidi" w:cstheme="majorBidi"/>
        </w:rPr>
        <w:t xml:space="preserve">). Ovo je korisno u slučajevima kad komponenta treba određene podatke u određenom trenutku, a njihovo pristizanje u nasumičnom trenutku </w:t>
      </w:r>
      <w:r w:rsidRPr="00D7257D">
        <w:rPr>
          <w:rFonts w:asciiTheme="majorBidi" w:hAnsiTheme="majorBidi" w:cstheme="majorBidi"/>
        </w:rPr>
        <w:lastRenderedPageBreak/>
        <w:t>nije prohvatljivo rješenje. Ovako komponenta samostalno šalje zahtjev u trenutku u kojem su joj podaci potrebni.</w:t>
      </w:r>
    </w:p>
    <w:p w14:paraId="37AC0135" w14:textId="69CE9862" w:rsidR="122951B5" w:rsidRPr="00D7257D" w:rsidRDefault="122951B5" w:rsidP="003E1703">
      <w:pPr>
        <w:spacing w:line="360" w:lineRule="auto"/>
        <w:ind w:firstLine="720"/>
        <w:rPr>
          <w:rFonts w:asciiTheme="majorBidi" w:hAnsiTheme="majorBidi" w:cstheme="majorBidi"/>
        </w:rPr>
      </w:pPr>
      <w:r w:rsidRPr="00D7257D">
        <w:rPr>
          <w:rFonts w:asciiTheme="majorBidi" w:hAnsiTheme="majorBidi" w:cstheme="majorBidi"/>
        </w:rPr>
        <w:t>U sklopu NATS Core-a postoji i mogu</w:t>
      </w:r>
      <w:r w:rsidR="00AA47E1" w:rsidRPr="00D7257D">
        <w:rPr>
          <w:rFonts w:asciiTheme="majorBidi" w:hAnsiTheme="majorBidi" w:cstheme="majorBidi"/>
        </w:rPr>
        <w:t>ć</w:t>
      </w:r>
      <w:r w:rsidRPr="00D7257D">
        <w:rPr>
          <w:rFonts w:asciiTheme="majorBidi" w:hAnsiTheme="majorBidi" w:cstheme="majorBidi"/>
        </w:rPr>
        <w:t xml:space="preserve">nost korištenja varijante komunikacije u kojoj samo jedna pretplaćena komponenta dobiva poruku. Ovo je pristup koji se temelji na konceptu redova poruka, a ostvaren je korištenjem grupa reda (engl. </w:t>
      </w:r>
      <w:r w:rsidRPr="00D7257D">
        <w:rPr>
          <w:rFonts w:asciiTheme="majorBidi" w:hAnsiTheme="majorBidi" w:cstheme="majorBidi"/>
          <w:i/>
        </w:rPr>
        <w:t>queue groups</w:t>
      </w:r>
      <w:r w:rsidRPr="00D7257D">
        <w:rPr>
          <w:rFonts w:asciiTheme="majorBidi" w:hAnsiTheme="majorBidi" w:cstheme="majorBidi"/>
        </w:rPr>
        <w:t xml:space="preserve">). Komponente pretplatnici mogu formirati grupe, unutar kojih će samo jedna nasumična komponenta dobiti pristiglu poruku. Drugim riječima, za svaku poruku odabire se jedan primatelj koji će ju primiti, dok ostale komponente tu poruku ne dobivaju. Ovaj pristup je prikladan i efikasan za ostvarivanje uravnotežavanja opterećenja (engl. </w:t>
      </w:r>
      <w:r w:rsidRPr="00D7257D">
        <w:rPr>
          <w:rFonts w:asciiTheme="majorBidi" w:hAnsiTheme="majorBidi" w:cstheme="majorBidi"/>
          <w:i/>
        </w:rPr>
        <w:t>load balancing</w:t>
      </w:r>
      <w:r w:rsidRPr="00D7257D">
        <w:rPr>
          <w:rFonts w:asciiTheme="majorBidi" w:hAnsiTheme="majorBidi" w:cstheme="majorBidi"/>
        </w:rPr>
        <w:t>) te paralelizacije obavljanja posla. Ako se veći i resursno/vremenski zahtjevniji zadatak može rastaviti na više nezavisnih dijelova, izvođenje takvog zadatka značajno se ubrzava ovakvim pristupom. Svaka komponenta preuzima dio zadatka, rješava ga te se na kraju rezultati prikupljaju.</w:t>
      </w:r>
    </w:p>
    <w:p w14:paraId="271F7478" w14:textId="11978790" w:rsidR="0389F25C" w:rsidRPr="00D7257D" w:rsidRDefault="0389F25C" w:rsidP="0008360C">
      <w:pPr>
        <w:pStyle w:val="Heading2"/>
        <w:rPr>
          <w:lang w:val="hr-HR"/>
        </w:rPr>
      </w:pPr>
    </w:p>
    <w:p w14:paraId="65D2849D" w14:textId="34639C46" w:rsidR="70E4B2F7" w:rsidRPr="00D7257D" w:rsidRDefault="70E4B2F7" w:rsidP="00C347CD">
      <w:pPr>
        <w:pStyle w:val="Heading3"/>
        <w:rPr>
          <w:rFonts w:ascii="Times New Roman" w:eastAsia="Times New Roman" w:hAnsi="Times New Roman" w:cs="Times New Roman"/>
          <w:color w:val="auto"/>
        </w:rPr>
      </w:pPr>
      <w:r w:rsidRPr="00D7257D">
        <w:br/>
      </w:r>
      <w:bookmarkStart w:id="8" w:name="_Toc233394025"/>
      <w:r w:rsidRPr="00D7257D">
        <w:t>2.</w:t>
      </w:r>
      <w:r w:rsidR="00E46461" w:rsidRPr="00D7257D">
        <w:t>2</w:t>
      </w:r>
      <w:r w:rsidRPr="00D7257D">
        <w:t xml:space="preserve">.2. </w:t>
      </w:r>
      <w:r w:rsidR="000A0FA7" w:rsidRPr="00D7257D">
        <w:t>Perzistencija tokova podataka i upravljanje stanjem pomoću podsustava</w:t>
      </w:r>
      <w:r w:rsidR="00551344" w:rsidRPr="00D7257D">
        <w:t xml:space="preserve"> </w:t>
      </w:r>
      <w:r w:rsidR="009913C0" w:rsidRPr="00D7257D">
        <w:t>JetStream</w:t>
      </w:r>
      <w:bookmarkEnd w:id="8"/>
    </w:p>
    <w:p w14:paraId="54C87991" w14:textId="60E988C5" w:rsidR="0389F25C" w:rsidRPr="00D7257D" w:rsidRDefault="0389F25C" w:rsidP="003E1703">
      <w:pPr>
        <w:spacing w:line="360" w:lineRule="auto"/>
      </w:pPr>
    </w:p>
    <w:p w14:paraId="64D4BFCB" w14:textId="416BABC6" w:rsidR="14FCEF66" w:rsidRPr="00D7257D" w:rsidRDefault="14FCEF66" w:rsidP="003E1703">
      <w:pPr>
        <w:spacing w:line="360" w:lineRule="auto"/>
        <w:ind w:firstLine="720"/>
        <w:rPr>
          <w:rFonts w:asciiTheme="majorBidi" w:hAnsiTheme="majorBidi" w:cstheme="majorBidi"/>
        </w:rPr>
      </w:pPr>
      <w:r w:rsidRPr="00D7257D">
        <w:rPr>
          <w:rFonts w:asciiTheme="majorBidi" w:hAnsiTheme="majorBidi" w:cstheme="majorBidi"/>
        </w:rPr>
        <w:t>Jet</w:t>
      </w:r>
      <w:r w:rsidR="00B65EA7" w:rsidRPr="00D7257D">
        <w:rPr>
          <w:rFonts w:asciiTheme="majorBidi" w:hAnsiTheme="majorBidi" w:cstheme="majorBidi"/>
        </w:rPr>
        <w:t>S</w:t>
      </w:r>
      <w:r w:rsidRPr="00D7257D">
        <w:rPr>
          <w:rFonts w:asciiTheme="majorBidi" w:hAnsiTheme="majorBidi" w:cstheme="majorBidi"/>
        </w:rPr>
        <w:t>tream je nadogradnja koja pruža mnoga poboljšanja i dodatna rješenja u odnosu na osnovni NATS</w:t>
      </w:r>
      <w:r w:rsidR="007A68C1" w:rsidRPr="00D7257D">
        <w:rPr>
          <w:rFonts w:asciiTheme="majorBidi" w:hAnsiTheme="majorBidi" w:cstheme="majorBidi"/>
        </w:rPr>
        <w:t xml:space="preserve"> [15]</w:t>
      </w:r>
      <w:r w:rsidRPr="00D7257D">
        <w:rPr>
          <w:rFonts w:asciiTheme="majorBidi" w:hAnsiTheme="majorBidi" w:cstheme="majorBidi"/>
        </w:rPr>
        <w:t xml:space="preserve">. Jedan od osnovnih problema koje Jetstream rješava je nedostatak trajne pohrane poruka u Core NATS-u. Već je spomenuto kako komponente pretplaćene na predmet primaju samo one poruke koje su pristigle za vrijeme pretplate te nema mogućnosti primanja starih poruka jer se one trajno brišu i nestaju s poslužitelja. Jetstream rješava ovaj problem uvođenjem funkcionalnosti trajnosti ili perzistencije podataka. To se ostvaruje uvođenjem tokova (engl. </w:t>
      </w:r>
      <w:r w:rsidRPr="00D7257D">
        <w:rPr>
          <w:rFonts w:asciiTheme="majorBidi" w:hAnsiTheme="majorBidi" w:cstheme="majorBidi"/>
          <w:i/>
        </w:rPr>
        <w:t>stream</w:t>
      </w:r>
      <w:r w:rsidRPr="00D7257D">
        <w:rPr>
          <w:rFonts w:asciiTheme="majorBidi" w:hAnsiTheme="majorBidi" w:cstheme="majorBidi"/>
        </w:rPr>
        <w:t xml:space="preserve">). Tok je struktura podataka u kojoj se podatci trajno zadržavaju, tj. do isteka zadanog vremenskog ograničenja, a čitaju korištenjem potrošača/konzumera (engl. </w:t>
      </w:r>
      <w:r w:rsidRPr="00D7257D">
        <w:rPr>
          <w:rFonts w:asciiTheme="majorBidi" w:hAnsiTheme="majorBidi" w:cstheme="majorBidi"/>
          <w:i/>
        </w:rPr>
        <w:t>consumer</w:t>
      </w:r>
      <w:r w:rsidRPr="00D7257D">
        <w:rPr>
          <w:rFonts w:asciiTheme="majorBidi" w:hAnsiTheme="majorBidi" w:cstheme="majorBidi"/>
        </w:rPr>
        <w:t xml:space="preserve">). Prilikom kreiranja toka, definiraju se njegovi parametri, poput maksimalnog vremena trajanja poruka, maksimalne veličine, maksimalnog broja poruka i sl. Moguće je odabrati i tip pohrane koji uvjetuje stupanj trajnosti podataka u toku. Ako se odabere datotečni tip pohrane (engl. </w:t>
      </w:r>
      <w:r w:rsidRPr="00D7257D">
        <w:rPr>
          <w:rFonts w:asciiTheme="majorBidi" w:hAnsiTheme="majorBidi" w:cstheme="majorBidi"/>
          <w:i/>
        </w:rPr>
        <w:t>file</w:t>
      </w:r>
      <w:r w:rsidRPr="00D7257D">
        <w:rPr>
          <w:rFonts w:asciiTheme="majorBidi" w:hAnsiTheme="majorBidi" w:cstheme="majorBidi"/>
        </w:rPr>
        <w:t xml:space="preserve">), podaci su pohranjeni trajno, sve do isteka njihovog roka definiranog unaprijed postavljenim pravilima. Drugim riječima, podaci se zapisuju na disk te su dostupni i nakon ponovnog pokretanja poslužitelja. Ako se odabere memorijski tip pohrane, podaci se </w:t>
      </w:r>
      <w:r w:rsidRPr="00D7257D">
        <w:rPr>
          <w:rFonts w:asciiTheme="majorBidi" w:hAnsiTheme="majorBidi" w:cstheme="majorBidi"/>
        </w:rPr>
        <w:lastRenderedPageBreak/>
        <w:t>brišu resetiranjem, što čini ovaj tip pohrane sličnim radnoj memoriji računala, tj. brži, no manje pouzdan. Konzumer se može zamisliti kao pokazivač koji pokazuje na element toka koji određena komponenta trenutno čita. Nakon čitanja elementa, pokazivač se pomiče za jedno mjesto udesno na idući element pa će sljedećim čitanjem biti pročitan novi element. Važna karakteristika ovog pristupa je da se prethodno pročitani elementi ne brišu iz toka podataka. Oni ostaju u njemu trajno pohranjeni. Pomicanje pokazivača ostvaruje privid brisanja, no ako druga komponenta odluči čitati podatke istog toka, koristeći novi konzumer, ona će, potpuno neovisno, moći čitati podatke počevši otpočetka, jer njen pokazivač nije ovisan o pokazivaču prve komponente.</w:t>
      </w:r>
    </w:p>
    <w:p w14:paraId="6FB1ACF6" w14:textId="59EE490A" w:rsidR="14FCEF66" w:rsidRPr="00D7257D" w:rsidRDefault="14FCEF66" w:rsidP="003E1703">
      <w:pPr>
        <w:spacing w:line="360" w:lineRule="auto"/>
        <w:ind w:firstLine="720"/>
        <w:rPr>
          <w:rFonts w:asciiTheme="majorBidi" w:hAnsiTheme="majorBidi" w:cstheme="majorBidi"/>
        </w:rPr>
      </w:pPr>
      <w:r w:rsidRPr="00D7257D">
        <w:rPr>
          <w:rFonts w:asciiTheme="majorBidi" w:hAnsiTheme="majorBidi" w:cstheme="majorBidi"/>
        </w:rPr>
        <w:t xml:space="preserve">Ponašanje konzumerskog pokazivača detaljnije se može specificirati prilikom kreiranja istog. Tome služe parametri koji se predaju prilikom kreiranja tog objekta. Tim parametrima se određuju karakteristike poput početne pozicije čitanja iz toka. To može uključivati sve poruke toka, uključujući i stare, samo nove poruke ili poruke nakon nekog točno definiranog vremena pristizanja. Moguće je definirati i je li potrebno potvrditi primanje poruke (engl. </w:t>
      </w:r>
      <w:r w:rsidRPr="00D7257D">
        <w:rPr>
          <w:rFonts w:asciiTheme="majorBidi" w:hAnsiTheme="majorBidi" w:cstheme="majorBidi"/>
          <w:i/>
        </w:rPr>
        <w:t>acknowledge</w:t>
      </w:r>
      <w:r w:rsidRPr="00D7257D">
        <w:rPr>
          <w:rFonts w:asciiTheme="majorBidi" w:hAnsiTheme="majorBidi" w:cstheme="majorBidi"/>
        </w:rPr>
        <w:t>). Ovim pristupom povećava se složenost, ali i pouzdanost sustava. Ako se primanje poruke mora potvrditi, postoji i opcija ponovnog slanja poruke određeni broj puta s vremenskim odmakom, dok se primanje ne potvrdi.</w:t>
      </w:r>
    </w:p>
    <w:p w14:paraId="3B61F56A" w14:textId="5E7C8D32" w:rsidR="14FCEF66" w:rsidRPr="00D7257D" w:rsidRDefault="14FCEF66" w:rsidP="003E1703">
      <w:pPr>
        <w:spacing w:line="360" w:lineRule="auto"/>
        <w:ind w:firstLine="720"/>
        <w:rPr>
          <w:rFonts w:asciiTheme="majorBidi" w:hAnsiTheme="majorBidi" w:cstheme="majorBidi"/>
        </w:rPr>
      </w:pPr>
      <w:r w:rsidRPr="00D7257D">
        <w:rPr>
          <w:rFonts w:asciiTheme="majorBidi" w:hAnsiTheme="majorBidi" w:cstheme="majorBidi"/>
        </w:rPr>
        <w:t xml:space="preserve">Jetstream nudi i mogućnost pohrane parova ključ-vrijednost (engl. </w:t>
      </w:r>
      <w:r w:rsidRPr="00D7257D">
        <w:rPr>
          <w:rFonts w:asciiTheme="majorBidi" w:hAnsiTheme="majorBidi" w:cstheme="majorBidi"/>
          <w:i/>
        </w:rPr>
        <w:t>key-value</w:t>
      </w:r>
      <w:r w:rsidRPr="00D7257D">
        <w:rPr>
          <w:rFonts w:asciiTheme="majorBidi" w:hAnsiTheme="majorBidi" w:cstheme="majorBidi"/>
        </w:rPr>
        <w:t xml:space="preserve">), slično kao u rječnicima (engl. </w:t>
      </w:r>
      <w:r w:rsidRPr="00D7257D">
        <w:rPr>
          <w:rFonts w:asciiTheme="majorBidi" w:hAnsiTheme="majorBidi" w:cstheme="majorBidi"/>
          <w:i/>
        </w:rPr>
        <w:t>dictionary</w:t>
      </w:r>
      <w:r w:rsidRPr="00D7257D">
        <w:rPr>
          <w:rFonts w:asciiTheme="majorBidi" w:hAnsiTheme="majorBidi" w:cstheme="majorBidi"/>
        </w:rPr>
        <w:t>). Ovo je izuzetno korisno kada više komponenti treba biti u mogućnosti pristupiti dijeljenim podacima, npr. konfiguracijskim parametrima. Takvim pristupom se olakšava dijeljenje istih bez potrebe za direktnom komunikacijom komponenti. Ova funkcionalnost također je izgrađena nad tokovima.</w:t>
      </w:r>
    </w:p>
    <w:p w14:paraId="45579EE9" w14:textId="222B3426" w:rsidR="14FCEF66" w:rsidRPr="00D7257D" w:rsidRDefault="14FCEF66" w:rsidP="003E1703">
      <w:pPr>
        <w:spacing w:line="360" w:lineRule="auto"/>
        <w:ind w:firstLine="720"/>
        <w:rPr>
          <w:rFonts w:asciiTheme="majorBidi" w:hAnsiTheme="majorBidi" w:cstheme="majorBidi"/>
        </w:rPr>
      </w:pPr>
      <w:r w:rsidRPr="00D7257D">
        <w:rPr>
          <w:rFonts w:asciiTheme="majorBidi" w:hAnsiTheme="majorBidi" w:cstheme="majorBidi"/>
        </w:rPr>
        <w:t xml:space="preserve">Jedna od naprednijih funkcionalnosti Jetstreama je i mogućnost pohrane većih datoteka, koju pruža </w:t>
      </w:r>
      <w:r w:rsidRPr="00D7257D">
        <w:rPr>
          <w:rFonts w:asciiTheme="majorBidi" w:hAnsiTheme="majorBidi" w:cstheme="majorBidi"/>
          <w:i/>
        </w:rPr>
        <w:t>Object Store</w:t>
      </w:r>
      <w:r w:rsidRPr="00D7257D">
        <w:rPr>
          <w:rFonts w:asciiTheme="majorBidi" w:hAnsiTheme="majorBidi" w:cstheme="majorBidi"/>
        </w:rPr>
        <w:t xml:space="preserve">. To podrazumijeva različite složenije tipove podataka, poput slika, pdf datoteka i sl. Prijenos datoteka izvršava se dijeljenjem datoteka u komade (engl. </w:t>
      </w:r>
      <w:r w:rsidRPr="00D7257D">
        <w:rPr>
          <w:rFonts w:asciiTheme="majorBidi" w:hAnsiTheme="majorBidi" w:cstheme="majorBidi"/>
          <w:i/>
          <w:iCs/>
        </w:rPr>
        <w:t>chunking</w:t>
      </w:r>
      <w:r w:rsidRPr="00D7257D">
        <w:rPr>
          <w:rFonts w:asciiTheme="majorBidi" w:hAnsiTheme="majorBidi" w:cstheme="majorBidi"/>
        </w:rPr>
        <w:t>), čime se omogućuje njihov efikasan i siguran prijenos. Jetstream podržava prijenos, dohvaćanje te brisanje datoteka/objekata s poslužitelja.</w:t>
      </w:r>
    </w:p>
    <w:p w14:paraId="0385CE57" w14:textId="77777777" w:rsidR="00AF4B7B" w:rsidRPr="00D7257D" w:rsidRDefault="00AF4B7B" w:rsidP="00C347CD">
      <w:pPr>
        <w:pStyle w:val="Heading3"/>
      </w:pPr>
    </w:p>
    <w:p w14:paraId="17C0199C" w14:textId="4E96A005" w:rsidR="70E4B2F7" w:rsidRPr="00D7257D" w:rsidRDefault="70E4B2F7" w:rsidP="00C347CD">
      <w:pPr>
        <w:pStyle w:val="Heading3"/>
        <w:rPr>
          <w:rFonts w:ascii="Times New Roman" w:eastAsia="Times New Roman" w:hAnsi="Times New Roman" w:cs="Times New Roman"/>
          <w:color w:val="auto"/>
        </w:rPr>
      </w:pPr>
      <w:r w:rsidRPr="00D7257D">
        <w:br/>
      </w:r>
      <w:bookmarkStart w:id="9" w:name="_Toc233394026"/>
      <w:r w:rsidRPr="00D7257D">
        <w:t>2.</w:t>
      </w:r>
      <w:r w:rsidR="00B96F02" w:rsidRPr="00D7257D">
        <w:t>2.</w:t>
      </w:r>
      <w:r w:rsidR="00E46461" w:rsidRPr="00D7257D">
        <w:t>3</w:t>
      </w:r>
      <w:r w:rsidRPr="00D7257D">
        <w:t xml:space="preserve">. </w:t>
      </w:r>
      <w:r w:rsidR="00B65EA7" w:rsidRPr="00D7257D">
        <w:t xml:space="preserve">Usporedba </w:t>
      </w:r>
      <w:r w:rsidR="00E46461" w:rsidRPr="00D7257D">
        <w:t>NATS</w:t>
      </w:r>
      <w:r w:rsidR="00B65EA7" w:rsidRPr="00D7257D">
        <w:t>-a s alternativnim rješenjima</w:t>
      </w:r>
      <w:bookmarkEnd w:id="9"/>
    </w:p>
    <w:p w14:paraId="0DA67B3A" w14:textId="0E941932" w:rsidR="0389F25C" w:rsidRPr="00D7257D" w:rsidRDefault="0389F25C" w:rsidP="003E1703">
      <w:pPr>
        <w:spacing w:line="360" w:lineRule="auto"/>
      </w:pPr>
    </w:p>
    <w:p w14:paraId="78331654" w14:textId="14D0A59B" w:rsidR="0389F25C" w:rsidRPr="00D7257D" w:rsidRDefault="00B060FB" w:rsidP="003E1703">
      <w:pPr>
        <w:spacing w:line="360" w:lineRule="auto"/>
        <w:ind w:firstLine="720"/>
        <w:rPr>
          <w:rFonts w:ascii="Times New Roman" w:eastAsia="Times New Roman" w:hAnsi="Times New Roman" w:cs="Times New Roman"/>
        </w:rPr>
      </w:pPr>
      <w:r w:rsidRPr="00D7257D">
        <w:rPr>
          <w:rFonts w:ascii="Times New Roman" w:eastAsia="Times New Roman" w:hAnsi="Times New Roman" w:cs="Times New Roman"/>
        </w:rPr>
        <w:t>Posrednici poruka značajno se razlikuju prema internoj arhitekturi, memorijskom otisku, mehanizmima upravljanja stanjem te prikladnosti za izvođenje na resursno ograničenom sklopovlju. Odabir optimalnog rješenja mora se temeljiti na kompromisima (engl. trade-offs) relevantnima za specifičnu domenu rada.</w:t>
      </w:r>
      <w:r w:rsidR="00356C89" w:rsidRPr="00D7257D">
        <w:rPr>
          <w:rFonts w:ascii="Times New Roman" w:eastAsia="Times New Roman" w:hAnsi="Times New Roman" w:cs="Times New Roman"/>
        </w:rPr>
        <w:t xml:space="preserve"> Rješenje se za svaku prigodu bira na temelju analize zahtjeva</w:t>
      </w:r>
      <w:r w:rsidR="00844C11" w:rsidRPr="00D7257D">
        <w:rPr>
          <w:rFonts w:ascii="Times New Roman" w:eastAsia="Times New Roman" w:hAnsi="Times New Roman" w:cs="Times New Roman"/>
        </w:rPr>
        <w:t xml:space="preserve">. </w:t>
      </w:r>
      <w:r w:rsidR="00281546" w:rsidRPr="00D7257D">
        <w:rPr>
          <w:rFonts w:ascii="Times New Roman" w:eastAsia="Times New Roman" w:hAnsi="Times New Roman" w:cs="Times New Roman"/>
        </w:rPr>
        <w:t xml:space="preserve">U </w:t>
      </w:r>
      <w:r w:rsidR="00904E42" w:rsidRPr="00D7257D">
        <w:rPr>
          <w:rFonts w:ascii="Times New Roman" w:eastAsia="Times New Roman" w:hAnsi="Times New Roman" w:cs="Times New Roman"/>
        </w:rPr>
        <w:t>Tablici 2.1.</w:t>
      </w:r>
      <w:r w:rsidR="00281546" w:rsidRPr="00D7257D">
        <w:rPr>
          <w:rFonts w:ascii="Times New Roman" w:eastAsia="Times New Roman" w:hAnsi="Times New Roman" w:cs="Times New Roman"/>
        </w:rPr>
        <w:t xml:space="preserve"> prikazan</w:t>
      </w:r>
      <w:r w:rsidR="004D4E26" w:rsidRPr="00D7257D">
        <w:rPr>
          <w:rFonts w:ascii="Times New Roman" w:eastAsia="Times New Roman" w:hAnsi="Times New Roman" w:cs="Times New Roman"/>
        </w:rPr>
        <w:t>a je paralelna usporedba najčešće korištenih posrednika poruka, zajedno s</w:t>
      </w:r>
      <w:r w:rsidR="00AD6593" w:rsidRPr="00D7257D">
        <w:rPr>
          <w:rFonts w:ascii="Times New Roman" w:eastAsia="Times New Roman" w:hAnsi="Times New Roman" w:cs="Times New Roman"/>
        </w:rPr>
        <w:t>a najčešćim primjenama, prednostima i nedostatcima</w:t>
      </w:r>
      <w:r w:rsidR="008A7238" w:rsidRPr="00D7257D">
        <w:rPr>
          <w:rFonts w:ascii="Times New Roman" w:eastAsia="Times New Roman" w:hAnsi="Times New Roman" w:cs="Times New Roman"/>
        </w:rPr>
        <w:t xml:space="preserve"> [16]</w:t>
      </w:r>
      <w:r w:rsidR="009A6A4D" w:rsidRPr="00D7257D">
        <w:rPr>
          <w:rFonts w:ascii="Times New Roman" w:eastAsia="Times New Roman" w:hAnsi="Times New Roman" w:cs="Times New Roman"/>
        </w:rPr>
        <w:t xml:space="preserve"> -</w:t>
      </w:r>
      <w:r w:rsidR="008A7238" w:rsidRPr="00D7257D">
        <w:rPr>
          <w:rFonts w:ascii="Times New Roman" w:eastAsia="Times New Roman" w:hAnsi="Times New Roman" w:cs="Times New Roman"/>
        </w:rPr>
        <w:t xml:space="preserve"> [18]</w:t>
      </w:r>
      <w:r w:rsidR="00AD6593" w:rsidRPr="00D7257D">
        <w:rPr>
          <w:rFonts w:ascii="Times New Roman" w:eastAsia="Times New Roman" w:hAnsi="Times New Roman" w:cs="Times New Roman"/>
        </w:rPr>
        <w:t>.</w:t>
      </w:r>
    </w:p>
    <w:p w14:paraId="406FD00C" w14:textId="77777777" w:rsidR="00904E42" w:rsidRPr="00D7257D" w:rsidRDefault="00904E42" w:rsidP="003E1703">
      <w:pPr>
        <w:spacing w:line="360" w:lineRule="auto"/>
        <w:ind w:firstLine="720"/>
        <w:rPr>
          <w:rFonts w:ascii="Times New Roman" w:eastAsia="Times New Roman" w:hAnsi="Times New Roman" w:cs="Times New Roman"/>
        </w:rPr>
      </w:pPr>
    </w:p>
    <w:p w14:paraId="76235573" w14:textId="752E1D65" w:rsidR="008E40B8" w:rsidRPr="00D7257D" w:rsidRDefault="008E40B8" w:rsidP="00F97B7C">
      <w:pPr>
        <w:pStyle w:val="Caption"/>
      </w:pPr>
      <w:bookmarkStart w:id="10" w:name="_Toc233137101"/>
      <w:r w:rsidRPr="00D7257D">
        <w:t xml:space="preserve">Tablica </w:t>
      </w:r>
      <w:r w:rsidR="00F712B9" w:rsidRPr="00D7257D">
        <w:fldChar w:fldCharType="begin"/>
      </w:r>
      <w:r w:rsidR="00F712B9" w:rsidRPr="00D7257D">
        <w:instrText xml:space="preserve"> STYLEREF 1 \s </w:instrText>
      </w:r>
      <w:r w:rsidR="00F712B9" w:rsidRPr="00D7257D">
        <w:fldChar w:fldCharType="separate"/>
      </w:r>
      <w:r w:rsidR="00F712B9" w:rsidRPr="00D7257D">
        <w:rPr>
          <w:cs/>
        </w:rPr>
        <w:t>‎</w:t>
      </w:r>
      <w:r w:rsidR="00F712B9" w:rsidRPr="00D7257D">
        <w:t>2</w:t>
      </w:r>
      <w:r w:rsidR="00F712B9" w:rsidRPr="00D7257D">
        <w:fldChar w:fldCharType="end"/>
      </w:r>
      <w:r w:rsidR="00F712B9" w:rsidRPr="00D7257D">
        <w:t>.</w:t>
      </w:r>
      <w:r w:rsidR="00F712B9" w:rsidRPr="00D7257D">
        <w:fldChar w:fldCharType="begin"/>
      </w:r>
      <w:r w:rsidR="00F712B9" w:rsidRPr="00D7257D">
        <w:instrText xml:space="preserve"> SEQ Tablica \* ARABIC \s 1 </w:instrText>
      </w:r>
      <w:r w:rsidR="00F712B9" w:rsidRPr="00D7257D">
        <w:fldChar w:fldCharType="separate"/>
      </w:r>
      <w:r w:rsidR="00F712B9" w:rsidRPr="00D7257D">
        <w:t>1</w:t>
      </w:r>
      <w:r w:rsidR="00F712B9" w:rsidRPr="00D7257D">
        <w:fldChar w:fldCharType="end"/>
      </w:r>
      <w:r w:rsidRPr="00D7257D">
        <w:t>. Taksonomska usporedba i operativne značajke posrednika poruka</w:t>
      </w:r>
      <w:bookmarkEnd w:id="10"/>
    </w:p>
    <w:tbl>
      <w:tblPr>
        <w:tblStyle w:val="GridTable4-Accent6"/>
        <w:tblW w:w="0" w:type="auto"/>
        <w:tblLook w:val="04A0" w:firstRow="1" w:lastRow="0" w:firstColumn="1" w:lastColumn="0" w:noHBand="0" w:noVBand="1"/>
      </w:tblPr>
      <w:tblGrid>
        <w:gridCol w:w="1838"/>
        <w:gridCol w:w="1735"/>
        <w:gridCol w:w="1603"/>
        <w:gridCol w:w="1696"/>
        <w:gridCol w:w="1912"/>
      </w:tblGrid>
      <w:tr w:rsidR="00DA46CF" w:rsidRPr="00D7257D" w14:paraId="622E9823" w14:textId="77777777" w:rsidTr="00C57F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05E8D7B" w14:textId="77777777" w:rsidR="00DA46CF" w:rsidRPr="00D372F1" w:rsidRDefault="00DA46CF" w:rsidP="003E1703">
            <w:pPr>
              <w:spacing w:line="360" w:lineRule="auto"/>
              <w:jc w:val="center"/>
              <w:rPr>
                <w:rFonts w:ascii="Times New Roman" w:eastAsia="Times New Roman" w:hAnsi="Times New Roman" w:cs="Times New Roman"/>
                <w:b w:val="0"/>
                <w:sz w:val="20"/>
                <w:szCs w:val="20"/>
              </w:rPr>
            </w:pPr>
          </w:p>
        </w:tc>
        <w:tc>
          <w:tcPr>
            <w:tcW w:w="1735" w:type="dxa"/>
          </w:tcPr>
          <w:p w14:paraId="06666FD8" w14:textId="0EEAEC58" w:rsidR="00DA46CF" w:rsidRPr="00D372F1" w:rsidRDefault="00DA46CF" w:rsidP="003E170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0"/>
                <w:szCs w:val="20"/>
              </w:rPr>
            </w:pPr>
            <w:r w:rsidRPr="00D372F1">
              <w:rPr>
                <w:rFonts w:ascii="Times New Roman" w:eastAsia="Times New Roman" w:hAnsi="Times New Roman" w:cs="Times New Roman"/>
                <w:sz w:val="20"/>
                <w:szCs w:val="20"/>
              </w:rPr>
              <w:t>NATS</w:t>
            </w:r>
          </w:p>
        </w:tc>
        <w:tc>
          <w:tcPr>
            <w:tcW w:w="1603" w:type="dxa"/>
          </w:tcPr>
          <w:p w14:paraId="22DD61E0" w14:textId="193A80D0" w:rsidR="00DA46CF" w:rsidRPr="00D372F1" w:rsidRDefault="00DA46CF" w:rsidP="003E170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0"/>
                <w:szCs w:val="20"/>
              </w:rPr>
            </w:pPr>
            <w:r w:rsidRPr="00D372F1">
              <w:rPr>
                <w:rFonts w:ascii="Times New Roman" w:eastAsia="Times New Roman" w:hAnsi="Times New Roman" w:cs="Times New Roman"/>
                <w:sz w:val="20"/>
                <w:szCs w:val="20"/>
              </w:rPr>
              <w:t>Kafka</w:t>
            </w:r>
          </w:p>
        </w:tc>
        <w:tc>
          <w:tcPr>
            <w:tcW w:w="1696" w:type="dxa"/>
          </w:tcPr>
          <w:p w14:paraId="22008EE4" w14:textId="6A7000C7" w:rsidR="00DA46CF" w:rsidRPr="00D372F1" w:rsidRDefault="00DA46CF" w:rsidP="003E170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0"/>
                <w:szCs w:val="20"/>
              </w:rPr>
            </w:pPr>
            <w:r w:rsidRPr="00D372F1">
              <w:rPr>
                <w:rFonts w:ascii="Times New Roman" w:eastAsia="Times New Roman" w:hAnsi="Times New Roman" w:cs="Times New Roman"/>
                <w:sz w:val="20"/>
                <w:szCs w:val="20"/>
              </w:rPr>
              <w:t>Redis</w:t>
            </w:r>
          </w:p>
        </w:tc>
        <w:tc>
          <w:tcPr>
            <w:tcW w:w="1912" w:type="dxa"/>
          </w:tcPr>
          <w:p w14:paraId="0A76835E" w14:textId="4B5B1C90" w:rsidR="00DA46CF" w:rsidRPr="00D372F1" w:rsidRDefault="00DA46CF" w:rsidP="003E170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0"/>
                <w:szCs w:val="20"/>
              </w:rPr>
            </w:pPr>
            <w:r w:rsidRPr="00D372F1">
              <w:rPr>
                <w:rFonts w:ascii="Times New Roman" w:eastAsia="Times New Roman" w:hAnsi="Times New Roman" w:cs="Times New Roman"/>
                <w:sz w:val="20"/>
                <w:szCs w:val="20"/>
              </w:rPr>
              <w:t>RabbitMQ</w:t>
            </w:r>
          </w:p>
        </w:tc>
      </w:tr>
      <w:tr w:rsidR="00DA46CF" w:rsidRPr="00D7257D" w14:paraId="549A7AA1" w14:textId="77777777"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08F6A08" w14:textId="2B07C19B" w:rsidR="00DA46CF" w:rsidRPr="00D372F1" w:rsidRDefault="00DA46CF" w:rsidP="003E1703">
            <w:pPr>
              <w:spacing w:line="360" w:lineRule="auto"/>
              <w:jc w:val="center"/>
              <w:rPr>
                <w:rFonts w:ascii="Times New Roman" w:eastAsia="Times New Roman" w:hAnsi="Times New Roman" w:cs="Times New Roman"/>
                <w:b w:val="0"/>
                <w:sz w:val="20"/>
                <w:szCs w:val="20"/>
              </w:rPr>
            </w:pPr>
            <w:r w:rsidRPr="00D372F1">
              <w:rPr>
                <w:rFonts w:ascii="Times New Roman" w:eastAsia="Times New Roman" w:hAnsi="Times New Roman" w:cs="Times New Roman"/>
                <w:sz w:val="20"/>
                <w:szCs w:val="20"/>
              </w:rPr>
              <w:t>Najčešća primjena</w:t>
            </w:r>
          </w:p>
        </w:tc>
        <w:tc>
          <w:tcPr>
            <w:tcW w:w="1735" w:type="dxa"/>
          </w:tcPr>
          <w:p w14:paraId="08E37D4A" w14:textId="02126EF5" w:rsidR="00DA46CF" w:rsidRPr="00D372F1" w:rsidRDefault="00DA46CF"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D372F1">
              <w:rPr>
                <w:rFonts w:ascii="Times New Roman" w:eastAsia="Times New Roman" w:hAnsi="Times New Roman" w:cs="Times New Roman"/>
                <w:sz w:val="20"/>
                <w:szCs w:val="20"/>
              </w:rPr>
              <w:t>Obrada tokova niske latencije i edge integracija</w:t>
            </w:r>
          </w:p>
        </w:tc>
        <w:tc>
          <w:tcPr>
            <w:tcW w:w="1603" w:type="dxa"/>
          </w:tcPr>
          <w:p w14:paraId="1A4A4532" w14:textId="1E74AC42" w:rsidR="00DA46CF" w:rsidRPr="00D372F1" w:rsidRDefault="00DA46CF"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D372F1">
              <w:rPr>
                <w:rFonts w:ascii="Times New Roman" w:eastAsia="Times New Roman" w:hAnsi="Times New Roman" w:cs="Times New Roman"/>
                <w:sz w:val="20"/>
                <w:szCs w:val="20"/>
              </w:rPr>
              <w:t>Masivni centralizirani cjevovodi analitike</w:t>
            </w:r>
          </w:p>
        </w:tc>
        <w:tc>
          <w:tcPr>
            <w:tcW w:w="1696" w:type="dxa"/>
          </w:tcPr>
          <w:p w14:paraId="2E4D4351" w14:textId="5EDF26AD" w:rsidR="00DA46CF" w:rsidRPr="00D372F1" w:rsidRDefault="00DA46CF"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D372F1">
              <w:rPr>
                <w:rFonts w:ascii="Times New Roman" w:eastAsia="Times New Roman" w:hAnsi="Times New Roman" w:cs="Times New Roman"/>
                <w:sz w:val="20"/>
                <w:szCs w:val="20"/>
              </w:rPr>
              <w:t>Brzi obradni međuspremnici u memoriji</w:t>
            </w:r>
          </w:p>
        </w:tc>
        <w:tc>
          <w:tcPr>
            <w:tcW w:w="1912" w:type="dxa"/>
          </w:tcPr>
          <w:p w14:paraId="651C3E16" w14:textId="31DB9D9B" w:rsidR="00DA46CF" w:rsidRPr="00D372F1" w:rsidRDefault="00DA46CF"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D372F1">
              <w:rPr>
                <w:rFonts w:ascii="Times New Roman" w:eastAsia="Times New Roman" w:hAnsi="Times New Roman" w:cs="Times New Roman"/>
                <w:sz w:val="20"/>
                <w:szCs w:val="20"/>
              </w:rPr>
              <w:t>Kompleksno usmjeravanje poslovne logike</w:t>
            </w:r>
          </w:p>
        </w:tc>
      </w:tr>
      <w:tr w:rsidR="00DA46CF" w:rsidRPr="00D7257D" w14:paraId="655C0D90" w14:textId="77777777" w:rsidTr="00C57F17">
        <w:tc>
          <w:tcPr>
            <w:cnfStyle w:val="001000000000" w:firstRow="0" w:lastRow="0" w:firstColumn="1" w:lastColumn="0" w:oddVBand="0" w:evenVBand="0" w:oddHBand="0" w:evenHBand="0" w:firstRowFirstColumn="0" w:firstRowLastColumn="0" w:lastRowFirstColumn="0" w:lastRowLastColumn="0"/>
            <w:tcW w:w="1838" w:type="dxa"/>
          </w:tcPr>
          <w:p w14:paraId="455F44E9" w14:textId="1C80472F" w:rsidR="00DA46CF" w:rsidRPr="00D372F1" w:rsidRDefault="00DA46CF" w:rsidP="003E1703">
            <w:pPr>
              <w:spacing w:line="360" w:lineRule="auto"/>
              <w:jc w:val="center"/>
              <w:rPr>
                <w:rFonts w:ascii="Times New Roman" w:eastAsia="Times New Roman" w:hAnsi="Times New Roman" w:cs="Times New Roman"/>
                <w:b w:val="0"/>
                <w:sz w:val="20"/>
                <w:szCs w:val="20"/>
              </w:rPr>
            </w:pPr>
            <w:r w:rsidRPr="00D372F1">
              <w:rPr>
                <w:rFonts w:ascii="Times New Roman" w:eastAsia="Times New Roman" w:hAnsi="Times New Roman" w:cs="Times New Roman"/>
                <w:sz w:val="20"/>
                <w:szCs w:val="20"/>
              </w:rPr>
              <w:t>Složenost</w:t>
            </w:r>
          </w:p>
        </w:tc>
        <w:tc>
          <w:tcPr>
            <w:tcW w:w="1735" w:type="dxa"/>
          </w:tcPr>
          <w:p w14:paraId="72E370FD" w14:textId="513A0638" w:rsidR="00DA46CF" w:rsidRPr="00D372F1" w:rsidRDefault="00DA46CF"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D372F1">
              <w:rPr>
                <w:rFonts w:ascii="Times New Roman" w:eastAsia="Times New Roman" w:hAnsi="Times New Roman" w:cs="Times New Roman"/>
                <w:sz w:val="20"/>
                <w:szCs w:val="20"/>
              </w:rPr>
              <w:t>Izuzetno niska (jedna Go binarna datoteka)</w:t>
            </w:r>
          </w:p>
        </w:tc>
        <w:tc>
          <w:tcPr>
            <w:tcW w:w="1603" w:type="dxa"/>
          </w:tcPr>
          <w:p w14:paraId="1A728BA7" w14:textId="3A0D740D" w:rsidR="00DA46CF" w:rsidRPr="00D372F1" w:rsidRDefault="00DA46CF"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D372F1">
              <w:rPr>
                <w:rFonts w:ascii="Times New Roman" w:eastAsia="Times New Roman" w:hAnsi="Times New Roman" w:cs="Times New Roman"/>
                <w:sz w:val="20"/>
                <w:szCs w:val="20"/>
              </w:rPr>
              <w:t>Visoka (zahtijeva KRaft ili ZooKeeper topologiju)</w:t>
            </w:r>
          </w:p>
        </w:tc>
        <w:tc>
          <w:tcPr>
            <w:tcW w:w="1696" w:type="dxa"/>
          </w:tcPr>
          <w:p w14:paraId="37645551" w14:textId="3573EFB2" w:rsidR="00DA46CF" w:rsidRPr="00D372F1" w:rsidRDefault="00DA46CF"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D372F1">
              <w:rPr>
                <w:rFonts w:ascii="Times New Roman" w:eastAsia="Times New Roman" w:hAnsi="Times New Roman" w:cs="Times New Roman"/>
                <w:sz w:val="20"/>
                <w:szCs w:val="20"/>
              </w:rPr>
              <w:t xml:space="preserve">Niska do umjerena </w:t>
            </w:r>
          </w:p>
        </w:tc>
        <w:tc>
          <w:tcPr>
            <w:tcW w:w="1912" w:type="dxa"/>
          </w:tcPr>
          <w:p w14:paraId="1F29E17D" w14:textId="58B8AECE" w:rsidR="00DA46CF" w:rsidRPr="00D372F1" w:rsidRDefault="00DA46CF"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D372F1">
              <w:rPr>
                <w:rFonts w:ascii="Times New Roman" w:eastAsia="Times New Roman" w:hAnsi="Times New Roman" w:cs="Times New Roman"/>
                <w:sz w:val="20"/>
                <w:szCs w:val="20"/>
              </w:rPr>
              <w:t>Umjerena (Erlang OTP okruženje)</w:t>
            </w:r>
          </w:p>
        </w:tc>
      </w:tr>
      <w:tr w:rsidR="00DA46CF" w:rsidRPr="00D7257D" w14:paraId="2B5F9479" w14:textId="77777777"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7812BA6" w14:textId="1E74E3A4" w:rsidR="00DA46CF" w:rsidRPr="00D372F1" w:rsidRDefault="00DA46CF" w:rsidP="003E1703">
            <w:pPr>
              <w:spacing w:line="360" w:lineRule="auto"/>
              <w:jc w:val="center"/>
              <w:rPr>
                <w:rFonts w:ascii="Times New Roman" w:eastAsia="Times New Roman" w:hAnsi="Times New Roman" w:cs="Times New Roman"/>
                <w:b w:val="0"/>
                <w:sz w:val="20"/>
                <w:szCs w:val="20"/>
              </w:rPr>
            </w:pPr>
            <w:r w:rsidRPr="00D372F1">
              <w:rPr>
                <w:rFonts w:ascii="Times New Roman" w:eastAsia="Times New Roman" w:hAnsi="Times New Roman" w:cs="Times New Roman"/>
                <w:sz w:val="20"/>
                <w:szCs w:val="20"/>
              </w:rPr>
              <w:t>Latencija</w:t>
            </w:r>
          </w:p>
        </w:tc>
        <w:tc>
          <w:tcPr>
            <w:tcW w:w="1735" w:type="dxa"/>
          </w:tcPr>
          <w:p w14:paraId="51744D14" w14:textId="42F7BB6B" w:rsidR="00DA46CF" w:rsidRPr="00D372F1" w:rsidRDefault="00DA46CF"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D372F1">
              <w:rPr>
                <w:rFonts w:ascii="Times New Roman" w:eastAsia="Times New Roman" w:hAnsi="Times New Roman" w:cs="Times New Roman"/>
                <w:sz w:val="20"/>
                <w:szCs w:val="20"/>
              </w:rPr>
              <w:t>&lt; 1ms</w:t>
            </w:r>
          </w:p>
        </w:tc>
        <w:tc>
          <w:tcPr>
            <w:tcW w:w="1603" w:type="dxa"/>
          </w:tcPr>
          <w:p w14:paraId="75BDE6EF" w14:textId="6C4F1D92" w:rsidR="00DA46CF" w:rsidRPr="00D372F1" w:rsidRDefault="00DA46CF"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D372F1">
              <w:rPr>
                <w:rFonts w:ascii="Times New Roman" w:eastAsia="Times New Roman" w:hAnsi="Times New Roman" w:cs="Times New Roman"/>
                <w:sz w:val="20"/>
                <w:szCs w:val="20"/>
              </w:rPr>
              <w:t>Umjerena 10 - 50 ms</w:t>
            </w:r>
          </w:p>
        </w:tc>
        <w:tc>
          <w:tcPr>
            <w:tcW w:w="1696" w:type="dxa"/>
          </w:tcPr>
          <w:p w14:paraId="11514388" w14:textId="09383D3A" w:rsidR="00DA46CF" w:rsidRPr="00D372F1" w:rsidRDefault="00DA46CF"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D372F1">
              <w:rPr>
                <w:rFonts w:ascii="Times New Roman" w:eastAsia="Times New Roman" w:hAnsi="Times New Roman" w:cs="Times New Roman"/>
                <w:sz w:val="20"/>
                <w:szCs w:val="20"/>
              </w:rPr>
              <w:t>&lt; 1ms</w:t>
            </w:r>
          </w:p>
        </w:tc>
        <w:tc>
          <w:tcPr>
            <w:tcW w:w="1912" w:type="dxa"/>
          </w:tcPr>
          <w:p w14:paraId="759870AD" w14:textId="5CD68291" w:rsidR="00DA46CF" w:rsidRPr="00D372F1" w:rsidRDefault="00DA46CF"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D372F1">
              <w:rPr>
                <w:rFonts w:ascii="Times New Roman" w:eastAsia="Times New Roman" w:hAnsi="Times New Roman" w:cs="Times New Roman"/>
                <w:sz w:val="20"/>
                <w:szCs w:val="20"/>
              </w:rPr>
              <w:t>Niska 2 - 10ms</w:t>
            </w:r>
          </w:p>
        </w:tc>
      </w:tr>
      <w:tr w:rsidR="00DA46CF" w:rsidRPr="00D7257D" w14:paraId="7FF94A52" w14:textId="77777777" w:rsidTr="00C57F17">
        <w:tc>
          <w:tcPr>
            <w:cnfStyle w:val="001000000000" w:firstRow="0" w:lastRow="0" w:firstColumn="1" w:lastColumn="0" w:oddVBand="0" w:evenVBand="0" w:oddHBand="0" w:evenHBand="0" w:firstRowFirstColumn="0" w:firstRowLastColumn="0" w:lastRowFirstColumn="0" w:lastRowLastColumn="0"/>
            <w:tcW w:w="1838" w:type="dxa"/>
          </w:tcPr>
          <w:p w14:paraId="0CCFB3D0" w14:textId="0F34B6C2" w:rsidR="00DA46CF" w:rsidRPr="00D372F1" w:rsidRDefault="00DA46CF" w:rsidP="003E1703">
            <w:pPr>
              <w:spacing w:line="360" w:lineRule="auto"/>
              <w:jc w:val="center"/>
              <w:rPr>
                <w:rFonts w:ascii="Times New Roman" w:eastAsia="Times New Roman" w:hAnsi="Times New Roman" w:cs="Times New Roman"/>
                <w:b w:val="0"/>
                <w:sz w:val="20"/>
                <w:szCs w:val="20"/>
              </w:rPr>
            </w:pPr>
            <w:r w:rsidRPr="00D372F1">
              <w:rPr>
                <w:rFonts w:ascii="Times New Roman" w:eastAsia="Times New Roman" w:hAnsi="Times New Roman" w:cs="Times New Roman"/>
                <w:sz w:val="20"/>
                <w:szCs w:val="20"/>
              </w:rPr>
              <w:t>Model pohrane</w:t>
            </w:r>
          </w:p>
        </w:tc>
        <w:tc>
          <w:tcPr>
            <w:tcW w:w="1735" w:type="dxa"/>
          </w:tcPr>
          <w:p w14:paraId="1731DB7A" w14:textId="7453ED8A" w:rsidR="00DA46CF" w:rsidRPr="00D372F1" w:rsidRDefault="00DA46CF"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D372F1">
              <w:rPr>
                <w:rFonts w:ascii="Times New Roman" w:eastAsia="Times New Roman" w:hAnsi="Times New Roman" w:cs="Times New Roman"/>
                <w:sz w:val="20"/>
                <w:szCs w:val="20"/>
              </w:rPr>
              <w:t>Izborni trajni dnevnik poruka (JetStream)</w:t>
            </w:r>
          </w:p>
        </w:tc>
        <w:tc>
          <w:tcPr>
            <w:tcW w:w="1603" w:type="dxa"/>
          </w:tcPr>
          <w:p w14:paraId="6EBD9189" w14:textId="52CCC8C2" w:rsidR="00DA46CF" w:rsidRPr="00D372F1" w:rsidRDefault="00DA46CF"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D372F1">
              <w:rPr>
                <w:rFonts w:ascii="Times New Roman" w:eastAsia="Times New Roman" w:hAnsi="Times New Roman" w:cs="Times New Roman"/>
                <w:sz w:val="20"/>
                <w:szCs w:val="20"/>
              </w:rPr>
              <w:t>Obvezni distribuirani dnevnik poruka na disku</w:t>
            </w:r>
          </w:p>
        </w:tc>
        <w:tc>
          <w:tcPr>
            <w:tcW w:w="1696" w:type="dxa"/>
          </w:tcPr>
          <w:p w14:paraId="79853A24" w14:textId="153E9D9C" w:rsidR="00DA46CF" w:rsidRPr="00D372F1" w:rsidRDefault="00DA46CF"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D372F1">
              <w:rPr>
                <w:rFonts w:ascii="Times New Roman" w:eastAsia="Times New Roman" w:hAnsi="Times New Roman" w:cs="Times New Roman"/>
                <w:sz w:val="20"/>
                <w:szCs w:val="20"/>
              </w:rPr>
              <w:t>Primarno u memoriji (in-memory) uz snapshote</w:t>
            </w:r>
          </w:p>
        </w:tc>
        <w:tc>
          <w:tcPr>
            <w:tcW w:w="1912" w:type="dxa"/>
          </w:tcPr>
          <w:p w14:paraId="07145D36" w14:textId="1E312910" w:rsidR="00DA46CF" w:rsidRPr="00D372F1" w:rsidRDefault="00DA46CF"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D372F1">
              <w:rPr>
                <w:rFonts w:ascii="Times New Roman" w:eastAsia="Times New Roman" w:hAnsi="Times New Roman" w:cs="Times New Roman"/>
                <w:sz w:val="20"/>
                <w:szCs w:val="20"/>
              </w:rPr>
              <w:t>Prolazni redovi poruka s izbornom perzistencijom</w:t>
            </w:r>
          </w:p>
        </w:tc>
      </w:tr>
      <w:tr w:rsidR="00DA46CF" w:rsidRPr="00D7257D" w14:paraId="0A008619" w14:textId="77777777"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9A53356" w14:textId="47FF4253" w:rsidR="00DA46CF" w:rsidRPr="00D372F1" w:rsidRDefault="00DA46CF" w:rsidP="003E1703">
            <w:pPr>
              <w:spacing w:line="360" w:lineRule="auto"/>
              <w:jc w:val="center"/>
              <w:rPr>
                <w:rFonts w:ascii="Times New Roman" w:eastAsia="Times New Roman" w:hAnsi="Times New Roman" w:cs="Times New Roman"/>
                <w:b w:val="0"/>
                <w:sz w:val="20"/>
                <w:szCs w:val="20"/>
              </w:rPr>
            </w:pPr>
            <w:r w:rsidRPr="00D372F1">
              <w:rPr>
                <w:rFonts w:ascii="Times New Roman" w:eastAsia="Times New Roman" w:hAnsi="Times New Roman" w:cs="Times New Roman"/>
                <w:sz w:val="20"/>
                <w:szCs w:val="20"/>
              </w:rPr>
              <w:t>Prikladnost za rubne čvorove</w:t>
            </w:r>
          </w:p>
        </w:tc>
        <w:tc>
          <w:tcPr>
            <w:tcW w:w="1735" w:type="dxa"/>
          </w:tcPr>
          <w:p w14:paraId="71AF3458" w14:textId="4C9C974B" w:rsidR="00DA46CF" w:rsidRPr="00D372F1" w:rsidRDefault="00DA46CF"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D372F1">
              <w:rPr>
                <w:rFonts w:ascii="Times New Roman" w:eastAsia="Times New Roman" w:hAnsi="Times New Roman" w:cs="Times New Roman"/>
                <w:sz w:val="20"/>
                <w:szCs w:val="20"/>
              </w:rPr>
              <w:t>Izvrsna (minimalan sklopovski otisak, &lt; 50MB RAM)</w:t>
            </w:r>
          </w:p>
        </w:tc>
        <w:tc>
          <w:tcPr>
            <w:tcW w:w="1603" w:type="dxa"/>
          </w:tcPr>
          <w:p w14:paraId="69780675" w14:textId="6ECD2864" w:rsidR="00DA46CF" w:rsidRPr="00D372F1" w:rsidRDefault="00DA46CF"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D372F1">
              <w:rPr>
                <w:rFonts w:ascii="Times New Roman" w:eastAsia="Times New Roman" w:hAnsi="Times New Roman" w:cs="Times New Roman"/>
                <w:sz w:val="20"/>
                <w:szCs w:val="20"/>
              </w:rPr>
              <w:t>Loše (visoki resursni zahtjevi, JVM okruženje)</w:t>
            </w:r>
          </w:p>
        </w:tc>
        <w:tc>
          <w:tcPr>
            <w:tcW w:w="1696" w:type="dxa"/>
          </w:tcPr>
          <w:p w14:paraId="3C9CA553" w14:textId="4F93674F" w:rsidR="00DA46CF" w:rsidRPr="00D372F1" w:rsidRDefault="00DA46CF"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D372F1">
              <w:rPr>
                <w:rFonts w:ascii="Times New Roman" w:eastAsia="Times New Roman" w:hAnsi="Times New Roman" w:cs="Times New Roman"/>
                <w:sz w:val="20"/>
                <w:szCs w:val="20"/>
              </w:rPr>
              <w:t>Umjerena (ograničeno kapacitetom RAM memorije)</w:t>
            </w:r>
          </w:p>
        </w:tc>
        <w:tc>
          <w:tcPr>
            <w:tcW w:w="1912" w:type="dxa"/>
          </w:tcPr>
          <w:p w14:paraId="607F2D6D" w14:textId="64EF1997" w:rsidR="00DA46CF" w:rsidRPr="00D372F1" w:rsidRDefault="00DA46CF"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D372F1">
              <w:rPr>
                <w:rFonts w:ascii="Times New Roman" w:eastAsia="Times New Roman" w:hAnsi="Times New Roman" w:cs="Times New Roman"/>
                <w:sz w:val="20"/>
                <w:szCs w:val="20"/>
              </w:rPr>
              <w:t>Loše (visoka procesorska zahtjevnost)</w:t>
            </w:r>
          </w:p>
        </w:tc>
      </w:tr>
      <w:tr w:rsidR="00DA46CF" w:rsidRPr="00D7257D" w14:paraId="366EC5AD" w14:textId="77777777" w:rsidTr="00C57F17">
        <w:tc>
          <w:tcPr>
            <w:cnfStyle w:val="001000000000" w:firstRow="0" w:lastRow="0" w:firstColumn="1" w:lastColumn="0" w:oddVBand="0" w:evenVBand="0" w:oddHBand="0" w:evenHBand="0" w:firstRowFirstColumn="0" w:firstRowLastColumn="0" w:lastRowFirstColumn="0" w:lastRowLastColumn="0"/>
            <w:tcW w:w="1838" w:type="dxa"/>
          </w:tcPr>
          <w:p w14:paraId="4A68DF8A" w14:textId="2AE57456" w:rsidR="00DA46CF" w:rsidRPr="00D372F1" w:rsidRDefault="00DA46CF" w:rsidP="003E1703">
            <w:pPr>
              <w:spacing w:line="360" w:lineRule="auto"/>
              <w:jc w:val="center"/>
              <w:rPr>
                <w:rFonts w:ascii="Times New Roman" w:eastAsia="Times New Roman" w:hAnsi="Times New Roman" w:cs="Times New Roman"/>
                <w:b w:val="0"/>
                <w:sz w:val="20"/>
                <w:szCs w:val="20"/>
              </w:rPr>
            </w:pPr>
            <w:r w:rsidRPr="00D372F1">
              <w:rPr>
                <w:rFonts w:ascii="Times New Roman" w:eastAsia="Times New Roman" w:hAnsi="Times New Roman" w:cs="Times New Roman"/>
                <w:sz w:val="20"/>
                <w:szCs w:val="20"/>
              </w:rPr>
              <w:lastRenderedPageBreak/>
              <w:t>Ograničenje</w:t>
            </w:r>
          </w:p>
        </w:tc>
        <w:tc>
          <w:tcPr>
            <w:tcW w:w="1735" w:type="dxa"/>
          </w:tcPr>
          <w:p w14:paraId="34547C70" w14:textId="735D28D8" w:rsidR="00DA46CF" w:rsidRPr="00D372F1" w:rsidRDefault="00DA46CF"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D372F1">
              <w:rPr>
                <w:rFonts w:ascii="Times New Roman" w:eastAsia="Times New Roman" w:hAnsi="Times New Roman" w:cs="Times New Roman"/>
                <w:sz w:val="20"/>
                <w:szCs w:val="20"/>
              </w:rPr>
              <w:t>Zahtijeva JetStream za semantiku pouzdanosti</w:t>
            </w:r>
          </w:p>
        </w:tc>
        <w:tc>
          <w:tcPr>
            <w:tcW w:w="1603" w:type="dxa"/>
          </w:tcPr>
          <w:p w14:paraId="28369D38" w14:textId="57F4D7C2" w:rsidR="00DA46CF" w:rsidRPr="00D372F1" w:rsidRDefault="00DA46CF"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D372F1">
              <w:rPr>
                <w:rFonts w:ascii="Times New Roman" w:eastAsia="Times New Roman" w:hAnsi="Times New Roman" w:cs="Times New Roman"/>
                <w:sz w:val="20"/>
                <w:szCs w:val="20"/>
              </w:rPr>
              <w:t>Visok operativni i infrastrukturni trošak</w:t>
            </w:r>
          </w:p>
        </w:tc>
        <w:tc>
          <w:tcPr>
            <w:tcW w:w="1696" w:type="dxa"/>
          </w:tcPr>
          <w:p w14:paraId="523A4097" w14:textId="67061FE4" w:rsidR="00DA46CF" w:rsidRPr="00D372F1" w:rsidRDefault="00DA46CF"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D372F1">
              <w:rPr>
                <w:rFonts w:ascii="Times New Roman" w:eastAsia="Times New Roman" w:hAnsi="Times New Roman" w:cs="Times New Roman"/>
                <w:sz w:val="20"/>
                <w:szCs w:val="20"/>
              </w:rPr>
              <w:t>Rizik od gubitka podataka pri nestanku napajanja</w:t>
            </w:r>
          </w:p>
        </w:tc>
        <w:tc>
          <w:tcPr>
            <w:tcW w:w="1912" w:type="dxa"/>
          </w:tcPr>
          <w:p w14:paraId="1FCCB321" w14:textId="710255AD" w:rsidR="00DA46CF" w:rsidRPr="00D372F1" w:rsidRDefault="00DA46CF"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D372F1">
              <w:rPr>
                <w:rFonts w:ascii="Times New Roman" w:eastAsia="Times New Roman" w:hAnsi="Times New Roman" w:cs="Times New Roman"/>
                <w:sz w:val="20"/>
                <w:szCs w:val="20"/>
              </w:rPr>
              <w:t>Pad performansi pri velikom nakupljanju poruka</w:t>
            </w:r>
          </w:p>
        </w:tc>
      </w:tr>
    </w:tbl>
    <w:p w14:paraId="50C18283" w14:textId="77777777" w:rsidR="00AD6593" w:rsidRPr="00D7257D" w:rsidRDefault="00AD6593" w:rsidP="003E1703">
      <w:pPr>
        <w:spacing w:line="360" w:lineRule="auto"/>
        <w:ind w:firstLine="720"/>
        <w:rPr>
          <w:rFonts w:ascii="Times New Roman" w:eastAsia="Times New Roman" w:hAnsi="Times New Roman" w:cs="Times New Roman"/>
        </w:rPr>
      </w:pPr>
    </w:p>
    <w:p w14:paraId="4FE055AD" w14:textId="77777777" w:rsidR="004573CD" w:rsidRPr="00D7257D" w:rsidRDefault="004573CD" w:rsidP="003E1703">
      <w:pPr>
        <w:spacing w:line="360" w:lineRule="auto"/>
        <w:ind w:firstLine="720"/>
        <w:rPr>
          <w:rFonts w:asciiTheme="majorBidi" w:hAnsiTheme="majorBidi" w:cstheme="majorBidi"/>
        </w:rPr>
      </w:pPr>
      <w:r w:rsidRPr="00D7257D">
        <w:rPr>
          <w:rFonts w:asciiTheme="majorBidi" w:hAnsiTheme="majorBidi" w:cstheme="majorBidi"/>
        </w:rPr>
        <w:t>Iz tablice 2.1. vidljivo je da sustavi poput Apache Kafke unose preveliku razinu operativne složenosti i zahtijevaju robusne resurse, što ih čini neprikladnima za hibridne modele s izvođenjem na rubu mreže (</w:t>
      </w:r>
      <w:r w:rsidRPr="00D7257D">
        <w:rPr>
          <w:rFonts w:asciiTheme="majorBidi" w:hAnsiTheme="majorBidi" w:cstheme="majorBidi"/>
          <w:i/>
        </w:rPr>
        <w:t>edge computing</w:t>
      </w:r>
      <w:r w:rsidRPr="00D7257D">
        <w:rPr>
          <w:rFonts w:asciiTheme="majorBidi" w:hAnsiTheme="majorBidi" w:cstheme="majorBidi"/>
        </w:rPr>
        <w:t>). Redis postiže niske latencije, ali oslanjanje isključivo na radnu memoriju stvara visoke troškove skaliranja i unosi sigurnosne rizike u slučaju gubitka napajanja. NATS platforma nudi optimalan inženjerski kompromis: pruža iznimno visoke performanse i sub-milisekundne latencije uz minimalan memorijski otisak, dok istodobno kroz JetStream proširenje omogućuje selektivnu aktivaciju trajne pohrane, što izravno opravdava odabir ove tehnologije kao komunikacijske osnove razvijenog prototipa.</w:t>
      </w:r>
    </w:p>
    <w:p w14:paraId="2655469A" w14:textId="0D6FB5B2" w:rsidR="0389F25C" w:rsidRPr="00D7257D" w:rsidRDefault="0389F25C" w:rsidP="003E1703">
      <w:pPr>
        <w:spacing w:line="360" w:lineRule="auto"/>
      </w:pPr>
    </w:p>
    <w:p w14:paraId="3823CF58" w14:textId="11466E2E" w:rsidR="70E4B2F7" w:rsidRPr="00D7257D" w:rsidRDefault="70E4B2F7" w:rsidP="00F2381E">
      <w:pPr>
        <w:pStyle w:val="Heading2"/>
        <w:rPr>
          <w:sz w:val="24"/>
          <w:szCs w:val="24"/>
          <w:lang w:val="hr-HR"/>
        </w:rPr>
      </w:pPr>
      <w:bookmarkStart w:id="11" w:name="_Toc233394027"/>
      <w:r w:rsidRPr="00D7257D">
        <w:rPr>
          <w:lang w:val="hr-HR"/>
        </w:rPr>
        <w:t>2.</w:t>
      </w:r>
      <w:r w:rsidR="006568F8" w:rsidRPr="00D7257D">
        <w:rPr>
          <w:lang w:val="hr-HR"/>
        </w:rPr>
        <w:t>3</w:t>
      </w:r>
      <w:r w:rsidRPr="00D7257D">
        <w:rPr>
          <w:lang w:val="hr-HR"/>
        </w:rPr>
        <w:t>. D</w:t>
      </w:r>
      <w:r w:rsidR="00DC3A1B" w:rsidRPr="00D7257D">
        <w:rPr>
          <w:lang w:val="hr-HR"/>
        </w:rPr>
        <w:t>vosmjerna komunikacija</w:t>
      </w:r>
      <w:r w:rsidRPr="00D7257D">
        <w:rPr>
          <w:lang w:val="hr-HR"/>
        </w:rPr>
        <w:t xml:space="preserve"> </w:t>
      </w:r>
      <w:r w:rsidR="001B23B6" w:rsidRPr="00D7257D">
        <w:rPr>
          <w:lang w:val="hr-HR"/>
        </w:rPr>
        <w:t>pomoću WebSocketa i Socket.io protokola</w:t>
      </w:r>
      <w:bookmarkEnd w:id="11"/>
      <w:r w:rsidRPr="00D7257D">
        <w:rPr>
          <w:lang w:val="hr-HR"/>
        </w:rPr>
        <w:t xml:space="preserve"> </w:t>
      </w:r>
    </w:p>
    <w:p w14:paraId="4CF582D4" w14:textId="43238C4D" w:rsidR="0389F25C" w:rsidRPr="00D7257D" w:rsidRDefault="0389F25C" w:rsidP="0008360C">
      <w:pPr>
        <w:pStyle w:val="Heading2"/>
        <w:rPr>
          <w:lang w:val="hr-HR"/>
        </w:rPr>
      </w:pPr>
    </w:p>
    <w:p w14:paraId="71615C1D" w14:textId="3813C80A" w:rsidR="00720EAD" w:rsidRPr="00D7257D" w:rsidRDefault="00720EAD" w:rsidP="003E1703">
      <w:pPr>
        <w:spacing w:line="360" w:lineRule="auto"/>
        <w:rPr>
          <w:rFonts w:asciiTheme="majorBidi" w:hAnsiTheme="majorBidi" w:cstheme="majorBidi"/>
        </w:rPr>
      </w:pPr>
      <w:r w:rsidRPr="00D7257D">
        <w:tab/>
      </w:r>
      <w:r w:rsidRPr="00D7257D">
        <w:rPr>
          <w:rFonts w:asciiTheme="majorBidi" w:hAnsiTheme="majorBidi" w:cstheme="majorBidi"/>
        </w:rPr>
        <w:t>Kao što različite poslužiteljske komponente distribuiranog sustava komuniciraju na temelju događaja</w:t>
      </w:r>
      <w:r w:rsidR="00D9552C" w:rsidRPr="00D7257D">
        <w:rPr>
          <w:rFonts w:asciiTheme="majorBidi" w:hAnsiTheme="majorBidi" w:cstheme="majorBidi"/>
        </w:rPr>
        <w:t>, slično je moguće ostvariti i u komunikaciji poslužitelja s korisničkim sučeljem. U brojnim primjenama, klasični pristup zahtjev-odgovor, u kojem korisnik na zahtjev dobiva podatke s poslužitelja, nije dovoljan. Ako aplikacija zahtijeva stvarnovremenski dotok podataka te njihov prikaz korisniku, najčešće nije praktično da korisnička aplikacija periodički provjerava status slanjem zahtjeva i dohvaćanjem novih podataka. Ovime se, u slučaju niske razine prometa podataka, troše računalni resursi u vidu bespotrebnih zahtjeva</w:t>
      </w:r>
      <w:r w:rsidR="0098627B" w:rsidRPr="00D7257D">
        <w:rPr>
          <w:rFonts w:asciiTheme="majorBidi" w:hAnsiTheme="majorBidi" w:cstheme="majorBidi"/>
        </w:rPr>
        <w:t>, a u slučaju brzog ili nepredvidivog dotoka podataka, pojavljuje se rizik kasnog dobivanja određenog podatka. Zato su osmišljeni protokoli koji</w:t>
      </w:r>
      <w:r w:rsidR="00A46F9A" w:rsidRPr="00D7257D">
        <w:rPr>
          <w:rFonts w:asciiTheme="majorBidi" w:hAnsiTheme="majorBidi" w:cstheme="majorBidi"/>
        </w:rPr>
        <w:t xml:space="preserve"> rješavaju ovaj problem</w:t>
      </w:r>
      <w:r w:rsidR="00A703AB" w:rsidRPr="00D7257D">
        <w:rPr>
          <w:rFonts w:asciiTheme="majorBidi" w:hAnsiTheme="majorBidi" w:cstheme="majorBidi"/>
        </w:rPr>
        <w:t xml:space="preserve"> te postavljaju klijent i poslužitelj u gotovo ravnopravan položaj, uspostavom dvosmjerne i stalne veze. U ovom poglavlju opisuje se protokol WebSocket, </w:t>
      </w:r>
      <w:r w:rsidR="00CE4CF7" w:rsidRPr="00D7257D">
        <w:rPr>
          <w:rFonts w:asciiTheme="majorBidi" w:hAnsiTheme="majorBidi" w:cstheme="majorBidi"/>
        </w:rPr>
        <w:t>koji je najčešće korišteni takav protokol. Također je opisana i apstraktnija varijanta Socket.io, s dodatnim mogućnostima koje izlaze iz okvira izvornog WebSocket protokola.</w:t>
      </w:r>
    </w:p>
    <w:p w14:paraId="214F63A0" w14:textId="4A254564" w:rsidR="70E4B2F7" w:rsidRPr="00D7257D" w:rsidRDefault="70E4B2F7" w:rsidP="00C347CD">
      <w:pPr>
        <w:pStyle w:val="Heading3"/>
      </w:pPr>
      <w:r w:rsidRPr="00D7257D">
        <w:lastRenderedPageBreak/>
        <w:br/>
      </w:r>
      <w:bookmarkStart w:id="12" w:name="_Toc233394028"/>
      <w:r w:rsidRPr="00D7257D">
        <w:t>2.</w:t>
      </w:r>
      <w:r w:rsidR="00EF5CCD" w:rsidRPr="00D7257D">
        <w:t>3</w:t>
      </w:r>
      <w:r w:rsidRPr="00D7257D">
        <w:t xml:space="preserve">.1. </w:t>
      </w:r>
      <w:r w:rsidR="00C735B1" w:rsidRPr="00D7257D">
        <w:t>WebSocket</w:t>
      </w:r>
      <w:bookmarkEnd w:id="12"/>
    </w:p>
    <w:p w14:paraId="6E2E36CA" w14:textId="13A2F80B" w:rsidR="0389F25C" w:rsidRPr="00D7257D" w:rsidRDefault="0389F25C" w:rsidP="003E1703">
      <w:pPr>
        <w:spacing w:line="360" w:lineRule="auto"/>
      </w:pPr>
    </w:p>
    <w:p w14:paraId="277D67EF" w14:textId="7F236B1F" w:rsidR="44C75C42" w:rsidRPr="00D7257D" w:rsidRDefault="44C75C42" w:rsidP="003E1703">
      <w:pPr>
        <w:spacing w:line="360" w:lineRule="auto"/>
        <w:ind w:firstLine="720"/>
        <w:rPr>
          <w:rFonts w:asciiTheme="majorBidi" w:hAnsiTheme="majorBidi" w:cstheme="majorBidi"/>
        </w:rPr>
      </w:pPr>
      <w:r w:rsidRPr="00D7257D">
        <w:rPr>
          <w:rFonts w:asciiTheme="majorBidi" w:hAnsiTheme="majorBidi" w:cstheme="majorBidi"/>
        </w:rPr>
        <w:t>U klijent – poslužitelj arhitekturama postoje različiti načini komunikacije među sudionicima. Jedan od uobičajenih načina ostvarivanja komunikacije između klijenta i poslužitelja je HTTP protokol</w:t>
      </w:r>
      <w:r w:rsidR="00A64050" w:rsidRPr="00D7257D">
        <w:rPr>
          <w:rFonts w:asciiTheme="majorBidi" w:hAnsiTheme="majorBidi" w:cstheme="majorBidi"/>
        </w:rPr>
        <w:t xml:space="preserve"> [19].</w:t>
      </w:r>
      <w:r w:rsidRPr="00D7257D">
        <w:rPr>
          <w:rFonts w:asciiTheme="majorBidi" w:hAnsiTheme="majorBidi" w:cstheme="majorBidi"/>
        </w:rPr>
        <w:t xml:space="preserve"> HTTP (</w:t>
      </w:r>
      <w:r w:rsidRPr="00D7257D">
        <w:rPr>
          <w:rFonts w:asciiTheme="majorBidi" w:hAnsiTheme="majorBidi" w:cstheme="majorBidi"/>
          <w:i/>
          <w:iCs/>
        </w:rPr>
        <w:t>Hyper Text Transfer Protocol</w:t>
      </w:r>
      <w:r w:rsidRPr="00D7257D">
        <w:rPr>
          <w:rFonts w:asciiTheme="majorBidi" w:hAnsiTheme="majorBidi" w:cstheme="majorBidi"/>
        </w:rPr>
        <w:t xml:space="preserve">) osnovni je protokol korišten za komunikaciju klijenta i poslužitelja u web tehnologijama. Međutim, on nije idealan za sve vrste primjena. Naime, HTTP protokol temelji se na slanju zahtjeva od strane klijenta. Klijent šalje zahtjev poslužitelju, a poslužitelj odgovara slanjem odgovora koji sadrži tražene podatke ili izvršavanjem tražene akcije. Veza ostvarena tijekom komunikacije HTTP protokolom je privremena. Ona se ponovno uspostavlja prilikom svakog novog zahtjeva, nakon čega se prekida. Ovo može povećati latenciju i usporiti prijenos podataka, što je, iako za većinu slučajeva ne predstavlja značajan problem, ipak značajan faktor u sustavima u kojima se velika količina podataka prenosi u stvarnom vremenu (engl. </w:t>
      </w:r>
      <w:r w:rsidRPr="00D7257D">
        <w:rPr>
          <w:rFonts w:asciiTheme="majorBidi" w:hAnsiTheme="majorBidi" w:cstheme="majorBidi"/>
          <w:i/>
          <w:iCs/>
        </w:rPr>
        <w:t>real time</w:t>
      </w:r>
      <w:r w:rsidRPr="00D7257D">
        <w:rPr>
          <w:rFonts w:asciiTheme="majorBidi" w:hAnsiTheme="majorBidi" w:cstheme="majorBidi"/>
        </w:rPr>
        <w:t xml:space="preserve">). Osim toga, svaka HTTP poruka sadrži i zaglavlje (engl. </w:t>
      </w:r>
      <w:r w:rsidRPr="00D7257D">
        <w:rPr>
          <w:rFonts w:asciiTheme="majorBidi" w:hAnsiTheme="majorBidi" w:cstheme="majorBidi"/>
          <w:i/>
          <w:iCs/>
        </w:rPr>
        <w:t>header</w:t>
      </w:r>
      <w:r w:rsidRPr="00D7257D">
        <w:rPr>
          <w:rFonts w:asciiTheme="majorBidi" w:hAnsiTheme="majorBidi" w:cstheme="majorBidi"/>
        </w:rPr>
        <w:t xml:space="preserve">), što povećava dodatne troškove računalnih resursa (engl. </w:t>
      </w:r>
      <w:r w:rsidRPr="00D7257D">
        <w:rPr>
          <w:rFonts w:asciiTheme="majorBidi" w:hAnsiTheme="majorBidi" w:cstheme="majorBidi"/>
          <w:i/>
          <w:iCs/>
        </w:rPr>
        <w:t>overhead</w:t>
      </w:r>
      <w:r w:rsidRPr="00D7257D">
        <w:rPr>
          <w:rFonts w:asciiTheme="majorBidi" w:hAnsiTheme="majorBidi" w:cstheme="majorBidi"/>
        </w:rPr>
        <w:t xml:space="preserve">). Ovo je posljedica činjenice da je HTTP protokol koji ne čuva stanje (engl. </w:t>
      </w:r>
      <w:r w:rsidRPr="00D7257D">
        <w:rPr>
          <w:rFonts w:asciiTheme="majorBidi" w:hAnsiTheme="majorBidi" w:cstheme="majorBidi"/>
          <w:i/>
        </w:rPr>
        <w:t>stateless</w:t>
      </w:r>
      <w:r w:rsidRPr="00D7257D">
        <w:rPr>
          <w:rFonts w:asciiTheme="majorBidi" w:hAnsiTheme="majorBidi" w:cstheme="majorBidi"/>
        </w:rPr>
        <w:t xml:space="preserve">). Zato se u zaglavljima svakog pojedinog zahtjeva moraju navesti sve informacije relevantne poslužitelju. Možda najočitija mana HTTP protokola je jednosmjernost komunikacije. Naime, taj protokol dizajniran je na način da klijent šalje zahtjeve poslužitelju. Poslužitelj isključivo odgovara klijentu na zahtjeve, a ne može slati klijentu podatke svojom voljom bez zahtjeva. Potreba za dvosmjernom komunikacijom koja koristi stalnu vezu, u kojoj su klijent i poslužitelj ravnopravni sudionici, s niskim dodatnim troškovima i latencijom, prvenstveno se pojavljuje u sustavima za rad u stvarnom vremenu (engl. </w:t>
      </w:r>
      <w:r w:rsidRPr="00D7257D">
        <w:rPr>
          <w:rFonts w:asciiTheme="majorBidi" w:hAnsiTheme="majorBidi" w:cstheme="majorBidi"/>
          <w:i/>
        </w:rPr>
        <w:t>real-time systems</w:t>
      </w:r>
      <w:r w:rsidRPr="00D7257D">
        <w:rPr>
          <w:rFonts w:asciiTheme="majorBidi" w:hAnsiTheme="majorBidi" w:cstheme="majorBidi"/>
        </w:rPr>
        <w:t xml:space="preserve">). Rješenje tog problema nudi protokol </w:t>
      </w:r>
      <w:r w:rsidRPr="00D7257D">
        <w:rPr>
          <w:rFonts w:asciiTheme="majorBidi" w:hAnsiTheme="majorBidi" w:cstheme="majorBidi"/>
          <w:i/>
        </w:rPr>
        <w:t>WebSocket</w:t>
      </w:r>
      <w:r w:rsidRPr="00D7257D">
        <w:rPr>
          <w:rFonts w:asciiTheme="majorBidi" w:hAnsiTheme="majorBidi" w:cstheme="majorBidi"/>
        </w:rPr>
        <w:t>.</w:t>
      </w:r>
    </w:p>
    <w:p w14:paraId="74540AD1" w14:textId="60784161" w:rsidR="44C75C42" w:rsidRPr="00D7257D" w:rsidRDefault="44C75C42" w:rsidP="003E1703">
      <w:pPr>
        <w:spacing w:line="360" w:lineRule="auto"/>
        <w:ind w:firstLine="720"/>
        <w:rPr>
          <w:rFonts w:ascii="Consolas" w:hAnsi="Consolas" w:cs="Courier New"/>
          <w:sz w:val="16"/>
          <w:szCs w:val="16"/>
        </w:rPr>
      </w:pPr>
      <w:r w:rsidRPr="00D7257D">
        <w:rPr>
          <w:rFonts w:asciiTheme="majorBidi" w:hAnsiTheme="majorBidi" w:cstheme="majorBidi"/>
        </w:rPr>
        <w:t xml:space="preserve">Protokol </w:t>
      </w:r>
      <w:r w:rsidRPr="00D7257D">
        <w:rPr>
          <w:rFonts w:asciiTheme="majorBidi" w:hAnsiTheme="majorBidi" w:cstheme="majorBidi"/>
          <w:i/>
        </w:rPr>
        <w:t>WebSocket</w:t>
      </w:r>
      <w:r w:rsidRPr="00D7257D">
        <w:rPr>
          <w:rFonts w:asciiTheme="majorBidi" w:hAnsiTheme="majorBidi" w:cstheme="majorBidi"/>
          <w:b/>
          <w:sz w:val="28"/>
          <w:szCs w:val="28"/>
        </w:rPr>
        <w:t xml:space="preserve"> </w:t>
      </w:r>
      <w:r w:rsidRPr="00D7257D">
        <w:rPr>
          <w:rFonts w:asciiTheme="majorBidi" w:hAnsiTheme="majorBidi" w:cstheme="majorBidi"/>
        </w:rPr>
        <w:t>protokol je koji nudi rješenje spomenutih nedostataka HTTP-a. Radi se o protokolu koji uspostavlja stalnu i dvosmjernu vezu između klijenta i poslužitelja. Protokol se temelji na TCP (</w:t>
      </w:r>
      <w:r w:rsidRPr="00D7257D">
        <w:rPr>
          <w:rFonts w:asciiTheme="majorBidi" w:hAnsiTheme="majorBidi" w:cstheme="majorBidi"/>
          <w:i/>
        </w:rPr>
        <w:t>Transmission Control Protocol</w:t>
      </w:r>
      <w:r w:rsidRPr="00D7257D">
        <w:rPr>
          <w:rFonts w:asciiTheme="majorBidi" w:hAnsiTheme="majorBidi" w:cstheme="majorBidi"/>
        </w:rPr>
        <w:t>)</w:t>
      </w:r>
      <w:r w:rsidRPr="00D7257D">
        <w:rPr>
          <w:rFonts w:asciiTheme="majorBidi" w:hAnsiTheme="majorBidi" w:cstheme="majorBidi"/>
          <w:i/>
        </w:rPr>
        <w:t xml:space="preserve"> </w:t>
      </w:r>
      <w:r w:rsidRPr="00D7257D">
        <w:rPr>
          <w:rFonts w:asciiTheme="majorBidi" w:hAnsiTheme="majorBidi" w:cstheme="majorBidi"/>
        </w:rPr>
        <w:t xml:space="preserve">protokolu. </w:t>
      </w:r>
      <w:r w:rsidRPr="00D7257D">
        <w:rPr>
          <w:rFonts w:asciiTheme="majorBidi" w:hAnsiTheme="majorBidi" w:cstheme="majorBidi"/>
          <w:i/>
        </w:rPr>
        <w:t xml:space="preserve">WebSocket </w:t>
      </w:r>
      <w:r w:rsidRPr="00D7257D">
        <w:rPr>
          <w:rFonts w:asciiTheme="majorBidi" w:hAnsiTheme="majorBidi" w:cstheme="majorBidi"/>
        </w:rPr>
        <w:t>protokol je standardiziran po IETF (</w:t>
      </w:r>
      <w:r w:rsidRPr="00D7257D">
        <w:rPr>
          <w:rFonts w:asciiTheme="majorBidi" w:hAnsiTheme="majorBidi" w:cstheme="majorBidi"/>
          <w:i/>
        </w:rPr>
        <w:t>Internet Engineering Task Force</w:t>
      </w:r>
      <w:r w:rsidRPr="00D7257D">
        <w:rPr>
          <w:rFonts w:asciiTheme="majorBidi" w:hAnsiTheme="majorBidi" w:cstheme="majorBidi"/>
        </w:rPr>
        <w:t>) standardizacijskom tijelu, a njegov službeni, standardizacijski naziv je RFC 6455</w:t>
      </w:r>
      <w:r w:rsidR="00D347E2" w:rsidRPr="00D7257D">
        <w:rPr>
          <w:rFonts w:asciiTheme="majorBidi" w:hAnsiTheme="majorBidi" w:cstheme="majorBidi"/>
        </w:rPr>
        <w:t xml:space="preserve"> [20]</w:t>
      </w:r>
      <w:r w:rsidRPr="00D7257D">
        <w:rPr>
          <w:rFonts w:asciiTheme="majorBidi" w:hAnsiTheme="majorBidi" w:cstheme="majorBidi"/>
        </w:rPr>
        <w:t xml:space="preserve">. Komunikacija započinje uobičajenim HTTP protokolom. Klijent šalje poslužitelju HTTP GET zahtjev, koji sadrži zaglavlje </w:t>
      </w:r>
      <w:r w:rsidRPr="00D7257D">
        <w:rPr>
          <w:rFonts w:ascii="Consolas" w:hAnsi="Consolas" w:cs="Courier New"/>
          <w:sz w:val="20"/>
          <w:szCs w:val="20"/>
        </w:rPr>
        <w:t>Upgrade</w:t>
      </w:r>
      <w:r w:rsidRPr="00D7257D">
        <w:rPr>
          <w:rFonts w:asciiTheme="majorBidi" w:hAnsiTheme="majorBidi" w:cstheme="majorBidi"/>
        </w:rPr>
        <w:t xml:space="preserve">, kod kojeg se navodi vrijednost </w:t>
      </w:r>
      <w:r w:rsidRPr="00D7257D">
        <w:rPr>
          <w:rFonts w:ascii="Consolas" w:hAnsi="Consolas" w:cs="Courier New"/>
          <w:sz w:val="20"/>
          <w:szCs w:val="20"/>
        </w:rPr>
        <w:t>websocket</w:t>
      </w:r>
      <w:r w:rsidRPr="00D7257D">
        <w:rPr>
          <w:rFonts w:asciiTheme="majorBidi" w:hAnsiTheme="majorBidi" w:cstheme="majorBidi"/>
        </w:rPr>
        <w:t xml:space="preserve">. Time klijent signalizira poslužitelju da želi nadograditi </w:t>
      </w:r>
      <w:r w:rsidRPr="00D7257D">
        <w:rPr>
          <w:rFonts w:asciiTheme="majorBidi" w:hAnsiTheme="majorBidi" w:cstheme="majorBidi"/>
        </w:rPr>
        <w:lastRenderedPageBreak/>
        <w:t xml:space="preserve">trenutnu HTTP komunikaciju prelaskom na </w:t>
      </w:r>
      <w:r w:rsidRPr="00D7257D">
        <w:rPr>
          <w:rFonts w:asciiTheme="majorBidi" w:hAnsiTheme="majorBidi" w:cstheme="majorBidi"/>
          <w:i/>
        </w:rPr>
        <w:t>WebSocket</w:t>
      </w:r>
      <w:r w:rsidRPr="00D7257D">
        <w:rPr>
          <w:rFonts w:asciiTheme="majorBidi" w:hAnsiTheme="majorBidi" w:cstheme="majorBidi"/>
        </w:rPr>
        <w:t xml:space="preserve"> protokol. Osim tog zaglavlja, zahtjev sadrži još nekoliko zaglavlja, od kojih je važno zaglavlje </w:t>
      </w:r>
      <w:r w:rsidRPr="00D7257D">
        <w:rPr>
          <w:rFonts w:ascii="Consolas" w:hAnsi="Consolas" w:cs="Courier New"/>
          <w:sz w:val="20"/>
          <w:szCs w:val="20"/>
        </w:rPr>
        <w:t>Sec-Websocket-Key</w:t>
      </w:r>
      <w:r w:rsidRPr="00D7257D">
        <w:rPr>
          <w:rFonts w:asciiTheme="majorBidi" w:hAnsiTheme="majorBidi" w:cstheme="majorBidi"/>
        </w:rPr>
        <w:t xml:space="preserve">. Ovom zaglavlju klijent kao vrijednost pridodaje nasumično generiran niz znakova koji on također pohranjuje lokalno. Slanjem ovog zahtjeva započinje proces poznat kao rukovanje (engl. </w:t>
      </w:r>
      <w:r w:rsidRPr="00D7257D">
        <w:rPr>
          <w:rFonts w:asciiTheme="majorBidi" w:hAnsiTheme="majorBidi" w:cstheme="majorBidi"/>
          <w:i/>
        </w:rPr>
        <w:t>handshake</w:t>
      </w:r>
      <w:r w:rsidRPr="00D7257D">
        <w:rPr>
          <w:rFonts w:asciiTheme="majorBidi" w:hAnsiTheme="majorBidi" w:cstheme="majorBidi"/>
        </w:rPr>
        <w:t>)</w:t>
      </w:r>
      <w:r w:rsidR="00781E1E" w:rsidRPr="00D7257D">
        <w:rPr>
          <w:rFonts w:asciiTheme="majorBidi" w:hAnsiTheme="majorBidi" w:cstheme="majorBidi"/>
        </w:rPr>
        <w:t xml:space="preserve"> [21]</w:t>
      </w:r>
      <w:r w:rsidRPr="00D7257D">
        <w:rPr>
          <w:rFonts w:asciiTheme="majorBidi" w:hAnsiTheme="majorBidi" w:cstheme="majorBidi"/>
        </w:rPr>
        <w:t xml:space="preserve">. Po primitku zahtjeva, poslužitelj koristi primljenu vrijednost zaglavlja </w:t>
      </w:r>
      <w:r w:rsidRPr="00D7257D">
        <w:rPr>
          <w:rFonts w:ascii="Consolas" w:hAnsi="Consolas" w:cs="Courier New"/>
          <w:sz w:val="20"/>
          <w:szCs w:val="20"/>
        </w:rPr>
        <w:t>Sec-Websocket-Key</w:t>
      </w:r>
      <w:r w:rsidRPr="00D7257D">
        <w:rPr>
          <w:rFonts w:asciiTheme="majorBidi" w:hAnsiTheme="majorBidi" w:cstheme="majorBidi"/>
        </w:rPr>
        <w:t xml:space="preserve"> kako bi konstruirao i izračunao novu vrijednost pod nazivom </w:t>
      </w:r>
      <w:r w:rsidRPr="00D7257D">
        <w:rPr>
          <w:rFonts w:ascii="Consolas" w:hAnsi="Consolas" w:cs="Courier New"/>
          <w:sz w:val="20"/>
          <w:szCs w:val="20"/>
        </w:rPr>
        <w:t>Sec-Websocket-Accept</w:t>
      </w:r>
      <w:r w:rsidRPr="00D7257D">
        <w:rPr>
          <w:rFonts w:asciiTheme="majorBidi" w:hAnsiTheme="majorBidi" w:cstheme="majorBidi"/>
        </w:rPr>
        <w:t>.</w:t>
      </w:r>
      <w:r w:rsidR="00413F19" w:rsidRPr="00D7257D">
        <w:rPr>
          <w:rFonts w:asciiTheme="majorBidi" w:hAnsiTheme="majorBidi" w:cstheme="majorBidi"/>
        </w:rPr>
        <w:t xml:space="preserve"> D</w:t>
      </w:r>
      <w:r w:rsidRPr="00D7257D">
        <w:rPr>
          <w:rFonts w:asciiTheme="majorBidi" w:hAnsiTheme="majorBidi" w:cstheme="majorBidi"/>
        </w:rPr>
        <w:t xml:space="preserve">obivenu vrijednost, poslužitelj šalje klijentu u HTTP odgovoru u sklopu zaglavlja </w:t>
      </w:r>
      <w:r w:rsidRPr="00D7257D">
        <w:rPr>
          <w:rFonts w:ascii="Consolas" w:hAnsi="Consolas" w:cs="Courier New"/>
          <w:sz w:val="20"/>
          <w:szCs w:val="20"/>
        </w:rPr>
        <w:t>Sec-Websocket-Accept</w:t>
      </w:r>
      <w:r w:rsidRPr="00D7257D">
        <w:rPr>
          <w:rFonts w:asciiTheme="majorBidi" w:hAnsiTheme="majorBidi" w:cstheme="majorBidi"/>
        </w:rPr>
        <w:t xml:space="preserve">. Odgovor koji poslužitelj šalje sadrži HTTP kod </w:t>
      </w:r>
      <w:r w:rsidRPr="00D7257D">
        <w:rPr>
          <w:rFonts w:asciiTheme="majorBidi" w:hAnsiTheme="majorBidi" w:cstheme="majorBidi"/>
          <w:i/>
        </w:rPr>
        <w:t>101 – Switching Protocols</w:t>
      </w:r>
      <w:r w:rsidRPr="00D7257D">
        <w:rPr>
          <w:rFonts w:asciiTheme="majorBidi" w:hAnsiTheme="majorBidi" w:cstheme="majorBidi"/>
        </w:rPr>
        <w:t xml:space="preserve">, s obzirom da, od tog trenutka nadalje, komunikacije se ostvaruje korištenjem </w:t>
      </w:r>
      <w:r w:rsidRPr="00D7257D">
        <w:rPr>
          <w:rFonts w:asciiTheme="majorBidi" w:hAnsiTheme="majorBidi" w:cstheme="majorBidi"/>
          <w:i/>
        </w:rPr>
        <w:t>WebSocket</w:t>
      </w:r>
      <w:r w:rsidRPr="00D7257D">
        <w:rPr>
          <w:rFonts w:asciiTheme="majorBidi" w:hAnsiTheme="majorBidi" w:cstheme="majorBidi"/>
        </w:rPr>
        <w:t xml:space="preserve"> protokola. Klijent, na temelju vrijednosti </w:t>
      </w:r>
      <w:r w:rsidRPr="00D7257D">
        <w:rPr>
          <w:rFonts w:ascii="Consolas" w:hAnsi="Consolas" w:cs="Courier New"/>
          <w:sz w:val="20"/>
          <w:szCs w:val="20"/>
        </w:rPr>
        <w:t>Sec-Websocket-Key</w:t>
      </w:r>
      <w:r w:rsidRPr="00D7257D">
        <w:rPr>
          <w:rFonts w:asciiTheme="majorBidi" w:hAnsiTheme="majorBidi" w:cstheme="majorBidi"/>
        </w:rPr>
        <w:t xml:space="preserve">, koju je i lokalno pohranio, provodi isti postupak izračuna te svoj dobiveni rezultat uspoređuje s rezultatom dobivenim od poslužitelja. Ako se te vrijednosti podudaraju, </w:t>
      </w:r>
      <w:r w:rsidRPr="00D7257D">
        <w:rPr>
          <w:rFonts w:asciiTheme="majorBidi" w:hAnsiTheme="majorBidi" w:cstheme="majorBidi"/>
          <w:i/>
        </w:rPr>
        <w:t xml:space="preserve">WebSocket </w:t>
      </w:r>
      <w:r w:rsidRPr="00D7257D">
        <w:rPr>
          <w:rFonts w:asciiTheme="majorBidi" w:hAnsiTheme="majorBidi" w:cstheme="majorBidi"/>
        </w:rPr>
        <w:t xml:space="preserve">komunikacija se uspostavlja. Opisani proces rukovanja nema ulogu autentifikacije niti autorizacije niti osigurava privatnost, tajnost, integritet ili bilo koji drugi uvjet sigurnosti računalnih sustava. To je očito zbog činjenice da je magični string korišten pri izračunavanju vrijednosti </w:t>
      </w:r>
      <w:r w:rsidRPr="00D7257D">
        <w:rPr>
          <w:rFonts w:ascii="Consolas" w:hAnsi="Consolas" w:cs="Courier New"/>
          <w:sz w:val="20"/>
          <w:szCs w:val="20"/>
        </w:rPr>
        <w:t xml:space="preserve">Sec-Websocket-Accept </w:t>
      </w:r>
      <w:r w:rsidRPr="00D7257D">
        <w:rPr>
          <w:rFonts w:asciiTheme="majorBidi" w:hAnsiTheme="majorBidi" w:cstheme="majorBidi"/>
        </w:rPr>
        <w:t xml:space="preserve">zaglavlja javno poznat. Rukovanje ima ulogu pravilnog uspostavljanja </w:t>
      </w:r>
      <w:r w:rsidRPr="00D7257D">
        <w:rPr>
          <w:rFonts w:asciiTheme="majorBidi" w:hAnsiTheme="majorBidi" w:cstheme="majorBidi"/>
          <w:i/>
        </w:rPr>
        <w:t xml:space="preserve">WebSocket </w:t>
      </w:r>
      <w:r w:rsidRPr="00D7257D">
        <w:rPr>
          <w:rFonts w:asciiTheme="majorBidi" w:hAnsiTheme="majorBidi" w:cstheme="majorBidi"/>
        </w:rPr>
        <w:t xml:space="preserve">konekcije, a mehanizam izračunavanja i provjere </w:t>
      </w:r>
      <w:r w:rsidRPr="00D7257D">
        <w:rPr>
          <w:rFonts w:ascii="Consolas" w:hAnsi="Consolas" w:cs="Courier New"/>
          <w:sz w:val="20"/>
          <w:szCs w:val="20"/>
        </w:rPr>
        <w:t xml:space="preserve">Sec-Websocket-Accept </w:t>
      </w:r>
      <w:r w:rsidRPr="00D7257D">
        <w:rPr>
          <w:rFonts w:asciiTheme="majorBidi" w:hAnsiTheme="majorBidi" w:cstheme="majorBidi"/>
        </w:rPr>
        <w:t xml:space="preserve">vrijednosti osigurava zaštitu od problema uzrokovanih proxyjima i njihovom priručnom memorijom (engl. </w:t>
      </w:r>
      <w:r w:rsidRPr="00D7257D">
        <w:rPr>
          <w:rFonts w:asciiTheme="majorBidi" w:hAnsiTheme="majorBidi" w:cstheme="majorBidi"/>
          <w:i/>
        </w:rPr>
        <w:t>cache</w:t>
      </w:r>
      <w:r w:rsidRPr="00D7257D">
        <w:rPr>
          <w:rFonts w:asciiTheme="majorBidi" w:hAnsiTheme="majorBidi" w:cstheme="majorBidi"/>
        </w:rPr>
        <w:t xml:space="preserve">). Svrha tog mehanizam je, također, i osiguravanje da poslužitelj “razumije” </w:t>
      </w:r>
      <w:r w:rsidRPr="00D7257D">
        <w:rPr>
          <w:rFonts w:asciiTheme="majorBidi" w:hAnsiTheme="majorBidi" w:cstheme="majorBidi"/>
          <w:i/>
        </w:rPr>
        <w:t xml:space="preserve">WebSocket </w:t>
      </w:r>
      <w:r w:rsidRPr="00D7257D">
        <w:rPr>
          <w:rFonts w:asciiTheme="majorBidi" w:hAnsiTheme="majorBidi" w:cstheme="majorBidi"/>
        </w:rPr>
        <w:t xml:space="preserve">protokol (jer u slučaju da ne razumije, neće imati pristup magičnom stringu). </w:t>
      </w:r>
    </w:p>
    <w:p w14:paraId="4A566708" w14:textId="5D45D3D5" w:rsidR="0389F25C" w:rsidRPr="00D7257D" w:rsidRDefault="44C75C42" w:rsidP="003E1703">
      <w:pPr>
        <w:spacing w:line="360" w:lineRule="auto"/>
        <w:ind w:firstLine="720"/>
        <w:rPr>
          <w:rFonts w:asciiTheme="majorBidi" w:hAnsiTheme="majorBidi" w:cstheme="majorBidi"/>
        </w:rPr>
      </w:pPr>
      <w:r w:rsidRPr="00D7257D">
        <w:rPr>
          <w:rFonts w:asciiTheme="majorBidi" w:hAnsiTheme="majorBidi" w:cstheme="majorBidi"/>
        </w:rPr>
        <w:t xml:space="preserve">Danas se WebSocket najčešće koristi u sustavima za rad u stvarnom vremenu, chat aplikacijama, platformama za internet stvari (engl. </w:t>
      </w:r>
      <w:r w:rsidRPr="00D7257D">
        <w:rPr>
          <w:rFonts w:asciiTheme="majorBidi" w:hAnsiTheme="majorBidi" w:cstheme="majorBidi"/>
          <w:i/>
        </w:rPr>
        <w:t>Internet of Things</w:t>
      </w:r>
      <w:r w:rsidRPr="00D7257D">
        <w:rPr>
          <w:rFonts w:asciiTheme="majorBidi" w:hAnsiTheme="majorBidi" w:cstheme="majorBidi"/>
        </w:rPr>
        <w:t xml:space="preserve">), društvenim mrežama i online igrama. Podržavaju ga svi moderni web preglednici, što ga čini uobičajenim i čestim izborom u razvoju programske potpore. Osim osnovne verzije protokola, </w:t>
      </w:r>
      <w:r w:rsidRPr="00D7257D">
        <w:rPr>
          <w:rFonts w:asciiTheme="majorBidi" w:hAnsiTheme="majorBidi" w:cstheme="majorBidi"/>
          <w:i/>
        </w:rPr>
        <w:t>ws</w:t>
      </w:r>
      <w:r w:rsidRPr="00D7257D">
        <w:rPr>
          <w:rFonts w:asciiTheme="majorBidi" w:hAnsiTheme="majorBidi" w:cstheme="majorBidi"/>
        </w:rPr>
        <w:t xml:space="preserve">, koji koristi nezaštićenu vezu, postoji i protokol </w:t>
      </w:r>
      <w:r w:rsidRPr="00D7257D">
        <w:rPr>
          <w:rFonts w:asciiTheme="majorBidi" w:hAnsiTheme="majorBidi" w:cstheme="majorBidi"/>
          <w:i/>
        </w:rPr>
        <w:t>wss</w:t>
      </w:r>
      <w:r w:rsidRPr="00D7257D">
        <w:rPr>
          <w:rFonts w:asciiTheme="majorBidi" w:hAnsiTheme="majorBidi" w:cstheme="majorBidi"/>
        </w:rPr>
        <w:t xml:space="preserve">, koji, na opisanu funkcionalnost dodaje i šifriranje korištenjem TLS (engl. </w:t>
      </w:r>
      <w:r w:rsidRPr="00D7257D">
        <w:rPr>
          <w:rFonts w:asciiTheme="majorBidi" w:hAnsiTheme="majorBidi" w:cstheme="majorBidi"/>
          <w:i/>
          <w:iCs/>
        </w:rPr>
        <w:t>Transport Layer Security</w:t>
      </w:r>
      <w:r w:rsidRPr="00D7257D">
        <w:rPr>
          <w:rFonts w:asciiTheme="majorBidi" w:hAnsiTheme="majorBidi" w:cstheme="majorBidi"/>
        </w:rPr>
        <w:t>) protokola</w:t>
      </w:r>
      <w:r w:rsidR="00781E1E" w:rsidRPr="00D7257D">
        <w:rPr>
          <w:rFonts w:asciiTheme="majorBidi" w:hAnsiTheme="majorBidi" w:cstheme="majorBidi"/>
        </w:rPr>
        <w:t xml:space="preserve"> [22]</w:t>
      </w:r>
      <w:r w:rsidRPr="00D7257D">
        <w:rPr>
          <w:rFonts w:asciiTheme="majorBidi" w:hAnsiTheme="majorBidi" w:cstheme="majorBidi"/>
        </w:rPr>
        <w:t>. Ovo je analogno razlici između HTTP i HTTPS protokola.</w:t>
      </w:r>
    </w:p>
    <w:p w14:paraId="0C1FFFE6" w14:textId="6F5AB608" w:rsidR="3FDD53CE" w:rsidRPr="00D7257D" w:rsidRDefault="3FDD53CE" w:rsidP="003E1703">
      <w:pPr>
        <w:spacing w:line="360" w:lineRule="auto"/>
        <w:ind w:firstLine="720"/>
        <w:rPr>
          <w:rFonts w:asciiTheme="majorBidi" w:hAnsiTheme="majorBidi" w:cstheme="majorBidi"/>
        </w:rPr>
      </w:pPr>
      <w:r w:rsidRPr="00D7257D">
        <w:rPr>
          <w:rFonts w:asciiTheme="majorBidi" w:hAnsiTheme="majorBidi" w:cstheme="majorBidi"/>
        </w:rPr>
        <w:t xml:space="preserve">Iako je WebSocket već sam po sebi moćan protokol, on pruža samo osnovne komunikacijske funkcionalnosti, dok mogućnosti poput dodavanja klijenata u „sobe“, kreiranja </w:t>
      </w:r>
      <w:r w:rsidRPr="00D7257D">
        <w:rPr>
          <w:rFonts w:asciiTheme="majorBidi" w:hAnsiTheme="majorBidi" w:cstheme="majorBidi"/>
        </w:rPr>
        <w:lastRenderedPageBreak/>
        <w:t>proizvoljnih događaja proizvoljnog imena i sl. nisu izvorno implementirane. Te i mnoge druge funkcionalnosti dostupne su u sklopu Socket.io biblioteke opisane u sljedećem poglavlju.</w:t>
      </w:r>
    </w:p>
    <w:p w14:paraId="029D6936" w14:textId="0869A04B" w:rsidR="0389F25C" w:rsidRPr="00D7257D" w:rsidRDefault="009D4C55" w:rsidP="003E1703">
      <w:pPr>
        <w:spacing w:line="360" w:lineRule="auto"/>
        <w:ind w:firstLine="720"/>
        <w:rPr>
          <w:rFonts w:asciiTheme="majorBidi" w:hAnsiTheme="majorBidi" w:cstheme="majorBidi"/>
        </w:rPr>
      </w:pPr>
      <w:r w:rsidRPr="00D7257D">
        <w:rPr>
          <w:rFonts w:asciiTheme="majorBidi" w:hAnsiTheme="majorBidi" w:cstheme="majorBidi"/>
        </w:rPr>
        <w:t>Na vrhu WebSocket protokola koristi se knjižnica Socket.io. Dok je čisti WebSocket strogo komunikacijski protokol, Socket.io predstavlja apstrakcijski sloj koji klijentima i poslužiteljima donosi napredne mehanizme upravljanja vezom.</w:t>
      </w:r>
    </w:p>
    <w:p w14:paraId="2D532E6A" w14:textId="4DBA9C30" w:rsidR="70E4B2F7" w:rsidRPr="00D7257D" w:rsidRDefault="70E4B2F7" w:rsidP="00C347CD">
      <w:pPr>
        <w:pStyle w:val="Heading3"/>
      </w:pPr>
      <w:r w:rsidRPr="00D7257D">
        <w:br/>
      </w:r>
      <w:bookmarkStart w:id="13" w:name="_Toc233394029"/>
      <w:r w:rsidRPr="00D7257D">
        <w:t>2.</w:t>
      </w:r>
      <w:r w:rsidR="00EF5CCD" w:rsidRPr="00D7257D">
        <w:t>3</w:t>
      </w:r>
      <w:r w:rsidRPr="00D7257D">
        <w:t xml:space="preserve">.2. </w:t>
      </w:r>
      <w:r w:rsidR="00C735B1" w:rsidRPr="00D7257D">
        <w:t>Socket.io</w:t>
      </w:r>
      <w:bookmarkEnd w:id="13"/>
    </w:p>
    <w:p w14:paraId="3E142FF1" w14:textId="3F6293D2" w:rsidR="0389F25C" w:rsidRPr="00D7257D" w:rsidRDefault="0389F25C" w:rsidP="003E1703">
      <w:pPr>
        <w:spacing w:line="360" w:lineRule="auto"/>
      </w:pPr>
    </w:p>
    <w:p w14:paraId="24D8FBB5" w14:textId="4C44AE93" w:rsidR="0A68205B" w:rsidRPr="00D7257D" w:rsidRDefault="0A68205B" w:rsidP="003E1703">
      <w:pPr>
        <w:spacing w:line="360" w:lineRule="auto"/>
        <w:ind w:firstLine="720"/>
        <w:rPr>
          <w:rFonts w:asciiTheme="majorBidi" w:hAnsiTheme="majorBidi" w:cstheme="majorBidi"/>
        </w:rPr>
      </w:pPr>
      <w:r w:rsidRPr="00D7257D">
        <w:rPr>
          <w:rFonts w:asciiTheme="majorBidi" w:hAnsiTheme="majorBidi" w:cstheme="majorBidi"/>
        </w:rPr>
        <w:t xml:space="preserve">Socket.io je biblioteka otvorenog koda koja je temeljena na WebSocket protokolu te izgrađena nad nižerazinskim (engl. </w:t>
      </w:r>
      <w:r w:rsidRPr="00D7257D">
        <w:rPr>
          <w:rFonts w:asciiTheme="majorBidi" w:hAnsiTheme="majorBidi" w:cstheme="majorBidi"/>
          <w:i/>
          <w:iCs/>
        </w:rPr>
        <w:t>lower level</w:t>
      </w:r>
      <w:r w:rsidRPr="00D7257D">
        <w:rPr>
          <w:rFonts w:asciiTheme="majorBidi" w:hAnsiTheme="majorBidi" w:cstheme="majorBidi"/>
        </w:rPr>
        <w:t>) Engine.io protokolom</w:t>
      </w:r>
      <w:r w:rsidR="00AC7297" w:rsidRPr="00D7257D">
        <w:rPr>
          <w:rFonts w:asciiTheme="majorBidi" w:hAnsiTheme="majorBidi" w:cstheme="majorBidi"/>
        </w:rPr>
        <w:t xml:space="preserve"> [23]</w:t>
      </w:r>
      <w:r w:rsidRPr="00D7257D">
        <w:rPr>
          <w:rFonts w:asciiTheme="majorBidi" w:hAnsiTheme="majorBidi" w:cstheme="majorBidi"/>
        </w:rPr>
        <w:t>. Ona apstrahira taj protokol te uvodi dodatne funkcionalnosti. Socket.io implementacije dostupne su u različitim programskim jezicima, kao što su JavaScript, Python, Java, Go i Rust.</w:t>
      </w:r>
    </w:p>
    <w:p w14:paraId="4F5AD5FD" w14:textId="5BFC6F60" w:rsidR="0A68205B" w:rsidRPr="00D7257D" w:rsidRDefault="0A68205B" w:rsidP="003E1703">
      <w:pPr>
        <w:spacing w:line="360" w:lineRule="auto"/>
        <w:ind w:firstLine="720"/>
        <w:rPr>
          <w:rFonts w:asciiTheme="majorBidi" w:hAnsiTheme="majorBidi" w:cstheme="majorBidi"/>
        </w:rPr>
      </w:pPr>
      <w:r w:rsidRPr="00D7257D">
        <w:rPr>
          <w:rFonts w:asciiTheme="majorBidi" w:hAnsiTheme="majorBidi" w:cstheme="majorBidi"/>
        </w:rPr>
        <w:t xml:space="preserve">Jedna od osnovnih prednosti Socket.io protokola nad čistim WebSocket protokolom je mogućnost zamjene (engl. </w:t>
      </w:r>
      <w:r w:rsidRPr="00D7257D">
        <w:rPr>
          <w:rFonts w:asciiTheme="majorBidi" w:hAnsiTheme="majorBidi" w:cstheme="majorBidi"/>
          <w:i/>
          <w:iCs/>
        </w:rPr>
        <w:t>fallback</w:t>
      </w:r>
      <w:r w:rsidRPr="00D7257D">
        <w:rPr>
          <w:rFonts w:asciiTheme="majorBidi" w:hAnsiTheme="majorBidi" w:cstheme="majorBidi"/>
        </w:rPr>
        <w:t xml:space="preserve">) načina komunikacije HTTP dugim ispitivanjem (engl. </w:t>
      </w:r>
      <w:r w:rsidRPr="00D7257D">
        <w:rPr>
          <w:rFonts w:asciiTheme="majorBidi" w:hAnsiTheme="majorBidi" w:cstheme="majorBidi"/>
          <w:i/>
          <w:iCs/>
        </w:rPr>
        <w:t>HTTP long-</w:t>
      </w:r>
      <w:r w:rsidRPr="00D7257D">
        <w:rPr>
          <w:rFonts w:asciiTheme="majorBidi" w:hAnsiTheme="majorBidi" w:cstheme="majorBidi"/>
        </w:rPr>
        <w:t xml:space="preserve">polling) u slučaju nemogućnosti korištenja WebSocketa. Naime, iako Socket.io u pozadini prvenstveno koristi WebSocket komunikaciju kad god je to moguće, u slučaju nemogućnosti uspostavljanja WebSocket veze, veza će biti uspostavljena korištenjem HTTP protokola. Do ovoga može doći ako poslužitelj ne podržava WebSocket protokol, iako je to danas rijetkost, ili u slučaju pogrešaka koje onemogućavaju povezivanje WebSocketom. Ovime se osigurava alternativni način povezivanja te omogućava rad s praktički svakim modernim poslužiteljem. Još jedna važna prednost Socket.io protokola nad originalnim WebSocketom je i mogućnost pohrane klijentskih podataka u međuspremnik (engl. </w:t>
      </w:r>
      <w:r w:rsidRPr="00D7257D">
        <w:rPr>
          <w:rFonts w:asciiTheme="majorBidi" w:hAnsiTheme="majorBidi" w:cstheme="majorBidi"/>
          <w:i/>
          <w:iCs/>
        </w:rPr>
        <w:t>buffering</w:t>
      </w:r>
      <w:r w:rsidRPr="00D7257D">
        <w:rPr>
          <w:rFonts w:asciiTheme="majorBidi" w:hAnsiTheme="majorBidi" w:cstheme="majorBidi"/>
        </w:rPr>
        <w:t xml:space="preserve">) te njihovo naknadno slanje u slučaju privremenog gubitka veze. Nedostatak ove mogućnosti mana je WebSocketa te je u svakom iole ozbiljnijem računalnom sustavu, u slučaju korištenja čistog WebSocketa, potrebno implementirati ovu funkcionalnost. Socket.io nudi navedenu funkcionalnost kao svoj sastavni dio i uklanja potrebu za ručnom implementacijom, čime se smanjuju vremenski troškovi rada i smanjuje mogućnost pogrešaka. Jedna od glavnih karakteristika Socket.io biblioteke u slučaju gubitka veze je i automatsko ponovno povezivanje. Socket.io detektira gubitak veze korištenjem tzv. otkucaja srca (engl. </w:t>
      </w:r>
      <w:r w:rsidRPr="00D7257D">
        <w:rPr>
          <w:rFonts w:asciiTheme="majorBidi" w:hAnsiTheme="majorBidi" w:cstheme="majorBidi"/>
          <w:i/>
          <w:iCs/>
        </w:rPr>
        <w:t>heartbeat</w:t>
      </w:r>
      <w:r w:rsidRPr="00D7257D">
        <w:rPr>
          <w:rFonts w:asciiTheme="majorBidi" w:hAnsiTheme="majorBidi" w:cstheme="majorBidi"/>
        </w:rPr>
        <w:t xml:space="preserve">), koji podrazumijevaju periodičku provjeru valjanosti veze. Ako se veza izgubi, Socket.io će je </w:t>
      </w:r>
      <w:r w:rsidRPr="00D7257D">
        <w:rPr>
          <w:rFonts w:asciiTheme="majorBidi" w:hAnsiTheme="majorBidi" w:cstheme="majorBidi"/>
        </w:rPr>
        <w:lastRenderedPageBreak/>
        <w:t xml:space="preserve">automatski pokušati ponovno uspostaviti. Još jedna karakteristika Socket.io sustava jest mogućnost definiranja vlastitih događaja te njihovo korištenje u kodu. Nasuporot tome, WebSocket ima nekoliko unaprijed definiranih događaja kojima se implementira sva funkcionalnost. Iako je to često sasvim dovoljno, mogućnost definiranja vlastitih proizvoljnih događaja uvelike povećava fleksibilnost i eleganciju koda pisanog pomoću Socket.io biblioteke. Ovo je posebno korisno kod razvoja sustava koji koriste arhitekturu temeljenu na događajima (engl. </w:t>
      </w:r>
      <w:r w:rsidRPr="00D7257D">
        <w:rPr>
          <w:rFonts w:asciiTheme="majorBidi" w:hAnsiTheme="majorBidi" w:cstheme="majorBidi"/>
          <w:i/>
          <w:iCs/>
        </w:rPr>
        <w:t>event-based</w:t>
      </w:r>
      <w:r w:rsidRPr="00D7257D">
        <w:rPr>
          <w:rFonts w:asciiTheme="majorBidi" w:hAnsiTheme="majorBidi" w:cstheme="majorBidi"/>
        </w:rPr>
        <w:t xml:space="preserve">). Za svaki proizvoljno definirani događaj, također se može definirati i slušatelj, baš kao i za događaje u WebSocketu. U klasičnom WebSocketu, poruke su uvijek namijenjene jednom, točno određenom klijentu. U slučaju potrebe slanja iste poruke više različitih klijenata, potrebno je poslati više poruka, što se obično postiže iteriranjem po listi željenih klijenata. Socket.io nudi rješenje u obliku mogućnosti kreiranja soba, u koje se razvrstavaju klijenti. Poruka se, zatim, može poslati određenoj sobi, pri čemu će poruku primiti svi članovi te sobe. Osim ovoga, moguća je opcija slanja poruke svim povezanim klijentima (engl. </w:t>
      </w:r>
      <w:r w:rsidRPr="00D7257D">
        <w:rPr>
          <w:rFonts w:asciiTheme="majorBidi" w:hAnsiTheme="majorBidi" w:cstheme="majorBidi"/>
          <w:i/>
          <w:iCs/>
        </w:rPr>
        <w:t>broadcast</w:t>
      </w:r>
      <w:r w:rsidRPr="00D7257D">
        <w:rPr>
          <w:rFonts w:asciiTheme="majorBidi" w:hAnsiTheme="majorBidi" w:cstheme="majorBidi"/>
        </w:rPr>
        <w:t>).</w:t>
      </w:r>
    </w:p>
    <w:p w14:paraId="2A0E7461" w14:textId="6CFEFF6F" w:rsidR="0A68205B" w:rsidRPr="00D7257D" w:rsidRDefault="0A68205B" w:rsidP="003E1703">
      <w:pPr>
        <w:spacing w:line="360" w:lineRule="auto"/>
        <w:ind w:firstLine="720"/>
        <w:rPr>
          <w:rFonts w:asciiTheme="majorBidi" w:hAnsiTheme="majorBidi" w:cstheme="majorBidi"/>
        </w:rPr>
      </w:pPr>
      <w:r w:rsidRPr="00D7257D">
        <w:rPr>
          <w:rFonts w:asciiTheme="majorBidi" w:hAnsiTheme="majorBidi" w:cstheme="majorBidi"/>
        </w:rPr>
        <w:t>Ograničenje Socket.io biblioteke je nekompatibilnost s tradicionalnim WebSocket implementacijama. S obzirom na to da Socket.io koristi vlastiti protokol, koji na WebSocket pakete postavlja dodatne metapodatke, Socket.io klijent i čisti WebSocket server nisu kompatibilni te ne mogu ostvariti vezu. Vrijedi i obrnuto. WebSocket klijent ne može ostvariti vezu s Socket.io poslužiteljem.</w:t>
      </w:r>
    </w:p>
    <w:p w14:paraId="2026425F" w14:textId="2F170FF1" w:rsidR="0389F25C" w:rsidRPr="00D7257D" w:rsidRDefault="0389F25C" w:rsidP="003E1703">
      <w:pPr>
        <w:spacing w:line="360" w:lineRule="auto"/>
      </w:pPr>
    </w:p>
    <w:p w14:paraId="0323990B" w14:textId="201B341C" w:rsidR="0389F25C" w:rsidRPr="00D7257D" w:rsidRDefault="0389F25C" w:rsidP="003E1703">
      <w:pPr>
        <w:spacing w:line="360" w:lineRule="auto"/>
      </w:pPr>
    </w:p>
    <w:p w14:paraId="5055F0A9" w14:textId="0C236598" w:rsidR="0389F25C" w:rsidRPr="00D7257D" w:rsidRDefault="70E4B2F7" w:rsidP="00EF5CCD">
      <w:pPr>
        <w:pStyle w:val="Heading2"/>
        <w:rPr>
          <w:lang w:val="hr-HR"/>
        </w:rPr>
      </w:pPr>
      <w:bookmarkStart w:id="14" w:name="_Toc233394030"/>
      <w:r w:rsidRPr="00D7257D">
        <w:rPr>
          <w:lang w:val="hr-HR"/>
        </w:rPr>
        <w:t>2.</w:t>
      </w:r>
      <w:r w:rsidR="009D4C55" w:rsidRPr="00D7257D">
        <w:rPr>
          <w:lang w:val="hr-HR"/>
        </w:rPr>
        <w:t>4</w:t>
      </w:r>
      <w:r w:rsidRPr="00D7257D">
        <w:rPr>
          <w:lang w:val="hr-HR"/>
        </w:rPr>
        <w:t xml:space="preserve">. </w:t>
      </w:r>
      <w:r w:rsidR="00927EC8" w:rsidRPr="00D7257D">
        <w:rPr>
          <w:lang w:val="hr-HR"/>
        </w:rPr>
        <w:t xml:space="preserve">Tehnološki stog </w:t>
      </w:r>
      <w:r w:rsidR="00BB755D" w:rsidRPr="00D7257D">
        <w:rPr>
          <w:lang w:val="hr-HR"/>
        </w:rPr>
        <w:t>za implementaciju prototipa</w:t>
      </w:r>
      <w:bookmarkEnd w:id="14"/>
    </w:p>
    <w:p w14:paraId="23BEBEF2" w14:textId="1FC0F2B0" w:rsidR="006A3F12" w:rsidRPr="00D7257D" w:rsidRDefault="006A3F12" w:rsidP="003E1703">
      <w:pPr>
        <w:spacing w:line="360" w:lineRule="auto"/>
        <w:rPr>
          <w:rFonts w:asciiTheme="majorBidi" w:hAnsiTheme="majorBidi" w:cstheme="majorBidi"/>
        </w:rPr>
      </w:pPr>
    </w:p>
    <w:p w14:paraId="770CFAAB" w14:textId="08FBF592" w:rsidR="006A3F12" w:rsidRPr="00D7257D" w:rsidRDefault="006A3F12" w:rsidP="003E1703">
      <w:pPr>
        <w:spacing w:line="360" w:lineRule="auto"/>
        <w:rPr>
          <w:rFonts w:asciiTheme="majorBidi" w:hAnsiTheme="majorBidi" w:cstheme="majorBidi"/>
        </w:rPr>
      </w:pPr>
      <w:r w:rsidRPr="00D7257D">
        <w:rPr>
          <w:rFonts w:asciiTheme="majorBidi" w:hAnsiTheme="majorBidi" w:cstheme="majorBidi"/>
        </w:rPr>
        <w:tab/>
      </w:r>
      <w:r w:rsidR="00EB5C4B" w:rsidRPr="00D7257D">
        <w:rPr>
          <w:rFonts w:asciiTheme="majorBidi" w:hAnsiTheme="majorBidi" w:cstheme="majorBidi"/>
        </w:rPr>
        <w:t>Za implementaciju prototipa u sklopu rada, korišten je skup tehnologija i alata</w:t>
      </w:r>
      <w:r w:rsidR="007A687D" w:rsidRPr="00D7257D">
        <w:rPr>
          <w:rFonts w:asciiTheme="majorBidi" w:hAnsiTheme="majorBidi" w:cstheme="majorBidi"/>
        </w:rPr>
        <w:t xml:space="preserve"> namijenjen programskom ostvarenju različitih dijelova i slojeva aplikacije. Za implementaciju poslužitelja, korišteno je Node.js okruženje, zajedno s Express paketom. Simulatori uređaja ostvareni su koristeći programski jezik Python. </w:t>
      </w:r>
      <w:r w:rsidR="007B2AAC" w:rsidRPr="00D7257D">
        <w:rPr>
          <w:rFonts w:asciiTheme="majorBidi" w:hAnsiTheme="majorBidi" w:cstheme="majorBidi"/>
        </w:rPr>
        <w:t>Trajna pohrana podataka odvija se pomoću PostgreSQL baze podataka. Ovo poglavlje opisuje navedene tehnologij</w:t>
      </w:r>
      <w:r w:rsidR="00EE0330" w:rsidRPr="00D7257D">
        <w:rPr>
          <w:rFonts w:asciiTheme="majorBidi" w:hAnsiTheme="majorBidi" w:cstheme="majorBidi"/>
        </w:rPr>
        <w:t>e te njihovu primjenu u kontekstu izrađenog prototipa.</w:t>
      </w:r>
    </w:p>
    <w:p w14:paraId="04858A91" w14:textId="0D32445F" w:rsidR="70E4B2F7" w:rsidRPr="00D7257D" w:rsidRDefault="70E4B2F7" w:rsidP="00C347CD">
      <w:pPr>
        <w:pStyle w:val="Heading3"/>
      </w:pPr>
      <w:r w:rsidRPr="00D7257D">
        <w:lastRenderedPageBreak/>
        <w:br/>
      </w:r>
      <w:bookmarkStart w:id="15" w:name="_Toc233394031"/>
      <w:r w:rsidRPr="00D7257D">
        <w:t>2.</w:t>
      </w:r>
      <w:r w:rsidR="00EF5CCD" w:rsidRPr="00D7257D">
        <w:t>4</w:t>
      </w:r>
      <w:r w:rsidRPr="00D7257D">
        <w:t xml:space="preserve">.1. </w:t>
      </w:r>
      <w:r w:rsidR="00DD1806" w:rsidRPr="00D7257D">
        <w:t>Node.js i Express</w:t>
      </w:r>
      <w:bookmarkEnd w:id="15"/>
    </w:p>
    <w:p w14:paraId="4E607008" w14:textId="77777777" w:rsidR="00AB0DFA" w:rsidRPr="00D7257D" w:rsidRDefault="00AB0DFA" w:rsidP="003E1703">
      <w:pPr>
        <w:spacing w:line="360" w:lineRule="auto"/>
      </w:pPr>
    </w:p>
    <w:p w14:paraId="2078BDF5" w14:textId="34921402" w:rsidR="0389F25C" w:rsidRPr="00D7257D" w:rsidRDefault="00EE283A" w:rsidP="003E1703">
      <w:pPr>
        <w:spacing w:line="360" w:lineRule="auto"/>
        <w:rPr>
          <w:rFonts w:asciiTheme="majorBidi" w:hAnsiTheme="majorBidi" w:cstheme="majorBidi"/>
        </w:rPr>
      </w:pPr>
      <w:r w:rsidRPr="00D7257D">
        <w:rPr>
          <w:rFonts w:asciiTheme="majorBidi" w:hAnsiTheme="majorBidi" w:cstheme="majorBidi"/>
        </w:rPr>
        <w:tab/>
      </w:r>
      <w:r w:rsidR="00F132A3" w:rsidRPr="00D7257D">
        <w:rPr>
          <w:rFonts w:asciiTheme="majorBidi" w:hAnsiTheme="majorBidi" w:cstheme="majorBidi"/>
        </w:rPr>
        <w:t xml:space="preserve">Node.js </w:t>
      </w:r>
      <w:r w:rsidR="00CC321B" w:rsidRPr="00D7257D">
        <w:rPr>
          <w:rFonts w:asciiTheme="majorBidi" w:hAnsiTheme="majorBidi" w:cstheme="majorBidi"/>
        </w:rPr>
        <w:t>je programsko okruženje namijenjeno implementaciji poslužiteljske strane aplikacija</w:t>
      </w:r>
      <w:r w:rsidR="00083E04" w:rsidRPr="00D7257D">
        <w:rPr>
          <w:rFonts w:asciiTheme="majorBidi" w:hAnsiTheme="majorBidi" w:cstheme="majorBidi"/>
        </w:rPr>
        <w:t xml:space="preserve"> [24]</w:t>
      </w:r>
      <w:r w:rsidR="00CC321B" w:rsidRPr="00D7257D">
        <w:rPr>
          <w:rFonts w:asciiTheme="majorBidi" w:hAnsiTheme="majorBidi" w:cstheme="majorBidi"/>
        </w:rPr>
        <w:t xml:space="preserve">. Njegova </w:t>
      </w:r>
      <w:r w:rsidR="00B25E08" w:rsidRPr="00D7257D">
        <w:rPr>
          <w:rFonts w:asciiTheme="majorBidi" w:hAnsiTheme="majorBidi" w:cstheme="majorBidi"/>
        </w:rPr>
        <w:t>glavna uloga i</w:t>
      </w:r>
      <w:r w:rsidR="004C1AB3" w:rsidRPr="00D7257D">
        <w:rPr>
          <w:rFonts w:asciiTheme="majorBidi" w:hAnsiTheme="majorBidi" w:cstheme="majorBidi"/>
        </w:rPr>
        <w:t xml:space="preserve"> motivacija je </w:t>
      </w:r>
      <w:r w:rsidR="006E76D5" w:rsidRPr="00D7257D">
        <w:rPr>
          <w:rFonts w:asciiTheme="majorBidi" w:hAnsiTheme="majorBidi" w:cstheme="majorBidi"/>
        </w:rPr>
        <w:t xml:space="preserve">omogućavanje korištenja programskog jezika JavaScript kao općenamjenskog programskog jezika, izvan </w:t>
      </w:r>
      <w:r w:rsidR="003377FC" w:rsidRPr="00D7257D">
        <w:rPr>
          <w:rFonts w:asciiTheme="majorBidi" w:hAnsiTheme="majorBidi" w:cstheme="majorBidi"/>
        </w:rPr>
        <w:t xml:space="preserve">web preglednika. </w:t>
      </w:r>
      <w:r w:rsidR="003E49B5" w:rsidRPr="00D7257D">
        <w:rPr>
          <w:rFonts w:asciiTheme="majorBidi" w:hAnsiTheme="majorBidi" w:cstheme="majorBidi"/>
        </w:rPr>
        <w:t>[</w:t>
      </w:r>
      <w:r w:rsidR="00BA7A4E" w:rsidRPr="00D7257D">
        <w:rPr>
          <w:rFonts w:asciiTheme="majorBidi" w:hAnsiTheme="majorBidi" w:cstheme="majorBidi"/>
        </w:rPr>
        <w:t>25</w:t>
      </w:r>
      <w:r w:rsidR="003E49B5" w:rsidRPr="00D7257D">
        <w:rPr>
          <w:rFonts w:asciiTheme="majorBidi" w:hAnsiTheme="majorBidi" w:cstheme="majorBidi"/>
        </w:rPr>
        <w:t xml:space="preserve">] </w:t>
      </w:r>
      <w:r w:rsidR="002A1BEC" w:rsidRPr="00D7257D">
        <w:rPr>
          <w:rFonts w:asciiTheme="majorBidi" w:hAnsiTheme="majorBidi" w:cstheme="majorBidi"/>
        </w:rPr>
        <w:t>Najčešće se koristi prilikom izrade web aplikacija, iako je prikladan za</w:t>
      </w:r>
      <w:r w:rsidR="000F5D68" w:rsidRPr="00D7257D">
        <w:rPr>
          <w:rFonts w:asciiTheme="majorBidi" w:hAnsiTheme="majorBidi" w:cstheme="majorBidi"/>
        </w:rPr>
        <w:t xml:space="preserve"> implementaciju poslužiteljske strane bilo kakve namjene, neovisno o </w:t>
      </w:r>
      <w:r w:rsidR="00330212" w:rsidRPr="00D7257D">
        <w:rPr>
          <w:rFonts w:asciiTheme="majorBidi" w:hAnsiTheme="majorBidi" w:cstheme="majorBidi"/>
        </w:rPr>
        <w:t>prirodi korisničkog sučelja. Funkcionalnosti za rad</w:t>
      </w:r>
      <w:r w:rsidR="00950DBA" w:rsidRPr="00D7257D">
        <w:rPr>
          <w:rFonts w:asciiTheme="majorBidi" w:hAnsiTheme="majorBidi" w:cstheme="majorBidi"/>
        </w:rPr>
        <w:t xml:space="preserve"> s Node.js okruženjem preuzimaju se koristeći </w:t>
      </w:r>
      <w:r w:rsidR="00950DBA" w:rsidRPr="00D7257D">
        <w:rPr>
          <w:rFonts w:asciiTheme="majorBidi" w:hAnsiTheme="majorBidi" w:cstheme="majorBidi"/>
          <w:i/>
          <w:iCs/>
        </w:rPr>
        <w:t>npm</w:t>
      </w:r>
      <w:r w:rsidR="005B4B01" w:rsidRPr="00D7257D">
        <w:rPr>
          <w:rFonts w:asciiTheme="majorBidi" w:hAnsiTheme="majorBidi" w:cstheme="majorBidi"/>
        </w:rPr>
        <w:t xml:space="preserve"> upravljač paketa [</w:t>
      </w:r>
      <w:r w:rsidR="00BA7A4E" w:rsidRPr="00D7257D">
        <w:rPr>
          <w:rFonts w:asciiTheme="majorBidi" w:hAnsiTheme="majorBidi" w:cstheme="majorBidi"/>
        </w:rPr>
        <w:t>26</w:t>
      </w:r>
      <w:r w:rsidR="005B4B01" w:rsidRPr="00D7257D">
        <w:rPr>
          <w:rFonts w:asciiTheme="majorBidi" w:hAnsiTheme="majorBidi" w:cstheme="majorBidi"/>
        </w:rPr>
        <w:t>]. Ovo omogućuje</w:t>
      </w:r>
      <w:r w:rsidR="001637E3" w:rsidRPr="00D7257D">
        <w:rPr>
          <w:rFonts w:asciiTheme="majorBidi" w:hAnsiTheme="majorBidi" w:cstheme="majorBidi"/>
        </w:rPr>
        <w:t xml:space="preserve"> preuzimanje minimalnog skupa funkcionalnosti, bez potrebe za prenapuhavanjem </w:t>
      </w:r>
      <w:r w:rsidR="008E6E50" w:rsidRPr="00D7257D">
        <w:rPr>
          <w:rFonts w:asciiTheme="majorBidi" w:hAnsiTheme="majorBidi" w:cstheme="majorBidi"/>
        </w:rPr>
        <w:t xml:space="preserve">(engl. </w:t>
      </w:r>
      <w:r w:rsidR="008E6E50" w:rsidRPr="00D7257D">
        <w:rPr>
          <w:rFonts w:asciiTheme="majorBidi" w:hAnsiTheme="majorBidi" w:cstheme="majorBidi"/>
          <w:i/>
          <w:iCs/>
        </w:rPr>
        <w:t>bloating</w:t>
      </w:r>
      <w:r w:rsidR="008E6E50" w:rsidRPr="00D7257D">
        <w:rPr>
          <w:rFonts w:asciiTheme="majorBidi" w:hAnsiTheme="majorBidi" w:cstheme="majorBidi"/>
        </w:rPr>
        <w:t>).</w:t>
      </w:r>
    </w:p>
    <w:p w14:paraId="016B44DF" w14:textId="6D9E72DF" w:rsidR="00AD4631" w:rsidRPr="00D7257D" w:rsidRDefault="00AD4631" w:rsidP="003E1703">
      <w:pPr>
        <w:spacing w:line="360" w:lineRule="auto"/>
        <w:rPr>
          <w:rFonts w:asciiTheme="majorBidi" w:hAnsiTheme="majorBidi" w:cstheme="majorBidi"/>
        </w:rPr>
      </w:pPr>
      <w:r w:rsidRPr="00D7257D">
        <w:rPr>
          <w:rFonts w:asciiTheme="majorBidi" w:hAnsiTheme="majorBidi" w:cstheme="majorBidi"/>
        </w:rPr>
        <w:tab/>
        <w:t xml:space="preserve">Express predstavlja jedan od najkorištenijih </w:t>
      </w:r>
      <w:r w:rsidRPr="00D7257D">
        <w:rPr>
          <w:rFonts w:asciiTheme="majorBidi" w:hAnsiTheme="majorBidi" w:cstheme="majorBidi"/>
          <w:i/>
          <w:iCs/>
        </w:rPr>
        <w:t>npm</w:t>
      </w:r>
      <w:r w:rsidRPr="00D7257D">
        <w:rPr>
          <w:rFonts w:asciiTheme="majorBidi" w:hAnsiTheme="majorBidi" w:cstheme="majorBidi"/>
        </w:rPr>
        <w:t xml:space="preserve"> paketa</w:t>
      </w:r>
      <w:r w:rsidR="004D2E46" w:rsidRPr="00D7257D">
        <w:rPr>
          <w:rFonts w:asciiTheme="majorBidi" w:hAnsiTheme="majorBidi" w:cstheme="majorBidi"/>
        </w:rPr>
        <w:t xml:space="preserve"> u Node.js ekosustavu</w:t>
      </w:r>
      <w:r w:rsidR="00BB2AF5" w:rsidRPr="00D7257D">
        <w:rPr>
          <w:rFonts w:asciiTheme="majorBidi" w:hAnsiTheme="majorBidi" w:cstheme="majorBidi"/>
        </w:rPr>
        <w:t xml:space="preserve"> [2</w:t>
      </w:r>
      <w:r w:rsidR="00BA7A4E" w:rsidRPr="00D7257D">
        <w:rPr>
          <w:rFonts w:asciiTheme="majorBidi" w:hAnsiTheme="majorBidi" w:cstheme="majorBidi"/>
        </w:rPr>
        <w:t>7</w:t>
      </w:r>
      <w:r w:rsidR="00BB2AF5" w:rsidRPr="00D7257D">
        <w:rPr>
          <w:rFonts w:asciiTheme="majorBidi" w:hAnsiTheme="majorBidi" w:cstheme="majorBidi"/>
        </w:rPr>
        <w:t>]</w:t>
      </w:r>
      <w:r w:rsidR="004D2E46" w:rsidRPr="00D7257D">
        <w:rPr>
          <w:rFonts w:asciiTheme="majorBidi" w:hAnsiTheme="majorBidi" w:cstheme="majorBidi"/>
        </w:rPr>
        <w:t xml:space="preserve">. To je </w:t>
      </w:r>
      <w:r w:rsidR="00A54B1B" w:rsidRPr="00D7257D">
        <w:rPr>
          <w:rFonts w:asciiTheme="majorBidi" w:hAnsiTheme="majorBidi" w:cstheme="majorBidi"/>
        </w:rPr>
        <w:t xml:space="preserve">radni okvir koji </w:t>
      </w:r>
      <w:r w:rsidR="005C62BD" w:rsidRPr="00D7257D">
        <w:rPr>
          <w:rFonts w:asciiTheme="majorBidi" w:hAnsiTheme="majorBidi" w:cstheme="majorBidi"/>
        </w:rPr>
        <w:t xml:space="preserve">apstrahira mnoge funkcionalnosti izrade poslužitelja i omogućava bržu implementaciju funkcionalnosti poput HTTP krajnjih točaka, </w:t>
      </w:r>
      <w:r w:rsidR="00B24D8F" w:rsidRPr="00D7257D">
        <w:rPr>
          <w:rFonts w:asciiTheme="majorBidi" w:hAnsiTheme="majorBidi" w:cstheme="majorBidi"/>
        </w:rPr>
        <w:t xml:space="preserve">središnje komponente (engl. </w:t>
      </w:r>
      <w:r w:rsidR="00B24D8F" w:rsidRPr="00D7257D">
        <w:rPr>
          <w:rFonts w:asciiTheme="majorBidi" w:hAnsiTheme="majorBidi" w:cstheme="majorBidi"/>
          <w:i/>
          <w:iCs/>
        </w:rPr>
        <w:t>middleware</w:t>
      </w:r>
      <w:r w:rsidR="00B24D8F" w:rsidRPr="00D7257D">
        <w:rPr>
          <w:rFonts w:asciiTheme="majorBidi" w:hAnsiTheme="majorBidi" w:cstheme="majorBidi"/>
        </w:rPr>
        <w:t>)</w:t>
      </w:r>
      <w:r w:rsidR="00A16476" w:rsidRPr="00D7257D">
        <w:rPr>
          <w:rFonts w:asciiTheme="majorBidi" w:hAnsiTheme="majorBidi" w:cstheme="majorBidi"/>
        </w:rPr>
        <w:t xml:space="preserve"> i sl. Nudi metode korištene za primanje i obradu HTTP zahtjeva</w:t>
      </w:r>
      <w:r w:rsidR="00A64BC3" w:rsidRPr="00D7257D">
        <w:rPr>
          <w:rFonts w:asciiTheme="majorBidi" w:hAnsiTheme="majorBidi" w:cstheme="majorBidi"/>
        </w:rPr>
        <w:t xml:space="preserve"> i </w:t>
      </w:r>
      <w:r w:rsidR="00A16476" w:rsidRPr="00D7257D">
        <w:rPr>
          <w:rFonts w:asciiTheme="majorBidi" w:hAnsiTheme="majorBidi" w:cstheme="majorBidi"/>
        </w:rPr>
        <w:t>prijenos informacija HTTP protokolom</w:t>
      </w:r>
      <w:r w:rsidR="00A64BC3" w:rsidRPr="00D7257D">
        <w:rPr>
          <w:rFonts w:asciiTheme="majorBidi" w:hAnsiTheme="majorBidi" w:cstheme="majorBidi"/>
        </w:rPr>
        <w:t xml:space="preserve">. </w:t>
      </w:r>
      <w:r w:rsidR="00E66A03" w:rsidRPr="00D7257D">
        <w:rPr>
          <w:rFonts w:asciiTheme="majorBidi" w:hAnsiTheme="majorBidi" w:cstheme="majorBidi"/>
        </w:rPr>
        <w:t>Radi se o laganom i minimalističnom radnom okviru koji pruža slobodu i fleksibilnost prilikom dizajna aplikacije i pisanja programskog koda.</w:t>
      </w:r>
    </w:p>
    <w:p w14:paraId="0D77B039" w14:textId="069F08C1" w:rsidR="70E4B2F7" w:rsidRPr="00D7257D" w:rsidRDefault="70E4B2F7" w:rsidP="00C347CD">
      <w:pPr>
        <w:pStyle w:val="Heading3"/>
      </w:pPr>
      <w:r w:rsidRPr="00D7257D">
        <w:br/>
      </w:r>
      <w:bookmarkStart w:id="16" w:name="_Toc233394032"/>
      <w:r w:rsidRPr="00D7257D">
        <w:t>2.</w:t>
      </w:r>
      <w:r w:rsidR="00EF5CCD" w:rsidRPr="00D7257D">
        <w:t>4</w:t>
      </w:r>
      <w:r w:rsidRPr="00D7257D">
        <w:t xml:space="preserve">.2. </w:t>
      </w:r>
      <w:r w:rsidR="00DD1806" w:rsidRPr="00D7257D">
        <w:t>Python simulatori izvora događaja</w:t>
      </w:r>
      <w:bookmarkEnd w:id="16"/>
    </w:p>
    <w:p w14:paraId="707B9020" w14:textId="77777777" w:rsidR="00EC2EFB" w:rsidRPr="00D7257D" w:rsidRDefault="00EC2EFB" w:rsidP="003E1703">
      <w:pPr>
        <w:spacing w:line="360" w:lineRule="auto"/>
      </w:pPr>
    </w:p>
    <w:p w14:paraId="0DEB936B" w14:textId="01D95BC6" w:rsidR="00EC2EFB" w:rsidRPr="00D7257D" w:rsidRDefault="00EC2EFB" w:rsidP="003E1703">
      <w:pPr>
        <w:spacing w:line="360" w:lineRule="auto"/>
        <w:rPr>
          <w:rFonts w:asciiTheme="majorBidi" w:hAnsiTheme="majorBidi" w:cstheme="majorBidi"/>
        </w:rPr>
      </w:pPr>
      <w:r w:rsidRPr="00D7257D">
        <w:tab/>
      </w:r>
      <w:r w:rsidR="008E37D9" w:rsidRPr="00D7257D">
        <w:rPr>
          <w:rFonts w:asciiTheme="majorBidi" w:hAnsiTheme="majorBidi" w:cstheme="majorBidi"/>
        </w:rPr>
        <w:t xml:space="preserve">Python, kao </w:t>
      </w:r>
      <w:r w:rsidR="00FC7BB1" w:rsidRPr="00D7257D">
        <w:rPr>
          <w:rFonts w:asciiTheme="majorBidi" w:hAnsiTheme="majorBidi" w:cstheme="majorBidi"/>
        </w:rPr>
        <w:t xml:space="preserve">visokorazinski programski jezik, pokazuje se osobito </w:t>
      </w:r>
      <w:r w:rsidR="00917F71" w:rsidRPr="00D7257D">
        <w:rPr>
          <w:rFonts w:asciiTheme="majorBidi" w:hAnsiTheme="majorBidi" w:cstheme="majorBidi"/>
        </w:rPr>
        <w:t xml:space="preserve">prikladan za implementaciju imitatora različitih komponenata programskih sustava. </w:t>
      </w:r>
      <w:r w:rsidR="00B07D12" w:rsidRPr="00D7257D">
        <w:rPr>
          <w:rFonts w:asciiTheme="majorBidi" w:hAnsiTheme="majorBidi" w:cstheme="majorBidi"/>
        </w:rPr>
        <w:t>Česta je primjena Pythona za simulaciju izvora događaja</w:t>
      </w:r>
      <w:r w:rsidR="00522C9F" w:rsidRPr="00D7257D">
        <w:rPr>
          <w:rFonts w:asciiTheme="majorBidi" w:hAnsiTheme="majorBidi" w:cstheme="majorBidi"/>
        </w:rPr>
        <w:t xml:space="preserve">. Naime, iako </w:t>
      </w:r>
      <w:r w:rsidR="00BA0B3D" w:rsidRPr="00D7257D">
        <w:rPr>
          <w:rFonts w:asciiTheme="majorBidi" w:hAnsiTheme="majorBidi" w:cstheme="majorBidi"/>
        </w:rPr>
        <w:t xml:space="preserve">je primarna namjena ovakvih sustava obrada događaja i podataka pristiglih s fizičkih uređaja, kao što su različiti senzori ili mjerni instrumenti, prilikom razvoja aplikacije, nužno je moći testirati funkcionalnost programskih komponenti bez posjedovanja i instalacije fizičkih. Python simulatori događaja su skripte koje </w:t>
      </w:r>
      <w:r w:rsidR="00016BF2" w:rsidRPr="00D7257D">
        <w:rPr>
          <w:rFonts w:asciiTheme="majorBidi" w:hAnsiTheme="majorBidi" w:cstheme="majorBidi"/>
        </w:rPr>
        <w:t xml:space="preserve">se pokreću u proizvoljnom, najčešće velikom, broju instanci te generiraju podatke koji simuliraju format i </w:t>
      </w:r>
      <w:r w:rsidR="00EF5B93" w:rsidRPr="00D7257D">
        <w:rPr>
          <w:rFonts w:asciiTheme="majorBidi" w:hAnsiTheme="majorBidi" w:cstheme="majorBidi"/>
        </w:rPr>
        <w:t xml:space="preserve">vrstu podataka pristiglih sa stvarnih uređaja. </w:t>
      </w:r>
      <w:r w:rsidR="0041712C" w:rsidRPr="00D7257D">
        <w:rPr>
          <w:rFonts w:asciiTheme="majorBidi" w:hAnsiTheme="majorBidi" w:cstheme="majorBidi"/>
        </w:rPr>
        <w:t>Simulatori se povezuju na poslužitelj te, putem odabranog protokola, šalju generirane podatke.</w:t>
      </w:r>
      <w:r w:rsidR="00DD1462" w:rsidRPr="00D7257D">
        <w:rPr>
          <w:rFonts w:asciiTheme="majorBidi" w:hAnsiTheme="majorBidi" w:cstheme="majorBidi"/>
        </w:rPr>
        <w:t xml:space="preserve"> </w:t>
      </w:r>
      <w:r w:rsidR="007C17E5" w:rsidRPr="00D7257D">
        <w:rPr>
          <w:rFonts w:asciiTheme="majorBidi" w:hAnsiTheme="majorBidi" w:cstheme="majorBidi"/>
        </w:rPr>
        <w:t xml:space="preserve">Mogućnost kreiranja proizvoljnog broja instanci </w:t>
      </w:r>
      <w:r w:rsidR="00212416" w:rsidRPr="00D7257D">
        <w:rPr>
          <w:rFonts w:asciiTheme="majorBidi" w:hAnsiTheme="majorBidi" w:cstheme="majorBidi"/>
        </w:rPr>
        <w:t xml:space="preserve">simulatora uređaja važna je jer omogućuje ispitivanje ponašanja </w:t>
      </w:r>
      <w:r w:rsidR="00212416" w:rsidRPr="00D7257D">
        <w:rPr>
          <w:rFonts w:asciiTheme="majorBidi" w:hAnsiTheme="majorBidi" w:cstheme="majorBidi"/>
        </w:rPr>
        <w:lastRenderedPageBreak/>
        <w:t>sustava i u uvjetima velikog opterećenja te</w:t>
      </w:r>
      <w:r w:rsidR="00D02877" w:rsidRPr="00D7257D">
        <w:rPr>
          <w:rFonts w:asciiTheme="majorBidi" w:hAnsiTheme="majorBidi" w:cstheme="majorBidi"/>
        </w:rPr>
        <w:t xml:space="preserve"> procjenu potrebe za dodatnim skaliranjem i nadogradnjom postojećeg sustava. </w:t>
      </w:r>
    </w:p>
    <w:p w14:paraId="0EA03233" w14:textId="2A77DF2F" w:rsidR="005865C9" w:rsidRPr="00D7257D" w:rsidRDefault="70E4B2F7" w:rsidP="00493277">
      <w:pPr>
        <w:pStyle w:val="Heading3"/>
      </w:pPr>
      <w:r w:rsidRPr="00D7257D">
        <w:br/>
      </w:r>
      <w:bookmarkStart w:id="17" w:name="_Toc233394033"/>
      <w:r w:rsidRPr="00D7257D">
        <w:t>2.</w:t>
      </w:r>
      <w:r w:rsidR="00EF5CCD" w:rsidRPr="00D7257D">
        <w:t>4</w:t>
      </w:r>
      <w:r w:rsidRPr="00D7257D">
        <w:t xml:space="preserve">.3. </w:t>
      </w:r>
      <w:r w:rsidR="00DD1806" w:rsidRPr="00D7257D">
        <w:t>PostgreSQL za trajnu pohranu</w:t>
      </w:r>
      <w:bookmarkEnd w:id="17"/>
    </w:p>
    <w:p w14:paraId="491CB481" w14:textId="19F9E52B" w:rsidR="00C72E89" w:rsidRPr="00D7257D" w:rsidRDefault="005865C9" w:rsidP="00493277">
      <w:pPr>
        <w:spacing w:line="360" w:lineRule="auto"/>
        <w:rPr>
          <w:rFonts w:asciiTheme="majorBidi" w:hAnsiTheme="majorBidi" w:cstheme="majorBidi"/>
        </w:rPr>
      </w:pPr>
      <w:r w:rsidRPr="00D7257D">
        <w:tab/>
      </w:r>
      <w:r w:rsidRPr="00D7257D">
        <w:rPr>
          <w:rFonts w:asciiTheme="majorBidi" w:hAnsiTheme="majorBidi" w:cstheme="majorBidi"/>
        </w:rPr>
        <w:t xml:space="preserve">PostgreSQL baza podataka je </w:t>
      </w:r>
      <w:r w:rsidR="003E1703" w:rsidRPr="00D7257D">
        <w:rPr>
          <w:rFonts w:asciiTheme="majorBidi" w:hAnsiTheme="majorBidi" w:cstheme="majorBidi"/>
        </w:rPr>
        <w:t>mehanizam trajne pohrane podataka temeljen na relacijskoj shemi podatkovnog modela</w:t>
      </w:r>
      <w:r w:rsidR="00BA7A4E" w:rsidRPr="00D7257D">
        <w:rPr>
          <w:rFonts w:asciiTheme="majorBidi" w:hAnsiTheme="majorBidi" w:cstheme="majorBidi"/>
        </w:rPr>
        <w:t xml:space="preserve"> [28]</w:t>
      </w:r>
      <w:r w:rsidR="003E1703" w:rsidRPr="00D7257D">
        <w:rPr>
          <w:rFonts w:asciiTheme="majorBidi" w:hAnsiTheme="majorBidi" w:cstheme="majorBidi"/>
        </w:rPr>
        <w:t>.</w:t>
      </w:r>
      <w:r w:rsidR="007B0AE9" w:rsidRPr="00D7257D">
        <w:rPr>
          <w:rFonts w:asciiTheme="majorBidi" w:hAnsiTheme="majorBidi" w:cstheme="majorBidi"/>
        </w:rPr>
        <w:t xml:space="preserve"> </w:t>
      </w:r>
      <w:r w:rsidR="0007487A" w:rsidRPr="00D7257D">
        <w:rPr>
          <w:rFonts w:asciiTheme="majorBidi" w:hAnsiTheme="majorBidi" w:cstheme="majorBidi"/>
        </w:rPr>
        <w:t xml:space="preserve">Radi se o najčešćoj vrsti trajne pohrane u domeni </w:t>
      </w:r>
      <w:r w:rsidR="00D62FC6" w:rsidRPr="00D7257D">
        <w:rPr>
          <w:rFonts w:asciiTheme="majorBidi" w:hAnsiTheme="majorBidi" w:cstheme="majorBidi"/>
        </w:rPr>
        <w:t xml:space="preserve">razvoja korisničkih aplikacija. </w:t>
      </w:r>
      <w:r w:rsidR="00F707EC" w:rsidRPr="00D7257D">
        <w:rPr>
          <w:rFonts w:asciiTheme="majorBidi" w:hAnsiTheme="majorBidi" w:cstheme="majorBidi"/>
        </w:rPr>
        <w:t>PostgreSQ</w:t>
      </w:r>
      <w:r w:rsidR="007A65B7" w:rsidRPr="00D7257D">
        <w:rPr>
          <w:rFonts w:asciiTheme="majorBidi" w:hAnsiTheme="majorBidi" w:cstheme="majorBidi"/>
        </w:rPr>
        <w:t xml:space="preserve">L koristi SQL upitni jezik za pristup, dodavanje i manipulaciju pohranjenim podacima. </w:t>
      </w:r>
      <w:r w:rsidR="007C0AAB" w:rsidRPr="00D7257D">
        <w:rPr>
          <w:rFonts w:asciiTheme="majorBidi" w:hAnsiTheme="majorBidi" w:cstheme="majorBidi"/>
        </w:rPr>
        <w:t>Upit</w:t>
      </w:r>
      <w:r w:rsidR="00387260" w:rsidRPr="00D7257D">
        <w:rPr>
          <w:rFonts w:asciiTheme="majorBidi" w:hAnsiTheme="majorBidi" w:cstheme="majorBidi"/>
        </w:rPr>
        <w:t xml:space="preserve">e nad bazom izvršava PostgreSQL-ov sustav za upravljanje bazom podataka (engl. </w:t>
      </w:r>
      <w:r w:rsidR="00387260" w:rsidRPr="00D7257D">
        <w:rPr>
          <w:rFonts w:asciiTheme="majorBidi" w:hAnsiTheme="majorBidi" w:cstheme="majorBidi"/>
          <w:i/>
          <w:iCs/>
        </w:rPr>
        <w:t>Database management system</w:t>
      </w:r>
      <w:r w:rsidR="00387260" w:rsidRPr="00D7257D">
        <w:rPr>
          <w:rFonts w:asciiTheme="majorBidi" w:hAnsiTheme="majorBidi" w:cstheme="majorBidi"/>
        </w:rPr>
        <w:t xml:space="preserve">), </w:t>
      </w:r>
      <w:r w:rsidR="00A95E84" w:rsidRPr="00D7257D">
        <w:rPr>
          <w:rFonts w:asciiTheme="majorBidi" w:hAnsiTheme="majorBidi" w:cstheme="majorBidi"/>
        </w:rPr>
        <w:t>koji implementira složene mehanizme optimizacije</w:t>
      </w:r>
      <w:r w:rsidR="00135EF4" w:rsidRPr="00D7257D">
        <w:rPr>
          <w:rFonts w:asciiTheme="majorBidi" w:hAnsiTheme="majorBidi" w:cstheme="majorBidi"/>
        </w:rPr>
        <w:t xml:space="preserve"> upita</w:t>
      </w:r>
      <w:r w:rsidR="00A95E84" w:rsidRPr="00D7257D">
        <w:rPr>
          <w:rFonts w:asciiTheme="majorBidi" w:hAnsiTheme="majorBidi" w:cstheme="majorBidi"/>
        </w:rPr>
        <w:t xml:space="preserve">, </w:t>
      </w:r>
      <w:r w:rsidR="00196D4B" w:rsidRPr="00D7257D">
        <w:rPr>
          <w:rFonts w:asciiTheme="majorBidi" w:hAnsiTheme="majorBidi" w:cstheme="majorBidi"/>
        </w:rPr>
        <w:t>kontrole</w:t>
      </w:r>
      <w:r w:rsidR="00CE4917" w:rsidRPr="00D7257D">
        <w:rPr>
          <w:rFonts w:asciiTheme="majorBidi" w:hAnsiTheme="majorBidi" w:cstheme="majorBidi"/>
        </w:rPr>
        <w:t xml:space="preserve"> pristupa, zaključavanja te</w:t>
      </w:r>
      <w:r w:rsidR="006B6505" w:rsidRPr="00D7257D">
        <w:rPr>
          <w:rFonts w:asciiTheme="majorBidi" w:hAnsiTheme="majorBidi" w:cstheme="majorBidi"/>
        </w:rPr>
        <w:t xml:space="preserve"> </w:t>
      </w:r>
      <w:r w:rsidR="00EB3333" w:rsidRPr="00D7257D">
        <w:rPr>
          <w:rFonts w:asciiTheme="majorBidi" w:hAnsiTheme="majorBidi" w:cstheme="majorBidi"/>
        </w:rPr>
        <w:t xml:space="preserve">osiguravanja </w:t>
      </w:r>
      <w:r w:rsidR="00167CD0" w:rsidRPr="00D7257D">
        <w:rPr>
          <w:rFonts w:asciiTheme="majorBidi" w:hAnsiTheme="majorBidi" w:cstheme="majorBidi"/>
        </w:rPr>
        <w:t>ACID (</w:t>
      </w:r>
      <w:r w:rsidR="00167CD0" w:rsidRPr="00D7257D">
        <w:rPr>
          <w:rFonts w:asciiTheme="majorBidi" w:hAnsiTheme="majorBidi" w:cstheme="majorBidi"/>
          <w:i/>
          <w:iCs/>
        </w:rPr>
        <w:t>Atomicity, consistency, isolation, durability</w:t>
      </w:r>
      <w:r w:rsidR="00167CD0" w:rsidRPr="00D7257D">
        <w:rPr>
          <w:rFonts w:asciiTheme="majorBidi" w:hAnsiTheme="majorBidi" w:cstheme="majorBidi"/>
        </w:rPr>
        <w:t>) svojstava</w:t>
      </w:r>
      <w:r w:rsidR="00EB3333" w:rsidRPr="00D7257D">
        <w:rPr>
          <w:rFonts w:asciiTheme="majorBidi" w:hAnsiTheme="majorBidi" w:cstheme="majorBidi"/>
        </w:rPr>
        <w:t xml:space="preserve">. PostgreSQL baze podataka temelje se na </w:t>
      </w:r>
      <w:r w:rsidR="002A6E5B" w:rsidRPr="00D7257D">
        <w:rPr>
          <w:rFonts w:asciiTheme="majorBidi" w:hAnsiTheme="majorBidi" w:cstheme="majorBidi"/>
        </w:rPr>
        <w:t>podatkovnom</w:t>
      </w:r>
      <w:r w:rsidR="0072026D" w:rsidRPr="00D7257D">
        <w:rPr>
          <w:rFonts w:asciiTheme="majorBidi" w:hAnsiTheme="majorBidi" w:cstheme="majorBidi"/>
        </w:rPr>
        <w:t xml:space="preserve"> relacijskom modelu u kojem</w:t>
      </w:r>
      <w:r w:rsidR="00605FB0" w:rsidRPr="00D7257D">
        <w:rPr>
          <w:rFonts w:asciiTheme="majorBidi" w:hAnsiTheme="majorBidi" w:cstheme="majorBidi"/>
        </w:rPr>
        <w:t xml:space="preserve"> su atributi </w:t>
      </w:r>
      <w:r w:rsidR="00C41719" w:rsidRPr="00D7257D">
        <w:rPr>
          <w:rFonts w:asciiTheme="majorBidi" w:hAnsiTheme="majorBidi" w:cstheme="majorBidi"/>
        </w:rPr>
        <w:t xml:space="preserve">podatka predstavljeni stupcima tablice, a </w:t>
      </w:r>
      <w:r w:rsidR="007C2200" w:rsidRPr="00D7257D">
        <w:rPr>
          <w:rFonts w:asciiTheme="majorBidi" w:hAnsiTheme="majorBidi" w:cstheme="majorBidi"/>
        </w:rPr>
        <w:t xml:space="preserve">pojedini podaci retcima. </w:t>
      </w:r>
      <w:r w:rsidR="00CE7051" w:rsidRPr="00D7257D">
        <w:rPr>
          <w:rFonts w:asciiTheme="majorBidi" w:hAnsiTheme="majorBidi" w:cstheme="majorBidi"/>
        </w:rPr>
        <w:t xml:space="preserve">Ovakva organizacija podataka omogućuje kompatibilnost s ostalim vrstama reprezentacije podataka u programskim sustavima, kao što </w:t>
      </w:r>
      <w:r w:rsidR="000F5465" w:rsidRPr="00D7257D">
        <w:rPr>
          <w:rFonts w:asciiTheme="majorBidi" w:hAnsiTheme="majorBidi" w:cstheme="majorBidi"/>
        </w:rPr>
        <w:t>su JSON objekti ili objekti razreda u programskim jezicima koji podržavaju objektno orijentirano programiranje. Iz ovoga proizlaz</w:t>
      </w:r>
      <w:r w:rsidR="00C3116F" w:rsidRPr="00D7257D">
        <w:rPr>
          <w:rFonts w:asciiTheme="majorBidi" w:hAnsiTheme="majorBidi" w:cstheme="majorBidi"/>
        </w:rPr>
        <w:t>e različite naprednije mogućnosti</w:t>
      </w:r>
      <w:r w:rsidR="00935EFA" w:rsidRPr="00D7257D">
        <w:rPr>
          <w:rFonts w:asciiTheme="majorBidi" w:hAnsiTheme="majorBidi" w:cstheme="majorBidi"/>
        </w:rPr>
        <w:t xml:space="preserve"> manipulacije bazama podataka, kao što su objektno-relacijsko mapiranje (engl. </w:t>
      </w:r>
      <w:r w:rsidR="00935EFA" w:rsidRPr="00D7257D">
        <w:rPr>
          <w:rFonts w:asciiTheme="majorBidi" w:hAnsiTheme="majorBidi" w:cstheme="majorBidi"/>
          <w:i/>
          <w:iCs/>
        </w:rPr>
        <w:t>object-relational mapping, ORM</w:t>
      </w:r>
      <w:r w:rsidR="00935EFA" w:rsidRPr="00D7257D">
        <w:rPr>
          <w:rFonts w:asciiTheme="majorBidi" w:hAnsiTheme="majorBidi" w:cstheme="majorBidi"/>
        </w:rPr>
        <w:t>)</w:t>
      </w:r>
      <w:r w:rsidR="00446FB7" w:rsidRPr="00D7257D">
        <w:rPr>
          <w:rFonts w:asciiTheme="majorBidi" w:hAnsiTheme="majorBidi" w:cstheme="majorBidi"/>
        </w:rPr>
        <w:t>.</w:t>
      </w:r>
      <w:r w:rsidR="001F54EB" w:rsidRPr="00D7257D">
        <w:rPr>
          <w:rFonts w:asciiTheme="majorBidi" w:hAnsiTheme="majorBidi" w:cstheme="majorBidi"/>
        </w:rPr>
        <w:t xml:space="preserve"> PostgreSQL</w:t>
      </w:r>
      <w:r w:rsidR="007675A6" w:rsidRPr="00D7257D">
        <w:rPr>
          <w:rFonts w:asciiTheme="majorBidi" w:hAnsiTheme="majorBidi" w:cstheme="majorBidi"/>
        </w:rPr>
        <w:t xml:space="preserve">. Neke od naprednijih funkcionalnosti podržanih u PostgreSQL ekosustavu su pretraživanje teksta, geoprostorne baze podataka (PostGIS), </w:t>
      </w:r>
      <w:r w:rsidR="009D40D3" w:rsidRPr="00D7257D">
        <w:rPr>
          <w:rFonts w:asciiTheme="majorBidi" w:hAnsiTheme="majorBidi" w:cstheme="majorBidi"/>
        </w:rPr>
        <w:t>rad s podacima u prozoru</w:t>
      </w:r>
      <w:r w:rsidR="00EC0CDD" w:rsidRPr="00D7257D">
        <w:rPr>
          <w:rFonts w:asciiTheme="majorBidi" w:hAnsiTheme="majorBidi" w:cstheme="majorBidi"/>
        </w:rPr>
        <w:t xml:space="preserve"> i</w:t>
      </w:r>
      <w:r w:rsidR="007C55F9" w:rsidRPr="00D7257D">
        <w:rPr>
          <w:rFonts w:asciiTheme="majorBidi" w:hAnsiTheme="majorBidi" w:cstheme="majorBidi"/>
        </w:rPr>
        <w:t xml:space="preserve"> CTE</w:t>
      </w:r>
      <w:r w:rsidR="00EC0CDD" w:rsidRPr="00D7257D">
        <w:rPr>
          <w:rFonts w:asciiTheme="majorBidi" w:hAnsiTheme="majorBidi" w:cstheme="majorBidi"/>
        </w:rPr>
        <w:t xml:space="preserve"> (</w:t>
      </w:r>
      <w:r w:rsidR="00EC0CDD" w:rsidRPr="00D7257D">
        <w:rPr>
          <w:rFonts w:asciiTheme="majorBidi" w:hAnsiTheme="majorBidi" w:cstheme="majorBidi"/>
          <w:i/>
          <w:iCs/>
        </w:rPr>
        <w:t>Common table expressions</w:t>
      </w:r>
      <w:r w:rsidR="00EC0CDD" w:rsidRPr="00D7257D">
        <w:rPr>
          <w:rFonts w:asciiTheme="majorBidi" w:hAnsiTheme="majorBidi" w:cstheme="majorBidi"/>
        </w:rPr>
        <w:t>)</w:t>
      </w:r>
      <w:r w:rsidR="00846E44" w:rsidRPr="00D7257D">
        <w:rPr>
          <w:rFonts w:asciiTheme="majorBidi" w:hAnsiTheme="majorBidi" w:cstheme="majorBidi"/>
        </w:rPr>
        <w:t>.</w:t>
      </w:r>
    </w:p>
    <w:p w14:paraId="510BF4E9" w14:textId="5749C832" w:rsidR="0389F25C" w:rsidRPr="00D7257D" w:rsidRDefault="00EF5CCD" w:rsidP="007A141E">
      <w:pPr>
        <w:pStyle w:val="Heading2"/>
        <w:rPr>
          <w:lang w:val="hr-HR"/>
        </w:rPr>
      </w:pPr>
      <w:bookmarkStart w:id="18" w:name="_Toc233394034"/>
      <w:r w:rsidRPr="00D7257D">
        <w:rPr>
          <w:lang w:val="hr-HR"/>
        </w:rPr>
        <w:t>2.5. Sažetak odabira tehnologija u odnosu na zahtjeve rada</w:t>
      </w:r>
      <w:bookmarkEnd w:id="18"/>
    </w:p>
    <w:p w14:paraId="22C901AA" w14:textId="201BAB3E" w:rsidR="00C72E89" w:rsidRPr="00D7257D" w:rsidRDefault="00C72E89" w:rsidP="003E1703">
      <w:pPr>
        <w:spacing w:line="360" w:lineRule="auto"/>
        <w:rPr>
          <w:rFonts w:asciiTheme="majorBidi" w:hAnsiTheme="majorBidi" w:cstheme="majorBidi"/>
        </w:rPr>
      </w:pPr>
      <w:r w:rsidRPr="00D7257D">
        <w:rPr>
          <w:rFonts w:asciiTheme="majorBidi" w:hAnsiTheme="majorBidi" w:cstheme="majorBidi"/>
          <w:b/>
          <w:bCs/>
          <w:sz w:val="28"/>
          <w:szCs w:val="28"/>
        </w:rPr>
        <w:tab/>
      </w:r>
      <w:r w:rsidRPr="00D7257D">
        <w:rPr>
          <w:rFonts w:asciiTheme="majorBidi" w:hAnsiTheme="majorBidi" w:cstheme="majorBidi"/>
        </w:rPr>
        <w:t xml:space="preserve">Tehnološki stog opisan u prethodnim potpoglavljima odabran je </w:t>
      </w:r>
      <w:r w:rsidR="003D7194" w:rsidRPr="00D7257D">
        <w:rPr>
          <w:rFonts w:asciiTheme="majorBidi" w:hAnsiTheme="majorBidi" w:cstheme="majorBidi"/>
        </w:rPr>
        <w:t>za izradu prototipa jer</w:t>
      </w:r>
      <w:r w:rsidR="00F52537" w:rsidRPr="00D7257D">
        <w:rPr>
          <w:rFonts w:asciiTheme="majorBidi" w:hAnsiTheme="majorBidi" w:cstheme="majorBidi"/>
        </w:rPr>
        <w:t xml:space="preserve"> podržava sve potrebne funkcionalnosti</w:t>
      </w:r>
      <w:r w:rsidR="00940634" w:rsidRPr="00D7257D">
        <w:rPr>
          <w:rFonts w:asciiTheme="majorBidi" w:hAnsiTheme="majorBidi" w:cstheme="majorBidi"/>
        </w:rPr>
        <w:t xml:space="preserve"> </w:t>
      </w:r>
      <w:r w:rsidR="00E805FC" w:rsidRPr="00D7257D">
        <w:rPr>
          <w:rFonts w:asciiTheme="majorBidi" w:hAnsiTheme="majorBidi" w:cstheme="majorBidi"/>
        </w:rPr>
        <w:t xml:space="preserve">i omogućuje ispunjenje zahtjeva na </w:t>
      </w:r>
      <w:r w:rsidR="00922E42" w:rsidRPr="00D7257D">
        <w:rPr>
          <w:rFonts w:asciiTheme="majorBidi" w:hAnsiTheme="majorBidi" w:cstheme="majorBidi"/>
        </w:rPr>
        <w:t>jednostava</w:t>
      </w:r>
      <w:r w:rsidR="00572694" w:rsidRPr="00D7257D">
        <w:rPr>
          <w:rFonts w:asciiTheme="majorBidi" w:hAnsiTheme="majorBidi" w:cstheme="majorBidi"/>
        </w:rPr>
        <w:t xml:space="preserve">n i logičan način. </w:t>
      </w:r>
      <w:r w:rsidR="005814CF" w:rsidRPr="00D7257D">
        <w:rPr>
          <w:rFonts w:asciiTheme="majorBidi" w:hAnsiTheme="majorBidi" w:cstheme="majorBidi"/>
        </w:rPr>
        <w:t xml:space="preserve">Node.js i Express odabrani su za implementaciju poslužiteljske strane aplikacije jer </w:t>
      </w:r>
      <w:r w:rsidR="00B420BF" w:rsidRPr="00D7257D">
        <w:rPr>
          <w:rFonts w:asciiTheme="majorBidi" w:hAnsiTheme="majorBidi" w:cstheme="majorBidi"/>
        </w:rPr>
        <w:t>p</w:t>
      </w:r>
      <w:r w:rsidR="0099633F" w:rsidRPr="00D7257D">
        <w:rPr>
          <w:rFonts w:asciiTheme="majorBidi" w:hAnsiTheme="majorBidi" w:cstheme="majorBidi"/>
        </w:rPr>
        <w:t>ružaju potrebnu fleksibilnost</w:t>
      </w:r>
      <w:r w:rsidR="005953AA" w:rsidRPr="00D7257D">
        <w:rPr>
          <w:rFonts w:asciiTheme="majorBidi" w:hAnsiTheme="majorBidi" w:cstheme="majorBidi"/>
        </w:rPr>
        <w:t xml:space="preserve"> i omogućuju implementaciju svih potrebnih mogućnosti, bez prenapuhavanja koje bi uzrokovala upotreba alata poput Spring Boota. </w:t>
      </w:r>
      <w:r w:rsidR="00131DB9" w:rsidRPr="00D7257D">
        <w:rPr>
          <w:rFonts w:asciiTheme="majorBidi" w:hAnsiTheme="majorBidi" w:cstheme="majorBidi"/>
        </w:rPr>
        <w:t>PostgreSQL baza podataka odabrana je zbog konzistentog podatkovnog modela</w:t>
      </w:r>
      <w:r w:rsidR="00EC79EF" w:rsidRPr="00D7257D">
        <w:rPr>
          <w:rFonts w:asciiTheme="majorBidi" w:hAnsiTheme="majorBidi" w:cstheme="majorBidi"/>
        </w:rPr>
        <w:t xml:space="preserve"> korištenog u implementaciji</w:t>
      </w:r>
      <w:r w:rsidR="00AC0FA8" w:rsidRPr="00D7257D">
        <w:rPr>
          <w:rFonts w:asciiTheme="majorBidi" w:hAnsiTheme="majorBidi" w:cstheme="majorBidi"/>
        </w:rPr>
        <w:t xml:space="preserve">, jednostavnosti korištenja te </w:t>
      </w:r>
      <w:r w:rsidR="00BE0213" w:rsidRPr="00D7257D">
        <w:rPr>
          <w:rFonts w:asciiTheme="majorBidi" w:hAnsiTheme="majorBidi" w:cstheme="majorBidi"/>
        </w:rPr>
        <w:t xml:space="preserve">činjenice da je riječ o stabilnoj i zreloj tehnologiji </w:t>
      </w:r>
      <w:r w:rsidR="003D5DD0" w:rsidRPr="00D7257D">
        <w:rPr>
          <w:rFonts w:asciiTheme="majorBidi" w:hAnsiTheme="majorBidi" w:cstheme="majorBidi"/>
        </w:rPr>
        <w:t xml:space="preserve">te industrijskom standardu. </w:t>
      </w:r>
      <w:r w:rsidR="0033387D" w:rsidRPr="00D7257D">
        <w:rPr>
          <w:rFonts w:asciiTheme="majorBidi" w:hAnsiTheme="majorBidi" w:cstheme="majorBidi"/>
        </w:rPr>
        <w:t>Socket.io</w:t>
      </w:r>
      <w:r w:rsidR="002825F9" w:rsidRPr="00D7257D">
        <w:rPr>
          <w:rFonts w:asciiTheme="majorBidi" w:hAnsiTheme="majorBidi" w:cstheme="majorBidi"/>
        </w:rPr>
        <w:t xml:space="preserve"> i WebSocket</w:t>
      </w:r>
      <w:r w:rsidR="0033387D" w:rsidRPr="00D7257D">
        <w:rPr>
          <w:rFonts w:asciiTheme="majorBidi" w:hAnsiTheme="majorBidi" w:cstheme="majorBidi"/>
        </w:rPr>
        <w:t xml:space="preserve"> komunikacija industrijski je standard za ostvarivanje dvosmjerne komunikacije u kojoj poslužitelj mora moći klijentu slati poruke i obavijesti</w:t>
      </w:r>
      <w:r w:rsidR="002825F9" w:rsidRPr="00D7257D">
        <w:rPr>
          <w:rFonts w:asciiTheme="majorBidi" w:hAnsiTheme="majorBidi" w:cstheme="majorBidi"/>
        </w:rPr>
        <w:t>.</w:t>
      </w:r>
      <w:r w:rsidR="00FA7BF0" w:rsidRPr="00D7257D">
        <w:rPr>
          <w:rFonts w:asciiTheme="majorBidi" w:hAnsiTheme="majorBidi" w:cstheme="majorBidi"/>
        </w:rPr>
        <w:t xml:space="preserve"> </w:t>
      </w:r>
      <w:r w:rsidR="009C1BC4" w:rsidRPr="00D7257D">
        <w:rPr>
          <w:rFonts w:asciiTheme="majorBidi" w:hAnsiTheme="majorBidi" w:cstheme="majorBidi"/>
        </w:rPr>
        <w:t xml:space="preserve">Za </w:t>
      </w:r>
      <w:r w:rsidR="009C1BC4" w:rsidRPr="00D7257D">
        <w:rPr>
          <w:rFonts w:asciiTheme="majorBidi" w:hAnsiTheme="majorBidi" w:cstheme="majorBidi"/>
        </w:rPr>
        <w:lastRenderedPageBreak/>
        <w:t>potrebe implementacije, apstrakcija koju uvodi Socket.io n</w:t>
      </w:r>
      <w:r w:rsidR="00E61B3E" w:rsidRPr="00D7257D">
        <w:rPr>
          <w:rFonts w:asciiTheme="majorBidi" w:hAnsiTheme="majorBidi" w:cstheme="majorBidi"/>
        </w:rPr>
        <w:t>e predstavlja problem</w:t>
      </w:r>
      <w:r w:rsidR="007C26BA" w:rsidRPr="00D7257D">
        <w:rPr>
          <w:rFonts w:asciiTheme="majorBidi" w:hAnsiTheme="majorBidi" w:cstheme="majorBidi"/>
        </w:rPr>
        <w:t>, a</w:t>
      </w:r>
      <w:r w:rsidR="00E61B3E" w:rsidRPr="00D7257D">
        <w:rPr>
          <w:rFonts w:asciiTheme="majorBidi" w:hAnsiTheme="majorBidi" w:cstheme="majorBidi"/>
        </w:rPr>
        <w:t xml:space="preserve"> </w:t>
      </w:r>
      <w:r w:rsidR="007C26BA" w:rsidRPr="00D7257D">
        <w:rPr>
          <w:rFonts w:asciiTheme="majorBidi" w:hAnsiTheme="majorBidi" w:cstheme="majorBidi"/>
        </w:rPr>
        <w:t xml:space="preserve">dodatne mogućnosti koje Socket.io nudi čine ga adekvatnim odabirom. </w:t>
      </w:r>
      <w:r w:rsidR="00B65C3A" w:rsidRPr="00D7257D">
        <w:rPr>
          <w:rFonts w:asciiTheme="majorBidi" w:hAnsiTheme="majorBidi" w:cstheme="majorBidi"/>
        </w:rPr>
        <w:t xml:space="preserve">Odabir programskog jezika Python za simulaciju uređaja </w:t>
      </w:r>
      <w:r w:rsidR="00216681" w:rsidRPr="00D7257D">
        <w:rPr>
          <w:rFonts w:asciiTheme="majorBidi" w:hAnsiTheme="majorBidi" w:cstheme="majorBidi"/>
        </w:rPr>
        <w:t>proizlazi iz činjenice da implementacija i tražena funkcionalnost navedenih uređaja ne zahtijeva nižerazinsku manipulaciju</w:t>
      </w:r>
      <w:r w:rsidR="0060571F" w:rsidRPr="00D7257D">
        <w:rPr>
          <w:rFonts w:asciiTheme="majorBidi" w:hAnsiTheme="majorBidi" w:cstheme="majorBidi"/>
        </w:rPr>
        <w:t xml:space="preserve"> pa jednostavnost Python</w:t>
      </w:r>
      <w:r w:rsidR="005368F2" w:rsidRPr="00D7257D">
        <w:rPr>
          <w:rFonts w:asciiTheme="majorBidi" w:hAnsiTheme="majorBidi" w:cstheme="majorBidi"/>
        </w:rPr>
        <w:t xml:space="preserve"> koda i postojanje svih potrebnih funkcionalnosti u sklopu </w:t>
      </w:r>
      <w:r w:rsidR="00005798" w:rsidRPr="00D7257D">
        <w:rPr>
          <w:rFonts w:asciiTheme="majorBidi" w:hAnsiTheme="majorBidi" w:cstheme="majorBidi"/>
        </w:rPr>
        <w:t>biblioteka</w:t>
      </w:r>
      <w:r w:rsidR="00BC03D4" w:rsidRPr="00D7257D">
        <w:rPr>
          <w:rFonts w:asciiTheme="majorBidi" w:hAnsiTheme="majorBidi" w:cstheme="majorBidi"/>
        </w:rPr>
        <w:t xml:space="preserve"> </w:t>
      </w:r>
      <w:r w:rsidR="008E0B92" w:rsidRPr="00D7257D">
        <w:rPr>
          <w:rFonts w:asciiTheme="majorBidi" w:hAnsiTheme="majorBidi" w:cstheme="majorBidi"/>
        </w:rPr>
        <w:t xml:space="preserve">nadmašuju potencijalne nedostatke. </w:t>
      </w:r>
      <w:r w:rsidR="001D7267" w:rsidRPr="00D7257D">
        <w:rPr>
          <w:rFonts w:asciiTheme="majorBidi" w:hAnsiTheme="majorBidi" w:cstheme="majorBidi"/>
        </w:rPr>
        <w:t xml:space="preserve">Kao posrednik poruka između poslužiteljskih komponenti koristi se NATS, zbog izrazito niske latencije potrebne za sustave koji obrađuju </w:t>
      </w:r>
      <w:r w:rsidR="00BD2715" w:rsidRPr="00D7257D">
        <w:rPr>
          <w:rFonts w:asciiTheme="majorBidi" w:hAnsiTheme="majorBidi" w:cstheme="majorBidi"/>
        </w:rPr>
        <w:t>stvarnovremenske podatke</w:t>
      </w:r>
      <w:r w:rsidR="00F00165" w:rsidRPr="00D7257D">
        <w:rPr>
          <w:rFonts w:asciiTheme="majorBidi" w:hAnsiTheme="majorBidi" w:cstheme="majorBidi"/>
        </w:rPr>
        <w:t>. Uz to, prednost je dana NATS-u, u usporedbi s Apache Kafkom i ostalim složenijim posrednicima zbog relativno jednostavnog skupa potrebnih funkcionalnosti</w:t>
      </w:r>
      <w:r w:rsidR="005825E5" w:rsidRPr="00D7257D">
        <w:rPr>
          <w:rFonts w:asciiTheme="majorBidi" w:hAnsiTheme="majorBidi" w:cstheme="majorBidi"/>
        </w:rPr>
        <w:t>, koje ne opravdavaju uvođenje znatno težeg i složenijeg alata.</w:t>
      </w:r>
    </w:p>
    <w:p w14:paraId="5C174469" w14:textId="46A659B9" w:rsidR="002423FE" w:rsidRPr="00D7257D" w:rsidRDefault="002423FE" w:rsidP="003E1703">
      <w:pPr>
        <w:spacing w:line="360" w:lineRule="auto"/>
        <w:rPr>
          <w:rFonts w:asciiTheme="majorBidi" w:hAnsiTheme="majorBidi" w:cstheme="majorBidi"/>
        </w:rPr>
      </w:pPr>
    </w:p>
    <w:p w14:paraId="5689CE37" w14:textId="5E96418E" w:rsidR="00441FB6" w:rsidRPr="00D7257D" w:rsidRDefault="6E87062B" w:rsidP="00D02B92">
      <w:pPr>
        <w:pStyle w:val="Heading1"/>
        <w:rPr>
          <w:lang w:val="hr-HR"/>
        </w:rPr>
      </w:pPr>
      <w:bookmarkStart w:id="19" w:name="_Toc233394035"/>
      <w:r w:rsidRPr="00D7257D">
        <w:rPr>
          <w:lang w:val="hr-HR"/>
        </w:rPr>
        <w:t>P</w:t>
      </w:r>
      <w:r w:rsidR="00D02B92" w:rsidRPr="00D7257D">
        <w:rPr>
          <w:lang w:val="hr-HR"/>
        </w:rPr>
        <w:t>roblem</w:t>
      </w:r>
      <w:bookmarkEnd w:id="19"/>
    </w:p>
    <w:p w14:paraId="23529CCE" w14:textId="77777777" w:rsidR="004A484B" w:rsidRPr="00D7257D" w:rsidRDefault="004A484B" w:rsidP="004A484B">
      <w:pPr>
        <w:spacing w:line="360" w:lineRule="auto"/>
        <w:rPr>
          <w:rFonts w:asciiTheme="majorBidi" w:hAnsiTheme="majorBidi" w:cstheme="majorBidi"/>
          <w:b/>
          <w:bCs/>
          <w:sz w:val="32"/>
          <w:szCs w:val="32"/>
        </w:rPr>
      </w:pPr>
    </w:p>
    <w:p w14:paraId="2465F7FC" w14:textId="68A355AF" w:rsidR="00F97B7C" w:rsidRPr="00D7257D" w:rsidRDefault="00441FB6" w:rsidP="00F97B7C">
      <w:pPr>
        <w:spacing w:line="360" w:lineRule="auto"/>
        <w:rPr>
          <w:rFonts w:asciiTheme="majorBidi" w:hAnsiTheme="majorBidi" w:cstheme="majorBidi"/>
        </w:rPr>
      </w:pPr>
      <w:r w:rsidRPr="00D7257D">
        <w:rPr>
          <w:rFonts w:asciiTheme="majorBidi" w:hAnsiTheme="majorBidi" w:cstheme="majorBidi"/>
        </w:rPr>
        <w:tab/>
      </w:r>
      <w:r w:rsidR="00B66C3E" w:rsidRPr="00D7257D">
        <w:rPr>
          <w:rFonts w:asciiTheme="majorBidi" w:hAnsiTheme="majorBidi" w:cstheme="majorBidi"/>
        </w:rPr>
        <w:t xml:space="preserve">U ovom poglavlju opisani </w:t>
      </w:r>
      <w:r w:rsidR="00C465FE" w:rsidRPr="00D7257D">
        <w:rPr>
          <w:rFonts w:asciiTheme="majorBidi" w:hAnsiTheme="majorBidi" w:cstheme="majorBidi"/>
        </w:rPr>
        <w:t>su funkcionalni i nefunkcionalni zahtjevi iz</w:t>
      </w:r>
      <w:r w:rsidR="00283F34" w:rsidRPr="00D7257D">
        <w:rPr>
          <w:rFonts w:asciiTheme="majorBidi" w:hAnsiTheme="majorBidi" w:cstheme="majorBidi"/>
        </w:rPr>
        <w:t xml:space="preserve">rađenog sustava. </w:t>
      </w:r>
      <w:r w:rsidR="00673572" w:rsidRPr="00D7257D">
        <w:rPr>
          <w:rFonts w:asciiTheme="majorBidi" w:hAnsiTheme="majorBidi" w:cstheme="majorBidi"/>
        </w:rPr>
        <w:t xml:space="preserve">Za svaki zahtjev opisani su i načini ispitivanja ispunjenosti te kriteriji na temelju kojih se određuje uspješnost </w:t>
      </w:r>
      <w:r w:rsidR="004847A5" w:rsidRPr="00D7257D">
        <w:rPr>
          <w:rFonts w:asciiTheme="majorBidi" w:hAnsiTheme="majorBidi" w:cstheme="majorBidi"/>
        </w:rPr>
        <w:t xml:space="preserve">ispunjenja svakog pojedinog zahtjeva. </w:t>
      </w:r>
      <w:r w:rsidR="00B93CD6" w:rsidRPr="00D7257D">
        <w:rPr>
          <w:rFonts w:asciiTheme="majorBidi" w:hAnsiTheme="majorBidi" w:cstheme="majorBidi"/>
        </w:rPr>
        <w:t>Funkcionalni z</w:t>
      </w:r>
      <w:r w:rsidR="00E2176A" w:rsidRPr="00D7257D">
        <w:rPr>
          <w:rFonts w:asciiTheme="majorBidi" w:hAnsiTheme="majorBidi" w:cstheme="majorBidi"/>
        </w:rPr>
        <w:t>ahtjevi su prikazani u tablici 3.1.</w:t>
      </w:r>
    </w:p>
    <w:p w14:paraId="2153E0E0" w14:textId="77777777" w:rsidR="00F97B7C" w:rsidRPr="00D7257D" w:rsidRDefault="00F97B7C" w:rsidP="006D3850">
      <w:pPr>
        <w:spacing w:line="360" w:lineRule="auto"/>
        <w:jc w:val="center"/>
        <w:rPr>
          <w:rFonts w:asciiTheme="majorBidi" w:hAnsiTheme="majorBidi" w:cstheme="majorBidi"/>
        </w:rPr>
      </w:pPr>
    </w:p>
    <w:p w14:paraId="585B2909" w14:textId="6C1C29BC" w:rsidR="00F97B7C" w:rsidRPr="00D7257D" w:rsidRDefault="00F97B7C" w:rsidP="00F97B7C">
      <w:pPr>
        <w:pStyle w:val="Caption"/>
      </w:pPr>
      <w:bookmarkStart w:id="20" w:name="_Toc233137102"/>
      <w:r w:rsidRPr="00D7257D">
        <w:t xml:space="preserve">Tablica </w:t>
      </w:r>
      <w:r w:rsidR="00F712B9" w:rsidRPr="00D7257D">
        <w:fldChar w:fldCharType="begin"/>
      </w:r>
      <w:r w:rsidR="00F712B9" w:rsidRPr="00D7257D">
        <w:instrText xml:space="preserve"> STYLEREF 1 \s </w:instrText>
      </w:r>
      <w:r w:rsidR="00F712B9" w:rsidRPr="00D7257D">
        <w:fldChar w:fldCharType="separate"/>
      </w:r>
      <w:r w:rsidR="00F712B9" w:rsidRPr="00D7257D">
        <w:rPr>
          <w:cs/>
        </w:rPr>
        <w:t>‎</w:t>
      </w:r>
      <w:r w:rsidR="00F712B9" w:rsidRPr="00D7257D">
        <w:t>3</w:t>
      </w:r>
      <w:r w:rsidR="00F712B9" w:rsidRPr="00D7257D">
        <w:fldChar w:fldCharType="end"/>
      </w:r>
      <w:r w:rsidR="00F712B9" w:rsidRPr="00D7257D">
        <w:t>.</w:t>
      </w:r>
      <w:r w:rsidR="00F712B9" w:rsidRPr="00D7257D">
        <w:fldChar w:fldCharType="begin"/>
      </w:r>
      <w:r w:rsidR="00F712B9" w:rsidRPr="00D7257D">
        <w:instrText xml:space="preserve"> SEQ Tablica \* ARABIC \s 1 </w:instrText>
      </w:r>
      <w:r w:rsidR="00F712B9" w:rsidRPr="00D7257D">
        <w:fldChar w:fldCharType="separate"/>
      </w:r>
      <w:r w:rsidR="00F712B9" w:rsidRPr="00D7257D">
        <w:t>1</w:t>
      </w:r>
      <w:r w:rsidR="00F712B9" w:rsidRPr="00D7257D">
        <w:fldChar w:fldCharType="end"/>
      </w:r>
      <w:r w:rsidRPr="00D7257D">
        <w:t>. Prikaz funkcionalnih zahtjeva, načina provjere te kriterija prihvaćanja za izrađeni sustav</w:t>
      </w:r>
      <w:bookmarkEnd w:id="20"/>
    </w:p>
    <w:tbl>
      <w:tblPr>
        <w:tblStyle w:val="GridTable4-Accent6"/>
        <w:tblW w:w="0" w:type="auto"/>
        <w:tblLook w:val="04A0" w:firstRow="1" w:lastRow="0" w:firstColumn="1" w:lastColumn="0" w:noHBand="0" w:noVBand="1"/>
      </w:tblPr>
      <w:tblGrid>
        <w:gridCol w:w="1866"/>
        <w:gridCol w:w="2418"/>
        <w:gridCol w:w="2360"/>
        <w:gridCol w:w="2418"/>
      </w:tblGrid>
      <w:tr w:rsidR="008C38A1" w:rsidRPr="00D90F47" w14:paraId="78EA0A58" w14:textId="77777777" w:rsidTr="00C57F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1" w:type="dxa"/>
          </w:tcPr>
          <w:p w14:paraId="400C24D8" w14:textId="29B191A7" w:rsidR="008C38A1" w:rsidRPr="00D90F47" w:rsidRDefault="008C38A1" w:rsidP="008C38A1">
            <w:pPr>
              <w:spacing w:line="360" w:lineRule="auto"/>
              <w:jc w:val="center"/>
              <w:rPr>
                <w:rFonts w:asciiTheme="majorBidi" w:hAnsiTheme="majorBidi" w:cstheme="majorBidi"/>
                <w:b w:val="0"/>
                <w:bCs w:val="0"/>
                <w:sz w:val="20"/>
                <w:szCs w:val="20"/>
              </w:rPr>
            </w:pPr>
            <w:r w:rsidRPr="00D90F47">
              <w:rPr>
                <w:rFonts w:asciiTheme="majorBidi" w:hAnsiTheme="majorBidi" w:cstheme="majorBidi"/>
                <w:sz w:val="20"/>
                <w:szCs w:val="20"/>
              </w:rPr>
              <w:t>ID zahtjeva</w:t>
            </w:r>
          </w:p>
        </w:tc>
        <w:tc>
          <w:tcPr>
            <w:tcW w:w="2491" w:type="dxa"/>
          </w:tcPr>
          <w:p w14:paraId="5486547D" w14:textId="5B5D045A" w:rsidR="008C38A1" w:rsidRPr="00D90F47" w:rsidRDefault="008C38A1" w:rsidP="008C38A1">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D90F47">
              <w:rPr>
                <w:rFonts w:asciiTheme="majorBidi" w:hAnsiTheme="majorBidi" w:cstheme="majorBidi"/>
                <w:sz w:val="20"/>
                <w:szCs w:val="20"/>
              </w:rPr>
              <w:t>Tekst zahtjeva</w:t>
            </w:r>
          </w:p>
        </w:tc>
        <w:tc>
          <w:tcPr>
            <w:tcW w:w="2437" w:type="dxa"/>
          </w:tcPr>
          <w:p w14:paraId="40642EA9" w14:textId="701956D2" w:rsidR="008C38A1" w:rsidRPr="00D90F47" w:rsidRDefault="008C38A1" w:rsidP="008C38A1">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D90F47">
              <w:rPr>
                <w:rFonts w:asciiTheme="majorBidi" w:hAnsiTheme="majorBidi" w:cstheme="majorBidi"/>
                <w:sz w:val="20"/>
                <w:szCs w:val="20"/>
              </w:rPr>
              <w:t>Provjera</w:t>
            </w:r>
          </w:p>
        </w:tc>
        <w:tc>
          <w:tcPr>
            <w:tcW w:w="2491" w:type="dxa"/>
          </w:tcPr>
          <w:p w14:paraId="5E5EE0FC" w14:textId="4F4B45E1" w:rsidR="008C38A1" w:rsidRPr="00D90F47" w:rsidRDefault="008C38A1" w:rsidP="008C38A1">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D90F47">
              <w:rPr>
                <w:rFonts w:asciiTheme="majorBidi" w:hAnsiTheme="majorBidi" w:cstheme="majorBidi"/>
                <w:sz w:val="20"/>
                <w:szCs w:val="20"/>
              </w:rPr>
              <w:t>Kriteriji prihvaćanja</w:t>
            </w:r>
          </w:p>
        </w:tc>
      </w:tr>
      <w:tr w:rsidR="008C38A1" w:rsidRPr="00D90F47" w14:paraId="0B26F641" w14:textId="77777777"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1" w:type="dxa"/>
          </w:tcPr>
          <w:p w14:paraId="21B78B19" w14:textId="5DDC68EE" w:rsidR="008C38A1" w:rsidRPr="00D90F47" w:rsidRDefault="008C38A1" w:rsidP="008C38A1">
            <w:pPr>
              <w:spacing w:line="360" w:lineRule="auto"/>
              <w:jc w:val="center"/>
              <w:rPr>
                <w:rFonts w:asciiTheme="majorBidi" w:hAnsiTheme="majorBidi" w:cstheme="majorBidi"/>
                <w:sz w:val="20"/>
                <w:szCs w:val="20"/>
              </w:rPr>
            </w:pPr>
            <w:r w:rsidRPr="00D90F47">
              <w:rPr>
                <w:rFonts w:asciiTheme="majorBidi" w:hAnsiTheme="majorBidi" w:cstheme="majorBidi"/>
                <w:sz w:val="20"/>
                <w:szCs w:val="20"/>
              </w:rPr>
              <w:t>F1</w:t>
            </w:r>
          </w:p>
        </w:tc>
        <w:tc>
          <w:tcPr>
            <w:tcW w:w="2491" w:type="dxa"/>
          </w:tcPr>
          <w:p w14:paraId="459BDA43" w14:textId="286ABBE8" w:rsidR="008C38A1" w:rsidRPr="00D90F47" w:rsidRDefault="008C38A1" w:rsidP="008C38A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D90F47">
              <w:rPr>
                <w:rFonts w:asciiTheme="majorBidi" w:hAnsiTheme="majorBidi" w:cstheme="majorBidi"/>
                <w:sz w:val="20"/>
                <w:szCs w:val="20"/>
              </w:rPr>
              <w:t>Poslužitelj mora omogućiti periodičko i automatsko primanje podataka s uređaja.</w:t>
            </w:r>
          </w:p>
        </w:tc>
        <w:tc>
          <w:tcPr>
            <w:tcW w:w="2437" w:type="dxa"/>
          </w:tcPr>
          <w:p w14:paraId="071125C5" w14:textId="7CC57893" w:rsidR="008C38A1" w:rsidRPr="00D90F47" w:rsidRDefault="008C38A1" w:rsidP="008C38A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D90F47">
              <w:rPr>
                <w:rFonts w:asciiTheme="majorBidi" w:hAnsiTheme="majorBidi" w:cstheme="majorBidi"/>
                <w:sz w:val="20"/>
                <w:szCs w:val="20"/>
              </w:rPr>
              <w:t>Pokrenuti sustav zajedno s proizvoljnim brojem uređaja te putem ispisanih poruka utvrditi uspješnost slanja podataka.</w:t>
            </w:r>
          </w:p>
        </w:tc>
        <w:tc>
          <w:tcPr>
            <w:tcW w:w="2491" w:type="dxa"/>
          </w:tcPr>
          <w:p w14:paraId="37E2997C" w14:textId="4E73E0AB" w:rsidR="008C38A1" w:rsidRPr="00D90F47" w:rsidRDefault="008C38A1" w:rsidP="008C38A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D90F47">
              <w:rPr>
                <w:rFonts w:asciiTheme="majorBidi" w:hAnsiTheme="majorBidi" w:cstheme="majorBidi"/>
                <w:sz w:val="20"/>
                <w:szCs w:val="20"/>
              </w:rPr>
              <w:t>Uređaj generira podatke periodički, poslužitelj ih prima i u konzoli je vidljiv odgovarajući ispis.</w:t>
            </w:r>
          </w:p>
        </w:tc>
      </w:tr>
      <w:tr w:rsidR="008C38A1" w:rsidRPr="00D90F47" w14:paraId="6D4892BC" w14:textId="77777777" w:rsidTr="00C57F17">
        <w:tc>
          <w:tcPr>
            <w:cnfStyle w:val="001000000000" w:firstRow="0" w:lastRow="0" w:firstColumn="1" w:lastColumn="0" w:oddVBand="0" w:evenVBand="0" w:oddHBand="0" w:evenHBand="0" w:firstRowFirstColumn="0" w:firstRowLastColumn="0" w:lastRowFirstColumn="0" w:lastRowLastColumn="0"/>
            <w:tcW w:w="1931" w:type="dxa"/>
          </w:tcPr>
          <w:p w14:paraId="695F470B" w14:textId="34761D01" w:rsidR="008C38A1" w:rsidRPr="00D90F47" w:rsidRDefault="008C38A1" w:rsidP="008C38A1">
            <w:pPr>
              <w:spacing w:line="360" w:lineRule="auto"/>
              <w:jc w:val="center"/>
              <w:rPr>
                <w:rFonts w:asciiTheme="majorBidi" w:hAnsiTheme="majorBidi" w:cstheme="majorBidi"/>
                <w:sz w:val="20"/>
                <w:szCs w:val="20"/>
              </w:rPr>
            </w:pPr>
            <w:r w:rsidRPr="00D90F47">
              <w:rPr>
                <w:rFonts w:asciiTheme="majorBidi" w:hAnsiTheme="majorBidi" w:cstheme="majorBidi"/>
                <w:sz w:val="20"/>
                <w:szCs w:val="20"/>
              </w:rPr>
              <w:t>F2</w:t>
            </w:r>
          </w:p>
        </w:tc>
        <w:tc>
          <w:tcPr>
            <w:tcW w:w="2491" w:type="dxa"/>
          </w:tcPr>
          <w:p w14:paraId="70C1C4AC" w14:textId="401C77BF" w:rsidR="008C38A1" w:rsidRPr="00D90F47" w:rsidRDefault="008C38A1" w:rsidP="008C38A1">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90F47">
              <w:rPr>
                <w:rFonts w:asciiTheme="majorBidi" w:hAnsiTheme="majorBidi" w:cstheme="majorBidi"/>
                <w:sz w:val="20"/>
                <w:szCs w:val="20"/>
              </w:rPr>
              <w:t xml:space="preserve">Sustav mora omogućiti trajnu </w:t>
            </w:r>
            <w:r w:rsidR="00A75BDE" w:rsidRPr="00D90F47">
              <w:rPr>
                <w:rFonts w:asciiTheme="majorBidi" w:hAnsiTheme="majorBidi" w:cstheme="majorBidi"/>
                <w:sz w:val="20"/>
                <w:szCs w:val="20"/>
              </w:rPr>
              <w:t xml:space="preserve">pohranu </w:t>
            </w:r>
            <w:r w:rsidRPr="00D90F47">
              <w:rPr>
                <w:rFonts w:asciiTheme="majorBidi" w:hAnsiTheme="majorBidi" w:cstheme="majorBidi"/>
                <w:sz w:val="20"/>
                <w:szCs w:val="20"/>
              </w:rPr>
              <w:t>svih generiranih podataka u bazu podataka.</w:t>
            </w:r>
          </w:p>
        </w:tc>
        <w:tc>
          <w:tcPr>
            <w:tcW w:w="2437" w:type="dxa"/>
          </w:tcPr>
          <w:p w14:paraId="54A2E901" w14:textId="753F30EA" w:rsidR="008C38A1" w:rsidRPr="00D90F47" w:rsidRDefault="008C38A1" w:rsidP="008C38A1">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90F47">
              <w:rPr>
                <w:rFonts w:asciiTheme="majorBidi" w:hAnsiTheme="majorBidi" w:cstheme="majorBidi"/>
                <w:sz w:val="20"/>
                <w:szCs w:val="20"/>
              </w:rPr>
              <w:t xml:space="preserve">Pokrenuti sustav zajedno s proizvoljnim brojem uređaja na jednu minutu. Nakon toga provjeriti </w:t>
            </w:r>
            <w:r w:rsidRPr="00D90F47">
              <w:rPr>
                <w:rFonts w:asciiTheme="majorBidi" w:hAnsiTheme="majorBidi" w:cstheme="majorBidi"/>
                <w:sz w:val="20"/>
                <w:szCs w:val="20"/>
              </w:rPr>
              <w:lastRenderedPageBreak/>
              <w:t>sadržaj baze podataka i usporediti ga s generiranim podacima.</w:t>
            </w:r>
          </w:p>
        </w:tc>
        <w:tc>
          <w:tcPr>
            <w:tcW w:w="2491" w:type="dxa"/>
          </w:tcPr>
          <w:p w14:paraId="08D1A235" w14:textId="63DAFECF" w:rsidR="008C38A1" w:rsidRPr="00D90F47" w:rsidRDefault="008C38A1" w:rsidP="008C38A1">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90F47">
              <w:rPr>
                <w:rFonts w:asciiTheme="majorBidi" w:hAnsiTheme="majorBidi" w:cstheme="majorBidi"/>
                <w:sz w:val="20"/>
                <w:szCs w:val="20"/>
              </w:rPr>
              <w:lastRenderedPageBreak/>
              <w:t>Sadržaj baze podataka u potpunosti odgovara generiranim podacima.</w:t>
            </w:r>
          </w:p>
        </w:tc>
      </w:tr>
      <w:tr w:rsidR="008C38A1" w:rsidRPr="00D90F47" w14:paraId="18680BC8" w14:textId="77777777"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1" w:type="dxa"/>
          </w:tcPr>
          <w:p w14:paraId="40877061" w14:textId="63246ADF" w:rsidR="008C38A1" w:rsidRPr="00D90F47" w:rsidRDefault="008C38A1" w:rsidP="008C38A1">
            <w:pPr>
              <w:spacing w:line="360" w:lineRule="auto"/>
              <w:jc w:val="center"/>
              <w:rPr>
                <w:rFonts w:asciiTheme="majorBidi" w:hAnsiTheme="majorBidi" w:cstheme="majorBidi"/>
                <w:sz w:val="20"/>
                <w:szCs w:val="20"/>
              </w:rPr>
            </w:pPr>
            <w:r w:rsidRPr="00D90F47">
              <w:rPr>
                <w:rFonts w:asciiTheme="majorBidi" w:hAnsiTheme="majorBidi" w:cstheme="majorBidi"/>
                <w:sz w:val="20"/>
                <w:szCs w:val="20"/>
              </w:rPr>
              <w:t>F3</w:t>
            </w:r>
          </w:p>
        </w:tc>
        <w:tc>
          <w:tcPr>
            <w:tcW w:w="2491" w:type="dxa"/>
          </w:tcPr>
          <w:p w14:paraId="14321B14" w14:textId="5E641506" w:rsidR="008C38A1" w:rsidRPr="00D90F47" w:rsidRDefault="008C38A1" w:rsidP="008C38A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D90F47">
              <w:rPr>
                <w:rFonts w:asciiTheme="majorBidi" w:hAnsiTheme="majorBidi" w:cstheme="majorBidi"/>
                <w:sz w:val="20"/>
                <w:szCs w:val="20"/>
              </w:rPr>
              <w:t>Sustav mora omogućiti prikaz svih generiranih podataka na korisničkom sučelju.</w:t>
            </w:r>
          </w:p>
        </w:tc>
        <w:tc>
          <w:tcPr>
            <w:tcW w:w="2437" w:type="dxa"/>
          </w:tcPr>
          <w:p w14:paraId="61458D94" w14:textId="48B9CDD1" w:rsidR="008C38A1" w:rsidRPr="00D90F47" w:rsidRDefault="008C38A1" w:rsidP="008C38A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D90F47">
              <w:rPr>
                <w:rFonts w:asciiTheme="majorBidi" w:hAnsiTheme="majorBidi" w:cstheme="majorBidi"/>
                <w:sz w:val="20"/>
                <w:szCs w:val="20"/>
              </w:rPr>
              <w:t>Pokrenuti sustav zajedno s proizvoljnim brojem uređaja na jednu minutu. Nakon toga provjeriti ispis na korisničkom sučelju i usporediti ga s generiranim podacima.</w:t>
            </w:r>
          </w:p>
        </w:tc>
        <w:tc>
          <w:tcPr>
            <w:tcW w:w="2491" w:type="dxa"/>
          </w:tcPr>
          <w:p w14:paraId="44555343" w14:textId="5FF43EA0" w:rsidR="008C38A1" w:rsidRPr="00D90F47" w:rsidRDefault="008C38A1" w:rsidP="008C38A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D90F47">
              <w:rPr>
                <w:rFonts w:asciiTheme="majorBidi" w:hAnsiTheme="majorBidi" w:cstheme="majorBidi"/>
                <w:sz w:val="20"/>
                <w:szCs w:val="20"/>
              </w:rPr>
              <w:t>Sadržaj prikazan na korisničkom sučelju u potpunosti odgovara generiranim podacima.</w:t>
            </w:r>
          </w:p>
        </w:tc>
      </w:tr>
      <w:tr w:rsidR="008C38A1" w:rsidRPr="00D90F47" w14:paraId="6B8BAC34" w14:textId="77777777" w:rsidTr="00C57F17">
        <w:tc>
          <w:tcPr>
            <w:cnfStyle w:val="001000000000" w:firstRow="0" w:lastRow="0" w:firstColumn="1" w:lastColumn="0" w:oddVBand="0" w:evenVBand="0" w:oddHBand="0" w:evenHBand="0" w:firstRowFirstColumn="0" w:firstRowLastColumn="0" w:lastRowFirstColumn="0" w:lastRowLastColumn="0"/>
            <w:tcW w:w="1931" w:type="dxa"/>
          </w:tcPr>
          <w:p w14:paraId="30CFFD6D" w14:textId="2D14FB05" w:rsidR="008C38A1" w:rsidRPr="00D90F47" w:rsidRDefault="008C38A1" w:rsidP="008C38A1">
            <w:pPr>
              <w:spacing w:line="360" w:lineRule="auto"/>
              <w:jc w:val="center"/>
              <w:rPr>
                <w:rFonts w:asciiTheme="majorBidi" w:hAnsiTheme="majorBidi" w:cstheme="majorBidi"/>
                <w:sz w:val="20"/>
                <w:szCs w:val="20"/>
              </w:rPr>
            </w:pPr>
            <w:r w:rsidRPr="00D90F47">
              <w:rPr>
                <w:rFonts w:asciiTheme="majorBidi" w:hAnsiTheme="majorBidi" w:cstheme="majorBidi"/>
                <w:sz w:val="20"/>
                <w:szCs w:val="20"/>
              </w:rPr>
              <w:t>F4</w:t>
            </w:r>
          </w:p>
        </w:tc>
        <w:tc>
          <w:tcPr>
            <w:tcW w:w="2491" w:type="dxa"/>
          </w:tcPr>
          <w:p w14:paraId="6A98B459" w14:textId="33D94244" w:rsidR="008C38A1" w:rsidRPr="00D90F47" w:rsidRDefault="008C38A1" w:rsidP="008C38A1">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90F47">
              <w:rPr>
                <w:rFonts w:asciiTheme="majorBidi" w:hAnsiTheme="majorBidi" w:cstheme="majorBidi"/>
                <w:sz w:val="20"/>
                <w:szCs w:val="20"/>
              </w:rPr>
              <w:t>Sustav mora omogućiti prikaz trenutno povezanih uređaja na korisničkom sučelju.</w:t>
            </w:r>
          </w:p>
        </w:tc>
        <w:tc>
          <w:tcPr>
            <w:tcW w:w="2437" w:type="dxa"/>
          </w:tcPr>
          <w:p w14:paraId="7F4B991D" w14:textId="6ED8CF49" w:rsidR="008C38A1" w:rsidRPr="00D90F47" w:rsidRDefault="008C38A1" w:rsidP="008C38A1">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90F47">
              <w:rPr>
                <w:rFonts w:asciiTheme="majorBidi" w:hAnsiTheme="majorBidi" w:cstheme="majorBidi"/>
                <w:sz w:val="20"/>
                <w:szCs w:val="20"/>
              </w:rPr>
              <w:t>Pokrenuti sustav zajedno s proizvoljnim brojem uređaja. Provjeriti prikaz uređaja na korisničkom sučelju. Dodavati i uklanjati uređaje te pratiti stanje prikaza na korisničkom sučelju.</w:t>
            </w:r>
          </w:p>
        </w:tc>
        <w:tc>
          <w:tcPr>
            <w:tcW w:w="2491" w:type="dxa"/>
          </w:tcPr>
          <w:p w14:paraId="123DE520" w14:textId="08B6C50E" w:rsidR="008C38A1" w:rsidRPr="00D90F47" w:rsidRDefault="008C38A1" w:rsidP="008C38A1">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90F47">
              <w:rPr>
                <w:rFonts w:asciiTheme="majorBidi" w:hAnsiTheme="majorBidi" w:cstheme="majorBidi"/>
                <w:sz w:val="20"/>
                <w:szCs w:val="20"/>
              </w:rPr>
              <w:t>Prikaz povezanih uređaja na korisničkom sučelju u potpunosti odgovara povezanim uređajima te ispravno reagira na dodavanje i uklanjanje uređaja.</w:t>
            </w:r>
          </w:p>
        </w:tc>
      </w:tr>
      <w:tr w:rsidR="008C38A1" w:rsidRPr="00D90F47" w14:paraId="255A9E85" w14:textId="77777777"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1" w:type="dxa"/>
          </w:tcPr>
          <w:p w14:paraId="152C0534" w14:textId="173958E2" w:rsidR="008C38A1" w:rsidRPr="00D90F47" w:rsidRDefault="008C38A1" w:rsidP="008C38A1">
            <w:pPr>
              <w:spacing w:line="360" w:lineRule="auto"/>
              <w:jc w:val="center"/>
              <w:rPr>
                <w:rFonts w:asciiTheme="majorBidi" w:hAnsiTheme="majorBidi" w:cstheme="majorBidi"/>
                <w:sz w:val="20"/>
                <w:szCs w:val="20"/>
              </w:rPr>
            </w:pPr>
            <w:r w:rsidRPr="00D90F47">
              <w:rPr>
                <w:rFonts w:asciiTheme="majorBidi" w:hAnsiTheme="majorBidi" w:cstheme="majorBidi"/>
                <w:sz w:val="20"/>
                <w:szCs w:val="20"/>
              </w:rPr>
              <w:t>F5</w:t>
            </w:r>
          </w:p>
        </w:tc>
        <w:tc>
          <w:tcPr>
            <w:tcW w:w="2491" w:type="dxa"/>
          </w:tcPr>
          <w:p w14:paraId="685A2DD7" w14:textId="5709270D" w:rsidR="008C38A1" w:rsidRPr="00D90F47" w:rsidRDefault="008C38A1" w:rsidP="008C38A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D90F47">
              <w:rPr>
                <w:rFonts w:asciiTheme="majorBidi" w:hAnsiTheme="majorBidi" w:cstheme="majorBidi"/>
                <w:sz w:val="20"/>
                <w:szCs w:val="20"/>
              </w:rPr>
              <w:t>Sustav mora omogućiti korisnicima zadavanje naredbi uređajima za trenutno slanje podataka.</w:t>
            </w:r>
          </w:p>
        </w:tc>
        <w:tc>
          <w:tcPr>
            <w:tcW w:w="2437" w:type="dxa"/>
          </w:tcPr>
          <w:p w14:paraId="669D811F" w14:textId="63FC66FE" w:rsidR="008C38A1" w:rsidRPr="00D90F47" w:rsidRDefault="008C38A1" w:rsidP="008C38A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D90F47">
              <w:rPr>
                <w:rFonts w:asciiTheme="majorBidi" w:hAnsiTheme="majorBidi" w:cstheme="majorBidi"/>
                <w:sz w:val="20"/>
                <w:szCs w:val="20"/>
              </w:rPr>
              <w:t>Pokrenuti sustav zajedno s barem dva uređaja. Pokušati poslati po nekoliko naredbi svakom od njih. Pratiti ispis na korisničkom sučelju.</w:t>
            </w:r>
          </w:p>
        </w:tc>
        <w:tc>
          <w:tcPr>
            <w:tcW w:w="2491" w:type="dxa"/>
          </w:tcPr>
          <w:p w14:paraId="436F714E" w14:textId="410FB6D5" w:rsidR="008C38A1" w:rsidRPr="00D90F47" w:rsidRDefault="008C38A1" w:rsidP="008C38A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D90F47">
              <w:rPr>
                <w:rFonts w:asciiTheme="majorBidi" w:hAnsiTheme="majorBidi" w:cstheme="majorBidi"/>
                <w:sz w:val="20"/>
                <w:szCs w:val="20"/>
              </w:rPr>
              <w:t>Prikaz podataka na korisničkom sučelju reflektira uspješno generiranje podataka na korisnički zahtjev.</w:t>
            </w:r>
          </w:p>
        </w:tc>
      </w:tr>
      <w:tr w:rsidR="008C38A1" w:rsidRPr="00D90F47" w14:paraId="4FCF47BF" w14:textId="77777777" w:rsidTr="00C57F17">
        <w:tc>
          <w:tcPr>
            <w:cnfStyle w:val="001000000000" w:firstRow="0" w:lastRow="0" w:firstColumn="1" w:lastColumn="0" w:oddVBand="0" w:evenVBand="0" w:oddHBand="0" w:evenHBand="0" w:firstRowFirstColumn="0" w:firstRowLastColumn="0" w:lastRowFirstColumn="0" w:lastRowLastColumn="0"/>
            <w:tcW w:w="1931" w:type="dxa"/>
          </w:tcPr>
          <w:p w14:paraId="0A2D786C" w14:textId="436C81DA" w:rsidR="008C38A1" w:rsidRPr="00D90F47" w:rsidRDefault="008C38A1" w:rsidP="008C38A1">
            <w:pPr>
              <w:spacing w:line="360" w:lineRule="auto"/>
              <w:jc w:val="center"/>
              <w:rPr>
                <w:rFonts w:asciiTheme="majorBidi" w:hAnsiTheme="majorBidi" w:cstheme="majorBidi"/>
                <w:sz w:val="20"/>
                <w:szCs w:val="20"/>
              </w:rPr>
            </w:pPr>
            <w:r w:rsidRPr="00D90F47">
              <w:rPr>
                <w:rFonts w:asciiTheme="majorBidi" w:hAnsiTheme="majorBidi" w:cstheme="majorBidi"/>
                <w:sz w:val="20"/>
                <w:szCs w:val="20"/>
              </w:rPr>
              <w:t>F6</w:t>
            </w:r>
          </w:p>
        </w:tc>
        <w:tc>
          <w:tcPr>
            <w:tcW w:w="2491" w:type="dxa"/>
          </w:tcPr>
          <w:p w14:paraId="20801E59" w14:textId="3D629651" w:rsidR="008C38A1" w:rsidRPr="00D90F47" w:rsidRDefault="008C38A1" w:rsidP="008C38A1">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90F47">
              <w:rPr>
                <w:rFonts w:asciiTheme="majorBidi" w:hAnsiTheme="majorBidi" w:cstheme="majorBidi"/>
                <w:sz w:val="20"/>
                <w:szCs w:val="20"/>
              </w:rPr>
              <w:t>Sustav mora omogućiti razlikovanje pohranjenih i nepohranjenih podataka na temelju prikaza na korisničkom sučelju.</w:t>
            </w:r>
          </w:p>
        </w:tc>
        <w:tc>
          <w:tcPr>
            <w:tcW w:w="2437" w:type="dxa"/>
          </w:tcPr>
          <w:p w14:paraId="6E19017D" w14:textId="32CDD57D" w:rsidR="008C38A1" w:rsidRPr="00D90F47" w:rsidRDefault="008C38A1" w:rsidP="008C38A1">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90F47">
              <w:rPr>
                <w:rFonts w:asciiTheme="majorBidi" w:hAnsiTheme="majorBidi" w:cstheme="majorBidi"/>
                <w:sz w:val="20"/>
                <w:szCs w:val="20"/>
              </w:rPr>
              <w:t>Pokrenuti sustav bez komponente za pohranu i obradu podataka te pratiti prikaz podataka na korisničkom sučelju. Zatim pokrenuti komponentu za pohranu i obradu podataka te pratiti prikaz na korisničkom sučelju.</w:t>
            </w:r>
          </w:p>
        </w:tc>
        <w:tc>
          <w:tcPr>
            <w:tcW w:w="2491" w:type="dxa"/>
          </w:tcPr>
          <w:p w14:paraId="505B0B59" w14:textId="74FDD4C6" w:rsidR="008C38A1" w:rsidRPr="00D90F47" w:rsidRDefault="008C38A1" w:rsidP="008C38A1">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90F47">
              <w:rPr>
                <w:rFonts w:asciiTheme="majorBidi" w:hAnsiTheme="majorBidi" w:cstheme="majorBidi"/>
                <w:sz w:val="20"/>
                <w:szCs w:val="20"/>
              </w:rPr>
              <w:t>Razlika između pohranjenih i nepohranjenih podataka jasno vidljiva u ispisu na korisničkom sučelju prikazom odgovarajuće ikone uz podatak.</w:t>
            </w:r>
          </w:p>
        </w:tc>
      </w:tr>
      <w:tr w:rsidR="008C38A1" w:rsidRPr="00D90F47" w14:paraId="3E0876A7" w14:textId="77777777"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1" w:type="dxa"/>
          </w:tcPr>
          <w:p w14:paraId="2AAE5531" w14:textId="07F7571B" w:rsidR="008C38A1" w:rsidRPr="00D90F47" w:rsidRDefault="008C38A1" w:rsidP="008C38A1">
            <w:pPr>
              <w:spacing w:line="360" w:lineRule="auto"/>
              <w:jc w:val="center"/>
              <w:rPr>
                <w:rFonts w:asciiTheme="majorBidi" w:hAnsiTheme="majorBidi" w:cstheme="majorBidi"/>
                <w:sz w:val="20"/>
                <w:szCs w:val="20"/>
              </w:rPr>
            </w:pPr>
            <w:r w:rsidRPr="00D90F47">
              <w:rPr>
                <w:rFonts w:asciiTheme="majorBidi" w:hAnsiTheme="majorBidi" w:cstheme="majorBidi"/>
                <w:sz w:val="20"/>
                <w:szCs w:val="20"/>
              </w:rPr>
              <w:t>F7</w:t>
            </w:r>
          </w:p>
        </w:tc>
        <w:tc>
          <w:tcPr>
            <w:tcW w:w="2491" w:type="dxa"/>
          </w:tcPr>
          <w:p w14:paraId="5E00523C" w14:textId="5D15DC39" w:rsidR="008C38A1" w:rsidRPr="00D90F47" w:rsidRDefault="008C38A1" w:rsidP="008C38A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D90F47">
              <w:rPr>
                <w:rFonts w:asciiTheme="majorBidi" w:hAnsiTheme="majorBidi" w:cstheme="majorBidi"/>
                <w:sz w:val="20"/>
                <w:szCs w:val="20"/>
              </w:rPr>
              <w:t>Sustav mora omogućiti prikaz povijesnih podataka.</w:t>
            </w:r>
          </w:p>
        </w:tc>
        <w:tc>
          <w:tcPr>
            <w:tcW w:w="2437" w:type="dxa"/>
          </w:tcPr>
          <w:p w14:paraId="4D5FBE8F" w14:textId="41362049" w:rsidR="008C38A1" w:rsidRPr="00D90F47" w:rsidRDefault="008C38A1" w:rsidP="008C38A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D90F47">
              <w:rPr>
                <w:rFonts w:asciiTheme="majorBidi" w:hAnsiTheme="majorBidi" w:cstheme="majorBidi"/>
                <w:sz w:val="20"/>
                <w:szCs w:val="20"/>
              </w:rPr>
              <w:t xml:space="preserve">Pokrenuti sustav bez uređaja te pratiti prikaz na korisničkom sučelju. </w:t>
            </w:r>
            <w:r w:rsidRPr="00D90F47">
              <w:rPr>
                <w:rFonts w:asciiTheme="majorBidi" w:hAnsiTheme="majorBidi" w:cstheme="majorBidi"/>
                <w:sz w:val="20"/>
                <w:szCs w:val="20"/>
              </w:rPr>
              <w:lastRenderedPageBreak/>
              <w:t>Usporediti ga sa sadržajem baze podataka.</w:t>
            </w:r>
          </w:p>
        </w:tc>
        <w:tc>
          <w:tcPr>
            <w:tcW w:w="2491" w:type="dxa"/>
          </w:tcPr>
          <w:p w14:paraId="6D1E49F7" w14:textId="5DE7E2E6" w:rsidR="008C38A1" w:rsidRPr="00D90F47" w:rsidRDefault="008C38A1" w:rsidP="008C38A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D90F47">
              <w:rPr>
                <w:rFonts w:asciiTheme="majorBidi" w:hAnsiTheme="majorBidi" w:cstheme="majorBidi"/>
                <w:sz w:val="20"/>
                <w:szCs w:val="20"/>
              </w:rPr>
              <w:lastRenderedPageBreak/>
              <w:t xml:space="preserve">Na zaslonu se prikazuju podaci koji u potpunosti </w:t>
            </w:r>
            <w:r w:rsidRPr="00D90F47">
              <w:rPr>
                <w:rFonts w:asciiTheme="majorBidi" w:hAnsiTheme="majorBidi" w:cstheme="majorBidi"/>
                <w:sz w:val="20"/>
                <w:szCs w:val="20"/>
              </w:rPr>
              <w:lastRenderedPageBreak/>
              <w:t>odgovaraju sadržaju baze podataka.</w:t>
            </w:r>
          </w:p>
        </w:tc>
      </w:tr>
      <w:tr w:rsidR="008C38A1" w:rsidRPr="00D90F47" w14:paraId="63C34CFC" w14:textId="77777777" w:rsidTr="00C57F17">
        <w:tc>
          <w:tcPr>
            <w:cnfStyle w:val="001000000000" w:firstRow="0" w:lastRow="0" w:firstColumn="1" w:lastColumn="0" w:oddVBand="0" w:evenVBand="0" w:oddHBand="0" w:evenHBand="0" w:firstRowFirstColumn="0" w:firstRowLastColumn="0" w:lastRowFirstColumn="0" w:lastRowLastColumn="0"/>
            <w:tcW w:w="1931" w:type="dxa"/>
          </w:tcPr>
          <w:p w14:paraId="2D836DBF" w14:textId="34CCB379" w:rsidR="008C38A1" w:rsidRPr="00D90F47" w:rsidRDefault="008C38A1" w:rsidP="008C38A1">
            <w:pPr>
              <w:spacing w:line="360" w:lineRule="auto"/>
              <w:jc w:val="center"/>
              <w:rPr>
                <w:rFonts w:asciiTheme="majorBidi" w:hAnsiTheme="majorBidi" w:cstheme="majorBidi"/>
                <w:sz w:val="20"/>
                <w:szCs w:val="20"/>
              </w:rPr>
            </w:pPr>
            <w:r w:rsidRPr="00D90F47">
              <w:rPr>
                <w:rFonts w:asciiTheme="majorBidi" w:hAnsiTheme="majorBidi" w:cstheme="majorBidi"/>
                <w:sz w:val="20"/>
                <w:szCs w:val="20"/>
              </w:rPr>
              <w:lastRenderedPageBreak/>
              <w:t>F8</w:t>
            </w:r>
          </w:p>
        </w:tc>
        <w:tc>
          <w:tcPr>
            <w:tcW w:w="2491" w:type="dxa"/>
          </w:tcPr>
          <w:p w14:paraId="65BCAA20" w14:textId="1A619AFC" w:rsidR="008C38A1" w:rsidRPr="00D90F47" w:rsidRDefault="008C38A1" w:rsidP="008C38A1">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90F47">
              <w:rPr>
                <w:rFonts w:asciiTheme="majorBidi" w:hAnsiTheme="majorBidi" w:cstheme="majorBidi"/>
                <w:sz w:val="20"/>
                <w:szCs w:val="20"/>
              </w:rPr>
              <w:t>Sustav mora omogućiti brisanje svih podataka.</w:t>
            </w:r>
          </w:p>
        </w:tc>
        <w:tc>
          <w:tcPr>
            <w:tcW w:w="2437" w:type="dxa"/>
          </w:tcPr>
          <w:p w14:paraId="11D77614" w14:textId="6D4BC837" w:rsidR="008C38A1" w:rsidRPr="00D90F47" w:rsidRDefault="008C38A1" w:rsidP="008C38A1">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90F47">
              <w:rPr>
                <w:rFonts w:asciiTheme="majorBidi" w:hAnsiTheme="majorBidi" w:cstheme="majorBidi"/>
                <w:sz w:val="20"/>
                <w:szCs w:val="20"/>
              </w:rPr>
              <w:t>Pokrenuti sustav s proizvoljnim brojem uređaja na jednu minutu. Provjeriti sadržaj baze podataka te prikaz na korisničkom sučelju. Prekinuti rad svih uređaja te inicirati brisanje podataka. Ponovno provjeriti sadržaj baze podataka te prikaz na korisničkom sučelju.</w:t>
            </w:r>
          </w:p>
        </w:tc>
        <w:tc>
          <w:tcPr>
            <w:tcW w:w="2491" w:type="dxa"/>
          </w:tcPr>
          <w:p w14:paraId="11D998B0" w14:textId="598BA620" w:rsidR="008C38A1" w:rsidRPr="00D90F47" w:rsidRDefault="008C38A1" w:rsidP="008C38A1">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90F47">
              <w:rPr>
                <w:rFonts w:asciiTheme="majorBidi" w:hAnsiTheme="majorBidi" w:cstheme="majorBidi"/>
                <w:sz w:val="20"/>
                <w:szCs w:val="20"/>
              </w:rPr>
              <w:t>Nakon brisanja podataka, baza podataka ne sadrži podatke, a korisničko sučelje ne prikazuje niti jedan zapis podatka.</w:t>
            </w:r>
          </w:p>
        </w:tc>
      </w:tr>
    </w:tbl>
    <w:p w14:paraId="3365A216" w14:textId="77777777" w:rsidR="00E2176A" w:rsidRPr="00D7257D" w:rsidRDefault="00E2176A" w:rsidP="003E1703">
      <w:pPr>
        <w:spacing w:line="360" w:lineRule="auto"/>
        <w:rPr>
          <w:rFonts w:asciiTheme="majorBidi" w:hAnsiTheme="majorBidi" w:cstheme="majorBidi"/>
        </w:rPr>
      </w:pPr>
    </w:p>
    <w:p w14:paraId="213FA386" w14:textId="77777777" w:rsidR="00F72A6E" w:rsidRPr="00D7257D" w:rsidRDefault="00F72A6E" w:rsidP="003E1703">
      <w:pPr>
        <w:spacing w:line="360" w:lineRule="auto"/>
        <w:rPr>
          <w:rFonts w:asciiTheme="majorBidi" w:hAnsiTheme="majorBidi" w:cstheme="majorBidi"/>
        </w:rPr>
      </w:pPr>
    </w:p>
    <w:p w14:paraId="722FE95C" w14:textId="4CCFB87B" w:rsidR="00F97B7C" w:rsidRPr="00D7257D" w:rsidRDefault="00564381" w:rsidP="00612066">
      <w:pPr>
        <w:spacing w:line="360" w:lineRule="auto"/>
        <w:rPr>
          <w:rFonts w:asciiTheme="majorBidi" w:hAnsiTheme="majorBidi" w:cstheme="majorBidi"/>
        </w:rPr>
      </w:pPr>
      <w:r w:rsidRPr="00D7257D">
        <w:rPr>
          <w:rFonts w:asciiTheme="majorBidi" w:hAnsiTheme="majorBidi" w:cstheme="majorBidi"/>
        </w:rPr>
        <w:tab/>
        <w:t>Tablica 3.2. opisuje nefunkcionalne zahtjeve sustava.</w:t>
      </w:r>
    </w:p>
    <w:p w14:paraId="0BE408F1" w14:textId="77777777" w:rsidR="00612066" w:rsidRPr="00D7257D" w:rsidRDefault="00612066" w:rsidP="00612066">
      <w:pPr>
        <w:spacing w:line="360" w:lineRule="auto"/>
        <w:rPr>
          <w:rFonts w:asciiTheme="majorBidi" w:hAnsiTheme="majorBidi" w:cstheme="majorBidi"/>
        </w:rPr>
      </w:pPr>
    </w:p>
    <w:p w14:paraId="6DBF8B88" w14:textId="23D806FE" w:rsidR="00F97B7C" w:rsidRPr="00D7257D" w:rsidRDefault="00F97B7C" w:rsidP="00F97B7C">
      <w:pPr>
        <w:pStyle w:val="Caption"/>
      </w:pPr>
      <w:bookmarkStart w:id="21" w:name="_Toc233137103"/>
      <w:r w:rsidRPr="00D7257D">
        <w:t xml:space="preserve">Tablica </w:t>
      </w:r>
      <w:r w:rsidR="00F712B9" w:rsidRPr="00D7257D">
        <w:fldChar w:fldCharType="begin"/>
      </w:r>
      <w:r w:rsidR="00F712B9" w:rsidRPr="00D7257D">
        <w:instrText xml:space="preserve"> STYLEREF 1 \s </w:instrText>
      </w:r>
      <w:r w:rsidR="00F712B9" w:rsidRPr="00D7257D">
        <w:fldChar w:fldCharType="separate"/>
      </w:r>
      <w:r w:rsidR="00F712B9" w:rsidRPr="00D7257D">
        <w:rPr>
          <w:cs/>
        </w:rPr>
        <w:t>‎</w:t>
      </w:r>
      <w:r w:rsidR="00F712B9" w:rsidRPr="00D7257D">
        <w:t>3</w:t>
      </w:r>
      <w:r w:rsidR="00F712B9" w:rsidRPr="00D7257D">
        <w:fldChar w:fldCharType="end"/>
      </w:r>
      <w:r w:rsidR="00F712B9" w:rsidRPr="00D7257D">
        <w:t>.</w:t>
      </w:r>
      <w:r w:rsidR="00F712B9" w:rsidRPr="00D7257D">
        <w:fldChar w:fldCharType="begin"/>
      </w:r>
      <w:r w:rsidR="00F712B9" w:rsidRPr="00D7257D">
        <w:instrText xml:space="preserve"> SEQ Tablica \* ARABIC \s 1 </w:instrText>
      </w:r>
      <w:r w:rsidR="00F712B9" w:rsidRPr="00D7257D">
        <w:fldChar w:fldCharType="separate"/>
      </w:r>
      <w:r w:rsidR="00F712B9" w:rsidRPr="00D7257D">
        <w:t>2</w:t>
      </w:r>
      <w:r w:rsidR="00F712B9" w:rsidRPr="00D7257D">
        <w:fldChar w:fldCharType="end"/>
      </w:r>
      <w:r w:rsidRPr="00D7257D">
        <w:t>. Prikaz nefunkcionalnih zahtjeva, načina provjere te kriterija prihvaćanja za izrađeni sustav</w:t>
      </w:r>
      <w:bookmarkEnd w:id="21"/>
    </w:p>
    <w:tbl>
      <w:tblPr>
        <w:tblStyle w:val="GridTable4-Accent6"/>
        <w:tblW w:w="0" w:type="auto"/>
        <w:tblLook w:val="04A0" w:firstRow="1" w:lastRow="0" w:firstColumn="1" w:lastColumn="0" w:noHBand="0" w:noVBand="1"/>
      </w:tblPr>
      <w:tblGrid>
        <w:gridCol w:w="1832"/>
        <w:gridCol w:w="2410"/>
        <w:gridCol w:w="2341"/>
        <w:gridCol w:w="2479"/>
      </w:tblGrid>
      <w:tr w:rsidR="008C38A1" w:rsidRPr="00113547" w14:paraId="7D3EA529" w14:textId="77777777" w:rsidTr="00C57F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6DFA62D7" w14:textId="2C3024B4" w:rsidR="008C38A1" w:rsidRPr="00113547" w:rsidRDefault="008C38A1" w:rsidP="008C38A1">
            <w:pPr>
              <w:spacing w:line="360" w:lineRule="auto"/>
              <w:jc w:val="center"/>
              <w:rPr>
                <w:rFonts w:asciiTheme="majorBidi" w:hAnsiTheme="majorBidi" w:cstheme="majorBidi"/>
                <w:b w:val="0"/>
                <w:bCs w:val="0"/>
                <w:sz w:val="20"/>
                <w:szCs w:val="20"/>
              </w:rPr>
            </w:pPr>
            <w:r w:rsidRPr="00113547">
              <w:rPr>
                <w:rFonts w:asciiTheme="majorBidi" w:hAnsiTheme="majorBidi" w:cstheme="majorBidi"/>
                <w:sz w:val="20"/>
                <w:szCs w:val="20"/>
              </w:rPr>
              <w:t>ID zahtjeva</w:t>
            </w:r>
          </w:p>
        </w:tc>
        <w:tc>
          <w:tcPr>
            <w:tcW w:w="2484" w:type="dxa"/>
          </w:tcPr>
          <w:p w14:paraId="07CFEE2E" w14:textId="4C000C6C" w:rsidR="008C38A1" w:rsidRPr="00113547" w:rsidRDefault="008C38A1" w:rsidP="008C38A1">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113547">
              <w:rPr>
                <w:rFonts w:asciiTheme="majorBidi" w:hAnsiTheme="majorBidi" w:cstheme="majorBidi"/>
                <w:sz w:val="20"/>
                <w:szCs w:val="20"/>
              </w:rPr>
              <w:t>Tekst zahtjeva</w:t>
            </w:r>
          </w:p>
        </w:tc>
        <w:tc>
          <w:tcPr>
            <w:tcW w:w="2420" w:type="dxa"/>
          </w:tcPr>
          <w:p w14:paraId="4EF11E39" w14:textId="73336E9C" w:rsidR="008C38A1" w:rsidRPr="00113547" w:rsidRDefault="008C38A1" w:rsidP="008C38A1">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113547">
              <w:rPr>
                <w:rFonts w:asciiTheme="majorBidi" w:hAnsiTheme="majorBidi" w:cstheme="majorBidi"/>
                <w:sz w:val="20"/>
                <w:szCs w:val="20"/>
              </w:rPr>
              <w:t>Provjera</w:t>
            </w:r>
          </w:p>
        </w:tc>
        <w:tc>
          <w:tcPr>
            <w:tcW w:w="2549" w:type="dxa"/>
          </w:tcPr>
          <w:p w14:paraId="13213D70" w14:textId="11CB727A" w:rsidR="008C38A1" w:rsidRPr="00113547" w:rsidRDefault="008C38A1" w:rsidP="008C38A1">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113547">
              <w:rPr>
                <w:rFonts w:asciiTheme="majorBidi" w:hAnsiTheme="majorBidi" w:cstheme="majorBidi"/>
                <w:sz w:val="20"/>
                <w:szCs w:val="20"/>
              </w:rPr>
              <w:t>Kriteriji prihvaćanja</w:t>
            </w:r>
          </w:p>
        </w:tc>
      </w:tr>
      <w:tr w:rsidR="008C38A1" w:rsidRPr="00113547" w14:paraId="1BB9DFEC" w14:textId="77777777"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071B5F6D" w14:textId="704CB3BD" w:rsidR="008C38A1" w:rsidRPr="00113547" w:rsidRDefault="008C38A1" w:rsidP="008C38A1">
            <w:pPr>
              <w:spacing w:line="360" w:lineRule="auto"/>
              <w:jc w:val="center"/>
              <w:rPr>
                <w:rFonts w:asciiTheme="majorBidi" w:hAnsiTheme="majorBidi" w:cstheme="majorBidi"/>
                <w:sz w:val="20"/>
                <w:szCs w:val="20"/>
              </w:rPr>
            </w:pPr>
            <w:r w:rsidRPr="00113547">
              <w:rPr>
                <w:rFonts w:asciiTheme="majorBidi" w:hAnsiTheme="majorBidi" w:cstheme="majorBidi"/>
                <w:sz w:val="20"/>
                <w:szCs w:val="20"/>
              </w:rPr>
              <w:t>N1</w:t>
            </w:r>
          </w:p>
        </w:tc>
        <w:tc>
          <w:tcPr>
            <w:tcW w:w="2484" w:type="dxa"/>
          </w:tcPr>
          <w:p w14:paraId="67530DED" w14:textId="74A8B457" w:rsidR="008C38A1" w:rsidRPr="00113547" w:rsidRDefault="008C38A1" w:rsidP="008C38A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13547">
              <w:rPr>
                <w:rFonts w:asciiTheme="majorBidi" w:hAnsiTheme="majorBidi" w:cstheme="majorBidi"/>
                <w:sz w:val="20"/>
                <w:szCs w:val="20"/>
              </w:rPr>
              <w:t>Sustav mora omogućiti povezivanje proizvoljnog broja uređaja.</w:t>
            </w:r>
          </w:p>
        </w:tc>
        <w:tc>
          <w:tcPr>
            <w:tcW w:w="2420" w:type="dxa"/>
          </w:tcPr>
          <w:p w14:paraId="784A3CFF" w14:textId="6737F51B" w:rsidR="008C38A1" w:rsidRPr="00113547" w:rsidRDefault="008C38A1" w:rsidP="008C38A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13547">
              <w:rPr>
                <w:rFonts w:asciiTheme="majorBidi" w:hAnsiTheme="majorBidi" w:cstheme="majorBidi"/>
                <w:sz w:val="20"/>
                <w:szCs w:val="20"/>
              </w:rPr>
              <w:t>Pokrenuti sustav s jednim uređajem. Zatim s 10 pa sa 100 uređaja. Pratiti ponašanje sustava.</w:t>
            </w:r>
          </w:p>
        </w:tc>
        <w:tc>
          <w:tcPr>
            <w:tcW w:w="2549" w:type="dxa"/>
          </w:tcPr>
          <w:p w14:paraId="53130529" w14:textId="76FE5EEB" w:rsidR="008C38A1" w:rsidRPr="00113547" w:rsidRDefault="008C38A1" w:rsidP="008C38A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13547">
              <w:rPr>
                <w:rFonts w:asciiTheme="majorBidi" w:hAnsiTheme="majorBidi" w:cstheme="majorBidi"/>
                <w:sz w:val="20"/>
                <w:szCs w:val="20"/>
              </w:rPr>
              <w:t>Sustav omogućuje povezivanje uređaja bez izazivanja pogreške.</w:t>
            </w:r>
          </w:p>
        </w:tc>
      </w:tr>
      <w:tr w:rsidR="008C38A1" w:rsidRPr="00113547" w14:paraId="12D142E3" w14:textId="77777777" w:rsidTr="00C57F17">
        <w:tc>
          <w:tcPr>
            <w:cnfStyle w:val="001000000000" w:firstRow="0" w:lastRow="0" w:firstColumn="1" w:lastColumn="0" w:oddVBand="0" w:evenVBand="0" w:oddHBand="0" w:evenHBand="0" w:firstRowFirstColumn="0" w:firstRowLastColumn="0" w:lastRowFirstColumn="0" w:lastRowLastColumn="0"/>
            <w:tcW w:w="1897" w:type="dxa"/>
          </w:tcPr>
          <w:p w14:paraId="0AF20721" w14:textId="742C8B7F" w:rsidR="008C38A1" w:rsidRPr="00113547" w:rsidRDefault="008C38A1" w:rsidP="008C38A1">
            <w:pPr>
              <w:spacing w:line="360" w:lineRule="auto"/>
              <w:jc w:val="center"/>
              <w:rPr>
                <w:rFonts w:asciiTheme="majorBidi" w:hAnsiTheme="majorBidi" w:cstheme="majorBidi"/>
                <w:sz w:val="20"/>
                <w:szCs w:val="20"/>
              </w:rPr>
            </w:pPr>
            <w:r w:rsidRPr="00113547">
              <w:rPr>
                <w:rFonts w:asciiTheme="majorBidi" w:hAnsiTheme="majorBidi" w:cstheme="majorBidi"/>
                <w:sz w:val="20"/>
                <w:szCs w:val="20"/>
              </w:rPr>
              <w:t>N2</w:t>
            </w:r>
          </w:p>
        </w:tc>
        <w:tc>
          <w:tcPr>
            <w:tcW w:w="2484" w:type="dxa"/>
          </w:tcPr>
          <w:p w14:paraId="44D01509" w14:textId="12275B9B" w:rsidR="008C38A1" w:rsidRPr="00113547" w:rsidRDefault="008C38A1" w:rsidP="008C38A1">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13547">
              <w:rPr>
                <w:rFonts w:asciiTheme="majorBidi" w:hAnsiTheme="majorBidi" w:cstheme="majorBidi"/>
                <w:sz w:val="20"/>
                <w:szCs w:val="20"/>
              </w:rPr>
              <w:t>Sustav mora ostvariti komunikaciju između poslužiteljskih komponenti neizravno, korištenjem posrednika poruka.</w:t>
            </w:r>
          </w:p>
        </w:tc>
        <w:tc>
          <w:tcPr>
            <w:tcW w:w="2420" w:type="dxa"/>
          </w:tcPr>
          <w:p w14:paraId="7DC3CBDD" w14:textId="06C1240D" w:rsidR="008C38A1" w:rsidRPr="00113547" w:rsidRDefault="008C38A1" w:rsidP="008C38A1">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13547">
              <w:rPr>
                <w:rFonts w:asciiTheme="majorBidi" w:hAnsiTheme="majorBidi" w:cstheme="majorBidi"/>
                <w:sz w:val="20"/>
                <w:szCs w:val="20"/>
              </w:rPr>
              <w:t>Pokrenuti sustav te pratiti njegov rad. Pratiti sadržaj koji posrednik poruka logira. Prekinuti rad posrednika poruka. Pratiti rad sustava.</w:t>
            </w:r>
          </w:p>
        </w:tc>
        <w:tc>
          <w:tcPr>
            <w:tcW w:w="2549" w:type="dxa"/>
          </w:tcPr>
          <w:p w14:paraId="5B70D611" w14:textId="3E1A5A77" w:rsidR="008C38A1" w:rsidRPr="00113547" w:rsidRDefault="008C38A1" w:rsidP="008C38A1">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13547">
              <w:rPr>
                <w:rFonts w:asciiTheme="majorBidi" w:hAnsiTheme="majorBidi" w:cstheme="majorBidi"/>
                <w:sz w:val="20"/>
                <w:szCs w:val="20"/>
              </w:rPr>
              <w:t>Sustav korektno radi za vrijeme rada posrednika poruka, a logirane poruke odražavaju stvarno stanje komunikacije komponenti. Po prestanku rada posrednika poruka, sustav prestaje s radom.</w:t>
            </w:r>
          </w:p>
        </w:tc>
      </w:tr>
      <w:tr w:rsidR="008C38A1" w:rsidRPr="00113547" w14:paraId="2FEAF988" w14:textId="77777777"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54ECBDB8" w14:textId="02E164AC" w:rsidR="008C38A1" w:rsidRPr="00113547" w:rsidRDefault="008C38A1" w:rsidP="008C38A1">
            <w:pPr>
              <w:spacing w:line="360" w:lineRule="auto"/>
              <w:jc w:val="center"/>
              <w:rPr>
                <w:rFonts w:asciiTheme="majorBidi" w:hAnsiTheme="majorBidi" w:cstheme="majorBidi"/>
                <w:sz w:val="20"/>
                <w:szCs w:val="20"/>
              </w:rPr>
            </w:pPr>
            <w:r w:rsidRPr="00113547">
              <w:rPr>
                <w:rFonts w:asciiTheme="majorBidi" w:hAnsiTheme="majorBidi" w:cstheme="majorBidi"/>
                <w:sz w:val="20"/>
                <w:szCs w:val="20"/>
              </w:rPr>
              <w:lastRenderedPageBreak/>
              <w:t>N3</w:t>
            </w:r>
          </w:p>
        </w:tc>
        <w:tc>
          <w:tcPr>
            <w:tcW w:w="2484" w:type="dxa"/>
          </w:tcPr>
          <w:p w14:paraId="00FFC9D9" w14:textId="27326F83" w:rsidR="008C38A1" w:rsidRPr="00113547" w:rsidRDefault="008C38A1" w:rsidP="008C38A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13547">
              <w:rPr>
                <w:rFonts w:asciiTheme="majorBidi" w:hAnsiTheme="majorBidi" w:cstheme="majorBidi"/>
                <w:sz w:val="20"/>
                <w:szCs w:val="20"/>
              </w:rPr>
              <w:t>Sustav mora ostvariti nisku latenciju između generiranja podatka te njegove pohrane u bazu podataka pri normalnim uvjetima rada.</w:t>
            </w:r>
          </w:p>
        </w:tc>
        <w:tc>
          <w:tcPr>
            <w:tcW w:w="2420" w:type="dxa"/>
          </w:tcPr>
          <w:p w14:paraId="6FEF32F7" w14:textId="1707BFDC" w:rsidR="008C38A1" w:rsidRPr="00113547" w:rsidRDefault="008C38A1" w:rsidP="008C38A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13547">
              <w:rPr>
                <w:rFonts w:asciiTheme="majorBidi" w:hAnsiTheme="majorBidi" w:cstheme="majorBidi"/>
                <w:sz w:val="20"/>
                <w:szCs w:val="20"/>
              </w:rPr>
              <w:t>Pokrenuti sustav s manjim brojem uređaja, uspoređivati vremenske oznake nastale pri generiranju podatka te pri upisu u bazu podataka.</w:t>
            </w:r>
          </w:p>
        </w:tc>
        <w:tc>
          <w:tcPr>
            <w:tcW w:w="2549" w:type="dxa"/>
          </w:tcPr>
          <w:p w14:paraId="46832338" w14:textId="35C5C1D9" w:rsidR="008C38A1" w:rsidRPr="00113547" w:rsidRDefault="008C38A1" w:rsidP="008C38A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13547">
              <w:rPr>
                <w:rFonts w:asciiTheme="majorBidi" w:hAnsiTheme="majorBidi" w:cstheme="majorBidi"/>
                <w:sz w:val="20"/>
                <w:szCs w:val="20"/>
              </w:rPr>
              <w:t>Latencija manja od 50 ms za barem 95% zapisa u bazi podataka.</w:t>
            </w:r>
          </w:p>
        </w:tc>
      </w:tr>
      <w:tr w:rsidR="008C38A1" w:rsidRPr="00113547" w14:paraId="6D9D2E78" w14:textId="77777777" w:rsidTr="00C57F17">
        <w:tc>
          <w:tcPr>
            <w:cnfStyle w:val="001000000000" w:firstRow="0" w:lastRow="0" w:firstColumn="1" w:lastColumn="0" w:oddVBand="0" w:evenVBand="0" w:oddHBand="0" w:evenHBand="0" w:firstRowFirstColumn="0" w:firstRowLastColumn="0" w:lastRowFirstColumn="0" w:lastRowLastColumn="0"/>
            <w:tcW w:w="1897" w:type="dxa"/>
          </w:tcPr>
          <w:p w14:paraId="4B5B7D4B" w14:textId="75461885" w:rsidR="008C38A1" w:rsidRPr="00113547" w:rsidRDefault="008C38A1" w:rsidP="008C38A1">
            <w:pPr>
              <w:spacing w:line="360" w:lineRule="auto"/>
              <w:jc w:val="center"/>
              <w:rPr>
                <w:rFonts w:asciiTheme="majorBidi" w:hAnsiTheme="majorBidi" w:cstheme="majorBidi"/>
                <w:sz w:val="20"/>
                <w:szCs w:val="20"/>
              </w:rPr>
            </w:pPr>
            <w:r w:rsidRPr="00113547">
              <w:rPr>
                <w:rFonts w:asciiTheme="majorBidi" w:hAnsiTheme="majorBidi" w:cstheme="majorBidi"/>
                <w:sz w:val="20"/>
                <w:szCs w:val="20"/>
              </w:rPr>
              <w:t>N4</w:t>
            </w:r>
          </w:p>
        </w:tc>
        <w:tc>
          <w:tcPr>
            <w:tcW w:w="2484" w:type="dxa"/>
          </w:tcPr>
          <w:p w14:paraId="6473963E" w14:textId="6D435687" w:rsidR="008C38A1" w:rsidRPr="00113547" w:rsidRDefault="008C38A1" w:rsidP="008C38A1">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13547">
              <w:rPr>
                <w:rFonts w:asciiTheme="majorBidi" w:hAnsiTheme="majorBidi" w:cstheme="majorBidi"/>
                <w:sz w:val="20"/>
                <w:szCs w:val="20"/>
              </w:rPr>
              <w:t>Komponente sustava moraju posjedovati jasnu podjelu odgovornosti.</w:t>
            </w:r>
          </w:p>
        </w:tc>
        <w:tc>
          <w:tcPr>
            <w:tcW w:w="2420" w:type="dxa"/>
          </w:tcPr>
          <w:p w14:paraId="4157BF6F" w14:textId="317B5AC5" w:rsidR="008C38A1" w:rsidRPr="00113547" w:rsidRDefault="008C38A1" w:rsidP="008C38A1">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13547">
              <w:rPr>
                <w:rFonts w:asciiTheme="majorBidi" w:hAnsiTheme="majorBidi" w:cstheme="majorBidi"/>
                <w:sz w:val="20"/>
                <w:szCs w:val="20"/>
              </w:rPr>
              <w:t>Uvidom u programski kod utvrditi odgovornost svake pojedine komponente.</w:t>
            </w:r>
          </w:p>
        </w:tc>
        <w:tc>
          <w:tcPr>
            <w:tcW w:w="2549" w:type="dxa"/>
          </w:tcPr>
          <w:p w14:paraId="5E57E947" w14:textId="7230D368" w:rsidR="008C38A1" w:rsidRPr="00113547" w:rsidRDefault="008C38A1" w:rsidP="008C38A1">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13547">
              <w:rPr>
                <w:rFonts w:asciiTheme="majorBidi" w:hAnsiTheme="majorBidi" w:cstheme="majorBidi"/>
                <w:sz w:val="20"/>
                <w:szCs w:val="20"/>
              </w:rPr>
              <w:t>Odgovornosti su jasno razdvojene i podijeljene po komponentama. Niti jedna poslužitejlska komponenta ne smije imati više od dvije osnovne funkcionalnosti.</w:t>
            </w:r>
          </w:p>
        </w:tc>
      </w:tr>
      <w:tr w:rsidR="008C38A1" w:rsidRPr="00113547" w14:paraId="4311AF68" w14:textId="77777777"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0C646257" w14:textId="136E8209" w:rsidR="008C38A1" w:rsidRPr="00113547" w:rsidRDefault="008C38A1" w:rsidP="008C38A1">
            <w:pPr>
              <w:spacing w:line="360" w:lineRule="auto"/>
              <w:jc w:val="center"/>
              <w:rPr>
                <w:rFonts w:asciiTheme="majorBidi" w:hAnsiTheme="majorBidi" w:cstheme="majorBidi"/>
                <w:sz w:val="20"/>
                <w:szCs w:val="20"/>
              </w:rPr>
            </w:pPr>
            <w:r w:rsidRPr="00113547">
              <w:rPr>
                <w:rFonts w:asciiTheme="majorBidi" w:hAnsiTheme="majorBidi" w:cstheme="majorBidi"/>
                <w:sz w:val="20"/>
                <w:szCs w:val="20"/>
              </w:rPr>
              <w:t>N5</w:t>
            </w:r>
          </w:p>
        </w:tc>
        <w:tc>
          <w:tcPr>
            <w:tcW w:w="2484" w:type="dxa"/>
          </w:tcPr>
          <w:p w14:paraId="420C9E17" w14:textId="48FC26AC" w:rsidR="008C38A1" w:rsidRPr="00113547" w:rsidRDefault="008C38A1" w:rsidP="008C38A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13547">
              <w:rPr>
                <w:rFonts w:asciiTheme="majorBidi" w:hAnsiTheme="majorBidi" w:cstheme="majorBidi"/>
                <w:sz w:val="20"/>
                <w:szCs w:val="20"/>
              </w:rPr>
              <w:t>Sustav mora omogućiti visoku propusnost za podatke.</w:t>
            </w:r>
          </w:p>
        </w:tc>
        <w:tc>
          <w:tcPr>
            <w:tcW w:w="2420" w:type="dxa"/>
          </w:tcPr>
          <w:p w14:paraId="7919B2CA" w14:textId="17F7AE55" w:rsidR="008C38A1" w:rsidRPr="00113547" w:rsidRDefault="008C38A1" w:rsidP="008C38A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13547">
              <w:rPr>
                <w:rFonts w:asciiTheme="majorBidi" w:hAnsiTheme="majorBidi" w:cstheme="majorBidi"/>
                <w:sz w:val="20"/>
                <w:szCs w:val="20"/>
              </w:rPr>
              <w:t>Pokretati sustav sa sve većim brojem uređaja koji šalju podatak periodički svake sekunde. Pratiti ponašanje sustava te zapise u bazi podataka i korisničkom sučelju.</w:t>
            </w:r>
          </w:p>
        </w:tc>
        <w:tc>
          <w:tcPr>
            <w:tcW w:w="2549" w:type="dxa"/>
          </w:tcPr>
          <w:p w14:paraId="69ECF8CD" w14:textId="551222FE" w:rsidR="008C38A1" w:rsidRPr="00113547" w:rsidRDefault="008C38A1" w:rsidP="008C38A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13547">
              <w:rPr>
                <w:rFonts w:asciiTheme="majorBidi" w:hAnsiTheme="majorBidi" w:cstheme="majorBidi"/>
                <w:sz w:val="20"/>
                <w:szCs w:val="20"/>
              </w:rPr>
              <w:t>Uz 50 pokrenutih uređaja, sadržaj baze podataka I sadržaj prikazan na korisničkom sučelju moraju odgovarati stvarnim poslanim podacima po broju poruka. Latencija mora biti niža od 100 ms za barem 95% poruka. Ne smije doći do rušenja poslužitelja ili prestanka rada sustava na bilo koji način.</w:t>
            </w:r>
          </w:p>
        </w:tc>
      </w:tr>
    </w:tbl>
    <w:p w14:paraId="234DC051" w14:textId="77777777" w:rsidR="00564381" w:rsidRPr="00D7257D" w:rsidRDefault="00564381" w:rsidP="003E1703">
      <w:pPr>
        <w:spacing w:line="360" w:lineRule="auto"/>
        <w:rPr>
          <w:rFonts w:asciiTheme="majorBidi" w:hAnsiTheme="majorBidi" w:cstheme="majorBidi"/>
        </w:rPr>
      </w:pPr>
    </w:p>
    <w:p w14:paraId="279AFA4B" w14:textId="5098BF24" w:rsidR="00D61931" w:rsidRPr="00D7257D" w:rsidRDefault="57C663B9" w:rsidP="007A141E">
      <w:pPr>
        <w:pStyle w:val="Heading1"/>
        <w:rPr>
          <w:lang w:val="hr-HR"/>
        </w:rPr>
      </w:pPr>
      <w:bookmarkStart w:id="22" w:name="_Toc233394036"/>
      <w:r w:rsidRPr="00D7257D">
        <w:rPr>
          <w:lang w:val="hr-HR"/>
        </w:rPr>
        <w:t>M</w:t>
      </w:r>
      <w:r w:rsidR="000565C8" w:rsidRPr="00D7257D">
        <w:rPr>
          <w:lang w:val="hr-HR"/>
        </w:rPr>
        <w:t>etodologija</w:t>
      </w:r>
      <w:r w:rsidRPr="00D7257D">
        <w:rPr>
          <w:lang w:val="hr-HR"/>
        </w:rPr>
        <w:t xml:space="preserve"> </w:t>
      </w:r>
      <w:r w:rsidR="000565C8" w:rsidRPr="00D7257D">
        <w:rPr>
          <w:lang w:val="hr-HR"/>
        </w:rPr>
        <w:t>i</w:t>
      </w:r>
      <w:r w:rsidRPr="00D7257D">
        <w:rPr>
          <w:lang w:val="hr-HR"/>
        </w:rPr>
        <w:t xml:space="preserve"> </w:t>
      </w:r>
      <w:r w:rsidR="000565C8" w:rsidRPr="00D7257D">
        <w:rPr>
          <w:lang w:val="hr-HR"/>
        </w:rPr>
        <w:t>oblikovanje</w:t>
      </w:r>
      <w:r w:rsidRPr="00D7257D">
        <w:rPr>
          <w:lang w:val="hr-HR"/>
        </w:rPr>
        <w:t xml:space="preserve"> </w:t>
      </w:r>
      <w:r w:rsidR="000565C8" w:rsidRPr="00D7257D">
        <w:rPr>
          <w:lang w:val="hr-HR"/>
        </w:rPr>
        <w:t>rješenja</w:t>
      </w:r>
      <w:bookmarkEnd w:id="22"/>
    </w:p>
    <w:p w14:paraId="3BD02052" w14:textId="54C323D9" w:rsidR="00605B76" w:rsidRPr="00D7257D" w:rsidRDefault="00D61931" w:rsidP="00605B76">
      <w:pPr>
        <w:spacing w:line="360" w:lineRule="auto"/>
        <w:rPr>
          <w:rFonts w:asciiTheme="majorBidi" w:hAnsiTheme="majorBidi" w:cstheme="majorBidi"/>
        </w:rPr>
      </w:pPr>
      <w:r w:rsidRPr="00D7257D">
        <w:rPr>
          <w:rFonts w:asciiTheme="majorBidi" w:hAnsiTheme="majorBidi" w:cstheme="majorBidi"/>
        </w:rPr>
        <w:tab/>
      </w:r>
      <w:r w:rsidR="00BD36E4" w:rsidRPr="00D7257D">
        <w:rPr>
          <w:rFonts w:asciiTheme="majorBidi" w:hAnsiTheme="majorBidi" w:cstheme="majorBidi"/>
        </w:rPr>
        <w:t>U ovom se poglavlju definira konceptualno oblikovanje i arhitektura proširivog informacijskog sustava za obradu događaja u stvarnom vremenu. Sustav je strukturiran kao distribuirani asinkroni cjevovod poruka s hibridnim modelom izvođenja poslovne logike</w:t>
      </w:r>
      <w:r w:rsidR="000E497F" w:rsidRPr="00D7257D">
        <w:rPr>
          <w:rFonts w:asciiTheme="majorBidi" w:hAnsiTheme="majorBidi" w:cstheme="majorBidi"/>
        </w:rPr>
        <w:t xml:space="preserve"> na</w:t>
      </w:r>
      <w:r w:rsidR="00A40C34" w:rsidRPr="00D7257D">
        <w:rPr>
          <w:rFonts w:asciiTheme="majorBidi" w:hAnsiTheme="majorBidi" w:cstheme="majorBidi"/>
        </w:rPr>
        <w:t xml:space="preserve"> rubu mreže (edge sloj) i u oblaku (cloud sloj). Arhitekturalni dizajn eliminira izravne prostorne i vremenske ovisnosti između komponenti te definira jasne mehanizme za obradu tokova podataka, trajnu pohranu i evaluaciju pravila u stvarnom vremenu.</w:t>
      </w:r>
    </w:p>
    <w:p w14:paraId="6375542D" w14:textId="5DBE756A" w:rsidR="00432C13" w:rsidRPr="00D7257D" w:rsidRDefault="00892E3D" w:rsidP="00605B76">
      <w:pPr>
        <w:pStyle w:val="Heading2"/>
        <w:rPr>
          <w:lang w:val="hr-HR"/>
        </w:rPr>
      </w:pPr>
      <w:bookmarkStart w:id="23" w:name="_Toc233394037"/>
      <w:r w:rsidRPr="00D7257D">
        <w:rPr>
          <w:lang w:val="hr-HR"/>
        </w:rPr>
        <w:lastRenderedPageBreak/>
        <w:t>4.1. Raspodijeljena komponentna arhitektura s topologijom komunikacijskih predmeta i modelom pohrane</w:t>
      </w:r>
      <w:bookmarkEnd w:id="23"/>
    </w:p>
    <w:p w14:paraId="2249952A" w14:textId="3C83A3CD" w:rsidR="00D61931" w:rsidRPr="00D7257D" w:rsidRDefault="00D61931" w:rsidP="003E1703">
      <w:pPr>
        <w:spacing w:line="360" w:lineRule="auto"/>
        <w:ind w:firstLine="720"/>
        <w:rPr>
          <w:rFonts w:asciiTheme="majorBidi" w:hAnsiTheme="majorBidi" w:cstheme="majorBidi"/>
        </w:rPr>
      </w:pPr>
      <w:r w:rsidRPr="00D7257D">
        <w:rPr>
          <w:rFonts w:asciiTheme="majorBidi" w:hAnsiTheme="majorBidi" w:cstheme="majorBidi"/>
        </w:rPr>
        <w:t xml:space="preserve">U sklopu rada, razvijena je aplikacija koja simulira rad sustava za generiranje, obradu, pohranu i prikaz podataka. Aplikacija simulira rad sustava u kojem uređaji generiraju podatke, šalju ih na poslužitelj, nakon čega se podaci prikazuju koristniku putem korisničkog sučelja te pohranjuju u bazu podataka. Podaci se na uređajima generiraju periodički ili na zahtjev korisnika, u željenom trenutku. Sustav se sastoji od </w:t>
      </w:r>
      <w:r w:rsidR="009C72BA" w:rsidRPr="00D7257D">
        <w:rPr>
          <w:rFonts w:asciiTheme="majorBidi" w:hAnsiTheme="majorBidi" w:cstheme="majorBidi"/>
        </w:rPr>
        <w:t>četiri</w:t>
      </w:r>
      <w:r w:rsidRPr="00D7257D">
        <w:rPr>
          <w:rFonts w:asciiTheme="majorBidi" w:hAnsiTheme="majorBidi" w:cstheme="majorBidi"/>
        </w:rPr>
        <w:t xml:space="preserve"> glavne komponente: uređa</w:t>
      </w:r>
      <w:r w:rsidR="009C72BA" w:rsidRPr="00D7257D">
        <w:rPr>
          <w:rFonts w:asciiTheme="majorBidi" w:hAnsiTheme="majorBidi" w:cstheme="majorBidi"/>
        </w:rPr>
        <w:t xml:space="preserve">ja, poslužiteljske strane aplikacije (engl. </w:t>
      </w:r>
      <w:r w:rsidR="009C72BA" w:rsidRPr="00D7257D">
        <w:rPr>
          <w:rFonts w:asciiTheme="majorBidi" w:hAnsiTheme="majorBidi" w:cstheme="majorBidi"/>
          <w:i/>
          <w:iCs/>
        </w:rPr>
        <w:t>backend</w:t>
      </w:r>
      <w:r w:rsidR="009C72BA" w:rsidRPr="00D7257D">
        <w:rPr>
          <w:rFonts w:asciiTheme="majorBidi" w:hAnsiTheme="majorBidi" w:cstheme="majorBidi"/>
        </w:rPr>
        <w:t xml:space="preserve">), korisničkog sučelja (engl. </w:t>
      </w:r>
      <w:r w:rsidR="009C72BA" w:rsidRPr="00D7257D">
        <w:rPr>
          <w:rFonts w:asciiTheme="majorBidi" w:hAnsiTheme="majorBidi" w:cstheme="majorBidi"/>
          <w:i/>
          <w:iCs/>
        </w:rPr>
        <w:t>frontend</w:t>
      </w:r>
      <w:r w:rsidR="009C72BA" w:rsidRPr="00D7257D">
        <w:rPr>
          <w:rFonts w:asciiTheme="majorBidi" w:hAnsiTheme="majorBidi" w:cstheme="majorBidi"/>
        </w:rPr>
        <w:t xml:space="preserve">) te baze podataka. Sama poslužiteljska strana aplikacije sastoji se od tri podkomponente: pristupne točke za uređaje (engl. </w:t>
      </w:r>
      <w:r w:rsidR="009C72BA" w:rsidRPr="00D7257D">
        <w:rPr>
          <w:rFonts w:asciiTheme="majorBidi" w:hAnsiTheme="majorBidi" w:cstheme="majorBidi"/>
          <w:i/>
          <w:iCs/>
        </w:rPr>
        <w:t>device gateway</w:t>
      </w:r>
      <w:r w:rsidR="009C72BA" w:rsidRPr="00D7257D">
        <w:rPr>
          <w:rFonts w:asciiTheme="majorBidi" w:hAnsiTheme="majorBidi" w:cstheme="majorBidi"/>
        </w:rPr>
        <w:t xml:space="preserve">), sloja za obradu podataka (engl. </w:t>
      </w:r>
      <w:r w:rsidR="009C72BA" w:rsidRPr="00D7257D">
        <w:rPr>
          <w:rFonts w:asciiTheme="majorBidi" w:hAnsiTheme="majorBidi" w:cstheme="majorBidi"/>
          <w:i/>
          <w:iCs/>
        </w:rPr>
        <w:t>data processor</w:t>
      </w:r>
      <w:r w:rsidR="009C72BA" w:rsidRPr="00D7257D">
        <w:rPr>
          <w:rFonts w:asciiTheme="majorBidi" w:hAnsiTheme="majorBidi" w:cstheme="majorBidi"/>
        </w:rPr>
        <w:t xml:space="preserve">) te pristupne točke za korisničko sučelje (engl. </w:t>
      </w:r>
      <w:r w:rsidR="009C72BA" w:rsidRPr="00D7257D">
        <w:rPr>
          <w:rFonts w:asciiTheme="majorBidi" w:hAnsiTheme="majorBidi" w:cstheme="majorBidi"/>
          <w:i/>
          <w:iCs/>
        </w:rPr>
        <w:t>frontend gateway</w:t>
      </w:r>
      <w:r w:rsidR="009C72BA" w:rsidRPr="00D7257D">
        <w:rPr>
          <w:rFonts w:asciiTheme="majorBidi" w:hAnsiTheme="majorBidi" w:cstheme="majorBidi"/>
        </w:rPr>
        <w:t>). Pristupna točka za uređaje je dio poslužiteljske strane koji komunicira s uređajima, prima podatke od njih te im prosljeđuje korisničke naredbe. Sloj za obradu podataka je dio poslužiteljske strane zadužen za obradu i pohranu podataka u bazu podataka. Pristupna točka za korisničko sučelje šalje podatke korisničkom sučelju te prima korisničke zahtjeve koje prosljeđuje ostalim dijelovima poslužitelja ili bazi podataka. Navedena arhitektura ostvaruje podjelu odgovornosti među različitim dijelovima poslužitelja te modularnost, što rezultira čišćim i jasnijim kodom te olakšanim uvođenjem promjena u sustav.</w:t>
      </w:r>
    </w:p>
    <w:p w14:paraId="44D872E2" w14:textId="0F877144" w:rsidR="00967013" w:rsidRPr="00D7257D" w:rsidRDefault="008C67A8" w:rsidP="00967013">
      <w:pPr>
        <w:spacing w:line="360" w:lineRule="auto"/>
        <w:rPr>
          <w:rFonts w:asciiTheme="majorBidi" w:hAnsiTheme="majorBidi" w:cstheme="majorBidi"/>
        </w:rPr>
      </w:pPr>
      <w:r w:rsidRPr="00D7257D">
        <w:rPr>
          <w:rFonts w:asciiTheme="majorBidi" w:hAnsiTheme="majorBidi" w:cstheme="majorBidi"/>
        </w:rPr>
        <w:tab/>
        <w:t xml:space="preserve">Uređaji su implementirani kao skripte u programskom jeziku Python. Ovime se omogućuje provjera funkcionalnosti </w:t>
      </w:r>
      <w:r w:rsidR="00B60FB4" w:rsidRPr="00D7257D">
        <w:rPr>
          <w:rFonts w:asciiTheme="majorBidi" w:hAnsiTheme="majorBidi" w:cstheme="majorBidi"/>
        </w:rPr>
        <w:t xml:space="preserve">sustava bez potrebe za nabavljanjem i instalacijom fizičkih uređaja. Poslužiteljska strana aplikacije implementirana je koristeći Node.js okruženje uz dodatak Express biblioteke. </w:t>
      </w:r>
      <w:r w:rsidR="00624061" w:rsidRPr="00D7257D">
        <w:rPr>
          <w:rFonts w:asciiTheme="majorBidi" w:hAnsiTheme="majorBidi" w:cstheme="majorBidi"/>
        </w:rPr>
        <w:t>Klijentska strana aplikacije implementirana je kao klasična korisnička web aplikacija, korištenjem označnih jezika HTML i CSS</w:t>
      </w:r>
      <w:r w:rsidR="00BF7FD7" w:rsidRPr="00D7257D">
        <w:rPr>
          <w:rFonts w:asciiTheme="majorBidi" w:hAnsiTheme="majorBidi" w:cstheme="majorBidi"/>
        </w:rPr>
        <w:t xml:space="preserve"> te jezika JavaScript. Za trajnu pohranu podataka koristi se PostgreSQL baza podataka.</w:t>
      </w:r>
      <w:r w:rsidR="00002DDD" w:rsidRPr="00D7257D">
        <w:rPr>
          <w:rFonts w:asciiTheme="majorBidi" w:hAnsiTheme="majorBidi" w:cstheme="majorBidi"/>
        </w:rPr>
        <w:t xml:space="preserve"> U skladu sa spomenu</w:t>
      </w:r>
      <w:r w:rsidR="009F6BFB" w:rsidRPr="00D7257D">
        <w:rPr>
          <w:rFonts w:asciiTheme="majorBidi" w:hAnsiTheme="majorBidi" w:cstheme="majorBidi"/>
        </w:rPr>
        <w:t xml:space="preserve">tom podjelom odgovornosti i modularnošću sustava, komponente </w:t>
      </w:r>
      <w:r w:rsidR="00D66985" w:rsidRPr="00D7257D">
        <w:rPr>
          <w:rFonts w:asciiTheme="majorBidi" w:hAnsiTheme="majorBidi" w:cstheme="majorBidi"/>
        </w:rPr>
        <w:t xml:space="preserve">sustava međusobno komuniciraju različitim protokolima i vrstama poruka. Naime, tri komponente poslužiteljske strane ne komuniciraju direktno, već posredstvom NATS poslužitelja, koristeći </w:t>
      </w:r>
      <w:r w:rsidR="00BF1D3E" w:rsidRPr="00D7257D">
        <w:rPr>
          <w:rFonts w:asciiTheme="majorBidi" w:hAnsiTheme="majorBidi" w:cstheme="majorBidi"/>
        </w:rPr>
        <w:t>objave i pretplate na NATS predmete, kao i funkcionalnost zatjeva i odgovora. Sam poslužitelj s uređajima i s korisničkim sučeljem komunicira korištenjem protokola Socket.io</w:t>
      </w:r>
      <w:r w:rsidR="002C7D4D" w:rsidRPr="00D7257D">
        <w:rPr>
          <w:rFonts w:asciiTheme="majorBidi" w:hAnsiTheme="majorBidi" w:cstheme="majorBidi"/>
        </w:rPr>
        <w:t xml:space="preserve">, što je važno kako bi se ostvarila dvosmjerna komunikacija te omogućio rad u stvarnom vremenu, gdje komponente </w:t>
      </w:r>
      <w:r w:rsidR="002C7D4D" w:rsidRPr="00D7257D">
        <w:rPr>
          <w:rFonts w:asciiTheme="majorBidi" w:hAnsiTheme="majorBidi" w:cstheme="majorBidi"/>
        </w:rPr>
        <w:lastRenderedPageBreak/>
        <w:t xml:space="preserve">reagiraju na događaje pristigle s poslužitelja, </w:t>
      </w:r>
      <w:r w:rsidR="00DF7917" w:rsidRPr="00D7257D">
        <w:rPr>
          <w:rFonts w:asciiTheme="majorBidi" w:hAnsiTheme="majorBidi" w:cstheme="majorBidi"/>
        </w:rPr>
        <w:t>bez potrebe za provjerama ili slanjem zahtjeva. Za komunikaciju</w:t>
      </w:r>
      <w:r w:rsidR="00252C14" w:rsidRPr="00D7257D">
        <w:rPr>
          <w:rFonts w:asciiTheme="majorBidi" w:hAnsiTheme="majorBidi" w:cstheme="majorBidi"/>
        </w:rPr>
        <w:t xml:space="preserve"> poslužitelja</w:t>
      </w:r>
      <w:r w:rsidR="00DF7917" w:rsidRPr="00D7257D">
        <w:rPr>
          <w:rFonts w:asciiTheme="majorBidi" w:hAnsiTheme="majorBidi" w:cstheme="majorBidi"/>
        </w:rPr>
        <w:t xml:space="preserve"> s bazom podataka, koriste se SQL upiti.</w:t>
      </w:r>
      <w:r w:rsidR="00181E85" w:rsidRPr="00D7257D">
        <w:rPr>
          <w:rFonts w:asciiTheme="majorBidi" w:hAnsiTheme="majorBidi" w:cstheme="majorBidi"/>
        </w:rPr>
        <w:t xml:space="preserve"> Navedena arhitektura na visokoj razini, prikazana je dijagramom</w:t>
      </w:r>
      <w:r w:rsidR="00CD6403" w:rsidRPr="00D7257D">
        <w:rPr>
          <w:rFonts w:asciiTheme="majorBidi" w:hAnsiTheme="majorBidi" w:cstheme="majorBidi"/>
        </w:rPr>
        <w:t xml:space="preserve"> na slici 4.1</w:t>
      </w:r>
      <w:r w:rsidR="00181E85" w:rsidRPr="00D7257D">
        <w:rPr>
          <w:rFonts w:asciiTheme="majorBidi" w:hAnsiTheme="majorBidi" w:cstheme="majorBidi"/>
        </w:rPr>
        <w:t>.</w:t>
      </w:r>
    </w:p>
    <w:p w14:paraId="023ED148" w14:textId="77777777" w:rsidR="00021AA9" w:rsidRPr="00D7257D" w:rsidRDefault="00021AA9" w:rsidP="00967013">
      <w:pPr>
        <w:spacing w:line="360" w:lineRule="auto"/>
        <w:rPr>
          <w:rFonts w:asciiTheme="majorBidi" w:hAnsiTheme="majorBidi" w:cstheme="majorBidi"/>
        </w:rPr>
      </w:pPr>
    </w:p>
    <w:p w14:paraId="5274A7C8" w14:textId="0B14A701" w:rsidR="005A22F3" w:rsidRPr="00D7257D" w:rsidRDefault="001572FD" w:rsidP="003E1703">
      <w:pPr>
        <w:spacing w:line="360" w:lineRule="auto"/>
        <w:rPr>
          <w:rFonts w:asciiTheme="majorBidi" w:hAnsiTheme="majorBidi" w:cstheme="majorBidi"/>
        </w:rPr>
      </w:pPr>
      <w:r w:rsidRPr="00D7257D">
        <w:rPr>
          <w:rFonts w:asciiTheme="majorBidi" w:hAnsiTheme="majorBidi" w:cstheme="majorBidi"/>
          <w:noProof/>
        </w:rPr>
        <w:drawing>
          <wp:anchor distT="0" distB="0" distL="114300" distR="114300" simplePos="0" relativeHeight="251658240" behindDoc="1" locked="0" layoutInCell="1" allowOverlap="1" wp14:anchorId="5323265E" wp14:editId="30EB7877">
            <wp:simplePos x="0" y="0"/>
            <wp:positionH relativeFrom="margin">
              <wp:align>center</wp:align>
            </wp:positionH>
            <wp:positionV relativeFrom="paragraph">
              <wp:posOffset>119380</wp:posOffset>
            </wp:positionV>
            <wp:extent cx="4448810" cy="3431540"/>
            <wp:effectExtent l="0" t="0" r="8890" b="0"/>
            <wp:wrapTight wrapText="bothSides">
              <wp:wrapPolygon edited="0">
                <wp:start x="8324" y="0"/>
                <wp:lineTo x="8232" y="1919"/>
                <wp:lineTo x="8972" y="3837"/>
                <wp:lineTo x="6382" y="5036"/>
                <wp:lineTo x="5642" y="5516"/>
                <wp:lineTo x="1017" y="6595"/>
                <wp:lineTo x="555" y="6835"/>
                <wp:lineTo x="462" y="9593"/>
                <wp:lineTo x="0" y="9593"/>
                <wp:lineTo x="0" y="15229"/>
                <wp:lineTo x="5550" y="15349"/>
                <wp:lineTo x="5550" y="16188"/>
                <wp:lineTo x="8602" y="17267"/>
                <wp:lineTo x="10822" y="17267"/>
                <wp:lineTo x="15631" y="19186"/>
                <wp:lineTo x="15631" y="21464"/>
                <wp:lineTo x="21551" y="21464"/>
                <wp:lineTo x="21551" y="17627"/>
                <wp:lineTo x="11931" y="17267"/>
                <wp:lineTo x="14521" y="15948"/>
                <wp:lineTo x="14429" y="15349"/>
                <wp:lineTo x="17758" y="15349"/>
                <wp:lineTo x="19793" y="14629"/>
                <wp:lineTo x="19793" y="13430"/>
                <wp:lineTo x="20533" y="11511"/>
                <wp:lineTo x="20626" y="10432"/>
                <wp:lineTo x="20348" y="9713"/>
                <wp:lineTo x="19793" y="9593"/>
                <wp:lineTo x="19886" y="6835"/>
                <wp:lineTo x="19146" y="6595"/>
                <wp:lineTo x="14429" y="5516"/>
                <wp:lineTo x="13411" y="4916"/>
                <wp:lineTo x="11099" y="3837"/>
                <wp:lineTo x="11747" y="1919"/>
                <wp:lineTo x="11654" y="0"/>
                <wp:lineTo x="8324" y="0"/>
              </wp:wrapPolygon>
            </wp:wrapTight>
            <wp:docPr id="2073596039" name="Picture 2">
              <a:extLst xmlns:a="http://schemas.openxmlformats.org/drawingml/2006/main">
                <a:ext uri="{FF2B5EF4-FFF2-40B4-BE49-F238E27FC236}">
                  <a16:creationId xmlns:a16="http://schemas.microsoft.com/office/drawing/2014/main" id="{0CEC84C2-31C2-4633-8134-5B154F6414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96039" name="Picture 2073596039"/>
                    <pic:cNvPicPr/>
                  </pic:nvPicPr>
                  <pic:blipFill>
                    <a:blip r:embed="rId12">
                      <a:extLst>
                        <a:ext uri="{28A0092B-C50C-407E-A947-70E740481C1C}">
                          <a14:useLocalDpi xmlns:a14="http://schemas.microsoft.com/office/drawing/2010/main" val="0"/>
                        </a:ext>
                      </a:extLst>
                    </a:blip>
                    <a:stretch>
                      <a:fillRect/>
                    </a:stretch>
                  </pic:blipFill>
                  <pic:spPr>
                    <a:xfrm>
                      <a:off x="0" y="0"/>
                      <a:ext cx="4448810" cy="3431540"/>
                    </a:xfrm>
                    <a:prstGeom prst="rect">
                      <a:avLst/>
                    </a:prstGeom>
                  </pic:spPr>
                </pic:pic>
              </a:graphicData>
            </a:graphic>
            <wp14:sizeRelH relativeFrom="margin">
              <wp14:pctWidth>0</wp14:pctWidth>
            </wp14:sizeRelH>
            <wp14:sizeRelV relativeFrom="margin">
              <wp14:pctHeight>0</wp14:pctHeight>
            </wp14:sizeRelV>
          </wp:anchor>
        </w:drawing>
      </w:r>
    </w:p>
    <w:p w14:paraId="162F0C5C" w14:textId="1148A54E" w:rsidR="005A22F3" w:rsidRPr="00D7257D" w:rsidRDefault="005A22F3" w:rsidP="003E1703">
      <w:pPr>
        <w:spacing w:line="360" w:lineRule="auto"/>
        <w:rPr>
          <w:rFonts w:asciiTheme="majorBidi" w:hAnsiTheme="majorBidi" w:cstheme="majorBidi"/>
        </w:rPr>
      </w:pPr>
    </w:p>
    <w:p w14:paraId="7CF741BE" w14:textId="77777777" w:rsidR="005A22F3" w:rsidRPr="00D7257D" w:rsidRDefault="005A22F3" w:rsidP="003E1703">
      <w:pPr>
        <w:spacing w:line="360" w:lineRule="auto"/>
        <w:rPr>
          <w:rFonts w:asciiTheme="majorBidi" w:hAnsiTheme="majorBidi" w:cstheme="majorBidi"/>
        </w:rPr>
      </w:pPr>
    </w:p>
    <w:p w14:paraId="45E2E75B" w14:textId="77777777" w:rsidR="005A22F3" w:rsidRPr="00D7257D" w:rsidRDefault="005A22F3" w:rsidP="003E1703">
      <w:pPr>
        <w:spacing w:line="360" w:lineRule="auto"/>
        <w:rPr>
          <w:rFonts w:asciiTheme="majorBidi" w:hAnsiTheme="majorBidi" w:cstheme="majorBidi"/>
        </w:rPr>
      </w:pPr>
    </w:p>
    <w:p w14:paraId="1FF40834" w14:textId="77777777" w:rsidR="005A22F3" w:rsidRPr="00D7257D" w:rsidRDefault="005A22F3" w:rsidP="003E1703">
      <w:pPr>
        <w:spacing w:line="360" w:lineRule="auto"/>
        <w:rPr>
          <w:rFonts w:asciiTheme="majorBidi" w:hAnsiTheme="majorBidi" w:cstheme="majorBidi"/>
        </w:rPr>
      </w:pPr>
    </w:p>
    <w:p w14:paraId="34C015F3" w14:textId="77777777" w:rsidR="005A22F3" w:rsidRPr="00D7257D" w:rsidRDefault="005A22F3" w:rsidP="003E1703">
      <w:pPr>
        <w:spacing w:line="360" w:lineRule="auto"/>
        <w:rPr>
          <w:rFonts w:asciiTheme="majorBidi" w:hAnsiTheme="majorBidi" w:cstheme="majorBidi"/>
        </w:rPr>
      </w:pPr>
    </w:p>
    <w:p w14:paraId="31F03B1B" w14:textId="77777777" w:rsidR="005A22F3" w:rsidRPr="00D7257D" w:rsidRDefault="005A22F3" w:rsidP="003E1703">
      <w:pPr>
        <w:spacing w:line="360" w:lineRule="auto"/>
        <w:rPr>
          <w:rFonts w:asciiTheme="majorBidi" w:hAnsiTheme="majorBidi" w:cstheme="majorBidi"/>
        </w:rPr>
      </w:pPr>
    </w:p>
    <w:p w14:paraId="0640CF54" w14:textId="77777777" w:rsidR="005A22F3" w:rsidRPr="00D7257D" w:rsidRDefault="005A22F3" w:rsidP="003E1703">
      <w:pPr>
        <w:spacing w:line="360" w:lineRule="auto"/>
        <w:rPr>
          <w:rFonts w:asciiTheme="majorBidi" w:hAnsiTheme="majorBidi" w:cstheme="majorBidi"/>
        </w:rPr>
      </w:pPr>
    </w:p>
    <w:p w14:paraId="672D2B19" w14:textId="77777777" w:rsidR="005A22F3" w:rsidRPr="00D7257D" w:rsidRDefault="005A22F3" w:rsidP="003E1703">
      <w:pPr>
        <w:spacing w:line="360" w:lineRule="auto"/>
        <w:rPr>
          <w:rFonts w:asciiTheme="majorBidi" w:hAnsiTheme="majorBidi" w:cstheme="majorBidi"/>
        </w:rPr>
      </w:pPr>
    </w:p>
    <w:p w14:paraId="34A9E500" w14:textId="32577A80" w:rsidR="00892E3D" w:rsidRPr="00D7257D" w:rsidRDefault="004A4B25" w:rsidP="003E1703">
      <w:pPr>
        <w:spacing w:line="360" w:lineRule="auto"/>
        <w:rPr>
          <w:rFonts w:asciiTheme="majorBidi" w:hAnsiTheme="majorBidi" w:cstheme="majorBidi"/>
        </w:rPr>
      </w:pPr>
      <w:r w:rsidRPr="00D7257D">
        <w:rPr>
          <w:noProof/>
        </w:rPr>
        <mc:AlternateContent>
          <mc:Choice Requires="wps">
            <w:drawing>
              <wp:anchor distT="0" distB="0" distL="114300" distR="114300" simplePos="0" relativeHeight="251658242" behindDoc="1" locked="0" layoutInCell="1" allowOverlap="1" wp14:anchorId="6E006771" wp14:editId="61034F9F">
                <wp:simplePos x="0" y="0"/>
                <wp:positionH relativeFrom="page">
                  <wp:align>center</wp:align>
                </wp:positionH>
                <wp:positionV relativeFrom="paragraph">
                  <wp:posOffset>328295</wp:posOffset>
                </wp:positionV>
                <wp:extent cx="4448810" cy="635"/>
                <wp:effectExtent l="0" t="0" r="8890" b="0"/>
                <wp:wrapTight wrapText="bothSides">
                  <wp:wrapPolygon edited="0">
                    <wp:start x="0" y="0"/>
                    <wp:lineTo x="0" y="20057"/>
                    <wp:lineTo x="21551" y="20057"/>
                    <wp:lineTo x="21551" y="0"/>
                    <wp:lineTo x="0" y="0"/>
                  </wp:wrapPolygon>
                </wp:wrapTight>
                <wp:docPr id="419358791" name="Text Box 1"/>
                <wp:cNvGraphicFramePr/>
                <a:graphic xmlns:a="http://schemas.openxmlformats.org/drawingml/2006/main">
                  <a:graphicData uri="http://schemas.microsoft.com/office/word/2010/wordprocessingShape">
                    <wps:wsp>
                      <wps:cNvSpPr txBox="1"/>
                      <wps:spPr>
                        <a:xfrm>
                          <a:off x="0" y="0"/>
                          <a:ext cx="4448810" cy="635"/>
                        </a:xfrm>
                        <a:prstGeom prst="rect">
                          <a:avLst/>
                        </a:prstGeom>
                        <a:solidFill>
                          <a:prstClr val="white"/>
                        </a:solidFill>
                        <a:ln>
                          <a:noFill/>
                        </a:ln>
                      </wps:spPr>
                      <wps:txbx>
                        <w:txbxContent>
                          <w:p w14:paraId="68471E4B" w14:textId="1622E37D" w:rsidR="004A4B25" w:rsidRPr="00D7257D" w:rsidRDefault="004A4B25" w:rsidP="00F97B7C">
                            <w:pPr>
                              <w:pStyle w:val="Caption"/>
                            </w:pPr>
                            <w:bookmarkStart w:id="24" w:name="_Toc233136543"/>
                            <w:r w:rsidRPr="00D7257D">
                              <w:t xml:space="preserve">Slika </w:t>
                            </w:r>
                            <w:r w:rsidR="001B25A1" w:rsidRPr="00D7257D">
                              <w:fldChar w:fldCharType="begin"/>
                            </w:r>
                            <w:r w:rsidR="001B25A1" w:rsidRPr="00D7257D">
                              <w:instrText xml:space="preserve"> STYLEREF 1 \s </w:instrText>
                            </w:r>
                            <w:r w:rsidR="001B25A1" w:rsidRPr="00D7257D">
                              <w:fldChar w:fldCharType="separate"/>
                            </w:r>
                            <w:r w:rsidR="001B25A1" w:rsidRPr="00D7257D">
                              <w:rPr>
                                <w:cs/>
                              </w:rPr>
                              <w:t>‎</w:t>
                            </w:r>
                            <w:r w:rsidR="001B25A1" w:rsidRPr="00D7257D">
                              <w:t>4</w:t>
                            </w:r>
                            <w:r w:rsidR="001B25A1" w:rsidRPr="00D7257D">
                              <w:fldChar w:fldCharType="end"/>
                            </w:r>
                            <w:r w:rsidR="001B25A1" w:rsidRPr="00D7257D">
                              <w:t>.</w:t>
                            </w:r>
                            <w:r w:rsidR="001B25A1" w:rsidRPr="00D7257D">
                              <w:fldChar w:fldCharType="begin"/>
                            </w:r>
                            <w:r w:rsidR="001B25A1" w:rsidRPr="00D7257D">
                              <w:instrText xml:space="preserve"> SEQ Slika \* ARABIC \s 1 </w:instrText>
                            </w:r>
                            <w:r w:rsidR="001B25A1" w:rsidRPr="00D7257D">
                              <w:fldChar w:fldCharType="separate"/>
                            </w:r>
                            <w:r w:rsidR="001B25A1" w:rsidRPr="00D7257D">
                              <w:t>1</w:t>
                            </w:r>
                            <w:r w:rsidR="001B25A1" w:rsidRPr="00D7257D">
                              <w:fldChar w:fldCharType="end"/>
                            </w:r>
                            <w:r w:rsidRPr="00D7257D">
                              <w:t>. Dijagram komponenti sustava s prikazom komunikacijskih puteva</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E006771" id="_x0000_t202" coordsize="21600,21600" o:spt="202" path="m,l,21600r21600,l21600,xe">
                <v:stroke joinstyle="miter"/>
                <v:path gradientshapeok="t" o:connecttype="rect"/>
              </v:shapetype>
              <v:shape id="Text Box 1" o:spid="_x0000_s1026" type="#_x0000_t202" style="position:absolute;left:0;text-align:left;margin-left:0;margin-top:25.85pt;width:350.3pt;height:.05pt;z-index:-25165823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" stroked="f">
                <v:textbox style="mso-fit-shape-to-text:t" inset="0,0,0,0">
                  <w:txbxContent>
                    <w:p w14:paraId="68471E4B" w14:textId="1622E37D" w:rsidR="004A4B25" w:rsidRPr="00D7257D" w:rsidRDefault="004A4B25" w:rsidP="00F97B7C">
                      <w:pPr>
                        <w:pStyle w:val="Caption"/>
                      </w:pPr>
                      <w:bookmarkStart w:id="25" w:name="_Toc233136543"/>
                      <w:r w:rsidRPr="00D7257D">
                        <w:t xml:space="preserve">Slika </w:t>
                      </w:r>
                      <w:r w:rsidR="001B25A1" w:rsidRPr="00D7257D">
                        <w:fldChar w:fldCharType="begin"/>
                      </w:r>
                      <w:r w:rsidR="001B25A1" w:rsidRPr="00D7257D">
                        <w:instrText xml:space="preserve"> STYLEREF 1 \s </w:instrText>
                      </w:r>
                      <w:r w:rsidR="001B25A1" w:rsidRPr="00D7257D">
                        <w:fldChar w:fldCharType="separate"/>
                      </w:r>
                      <w:r w:rsidR="001B25A1" w:rsidRPr="00D7257D">
                        <w:rPr>
                          <w:cs/>
                        </w:rPr>
                        <w:t>‎</w:t>
                      </w:r>
                      <w:r w:rsidR="001B25A1" w:rsidRPr="00D7257D">
                        <w:t>4</w:t>
                      </w:r>
                      <w:r w:rsidR="001B25A1" w:rsidRPr="00D7257D">
                        <w:fldChar w:fldCharType="end"/>
                      </w:r>
                      <w:r w:rsidR="001B25A1" w:rsidRPr="00D7257D">
                        <w:t>.</w:t>
                      </w:r>
                      <w:r w:rsidR="001B25A1" w:rsidRPr="00D7257D">
                        <w:fldChar w:fldCharType="begin"/>
                      </w:r>
                      <w:r w:rsidR="001B25A1" w:rsidRPr="00D7257D">
                        <w:instrText xml:space="preserve"> SEQ Slika \* ARABIC \s 1 </w:instrText>
                      </w:r>
                      <w:r w:rsidR="001B25A1" w:rsidRPr="00D7257D">
                        <w:fldChar w:fldCharType="separate"/>
                      </w:r>
                      <w:r w:rsidR="001B25A1" w:rsidRPr="00D7257D">
                        <w:t>1</w:t>
                      </w:r>
                      <w:r w:rsidR="001B25A1" w:rsidRPr="00D7257D">
                        <w:fldChar w:fldCharType="end"/>
                      </w:r>
                      <w:r w:rsidRPr="00D7257D">
                        <w:t>. Dijagram komponenti sustava s prikazom komunikacijskih puteva</w:t>
                      </w:r>
                      <w:bookmarkEnd w:id="25"/>
                    </w:p>
                  </w:txbxContent>
                </v:textbox>
                <w10:wrap type="tight" anchorx="page"/>
              </v:shape>
            </w:pict>
          </mc:Fallback>
        </mc:AlternateContent>
      </w:r>
    </w:p>
    <w:p w14:paraId="660DC1CC" w14:textId="5E94CAC3" w:rsidR="00892E3D" w:rsidRPr="00D7257D" w:rsidRDefault="00892E3D" w:rsidP="003E1703">
      <w:pPr>
        <w:spacing w:line="360" w:lineRule="auto"/>
        <w:rPr>
          <w:rFonts w:asciiTheme="majorBidi" w:hAnsiTheme="majorBidi" w:cstheme="majorBidi"/>
        </w:rPr>
      </w:pPr>
    </w:p>
    <w:p w14:paraId="03280B87" w14:textId="77777777" w:rsidR="00021AA9" w:rsidRPr="00D7257D" w:rsidRDefault="00021AA9" w:rsidP="003E1703">
      <w:pPr>
        <w:spacing w:line="360" w:lineRule="auto"/>
        <w:rPr>
          <w:rFonts w:asciiTheme="majorBidi" w:hAnsiTheme="majorBidi" w:cstheme="majorBidi"/>
        </w:rPr>
      </w:pPr>
    </w:p>
    <w:p w14:paraId="19B5B096" w14:textId="77777777" w:rsidR="00021AA9" w:rsidRPr="00D7257D" w:rsidRDefault="00021AA9" w:rsidP="003E1703">
      <w:pPr>
        <w:spacing w:line="360" w:lineRule="auto"/>
        <w:rPr>
          <w:rFonts w:asciiTheme="majorBidi" w:hAnsiTheme="majorBidi" w:cstheme="majorBidi"/>
        </w:rPr>
      </w:pPr>
    </w:p>
    <w:p w14:paraId="02CF1DD0" w14:textId="77777777" w:rsidR="00C50426" w:rsidRPr="00D7257D" w:rsidRDefault="00D007C0" w:rsidP="000565C8">
      <w:pPr>
        <w:pStyle w:val="Heading2"/>
        <w:rPr>
          <w:lang w:val="hr-HR"/>
        </w:rPr>
      </w:pPr>
      <w:bookmarkStart w:id="26" w:name="_Toc233394038"/>
      <w:r w:rsidRPr="00D7257D">
        <w:rPr>
          <w:lang w:val="hr-HR"/>
        </w:rPr>
        <w:t xml:space="preserve">4.2. Model asinkronih tokova događaja od simulatora uređaja </w:t>
      </w:r>
      <w:r w:rsidR="00C50426" w:rsidRPr="00D7257D">
        <w:rPr>
          <w:lang w:val="hr-HR"/>
        </w:rPr>
        <w:t>i životni ciklus poruke</w:t>
      </w:r>
      <w:bookmarkEnd w:id="26"/>
    </w:p>
    <w:p w14:paraId="6506B742" w14:textId="77777777" w:rsidR="001572FD" w:rsidRPr="00D7257D" w:rsidRDefault="001572FD" w:rsidP="003E1703">
      <w:pPr>
        <w:spacing w:line="360" w:lineRule="auto"/>
        <w:rPr>
          <w:rFonts w:asciiTheme="majorBidi" w:hAnsiTheme="majorBidi" w:cstheme="majorBidi"/>
          <w:b/>
          <w:sz w:val="28"/>
          <w:szCs w:val="28"/>
        </w:rPr>
      </w:pPr>
    </w:p>
    <w:p w14:paraId="2C1DD66A" w14:textId="39BD6342" w:rsidR="00D007C0" w:rsidRPr="00D7257D" w:rsidRDefault="00D007C0" w:rsidP="003E1703">
      <w:pPr>
        <w:spacing w:line="360" w:lineRule="auto"/>
        <w:ind w:firstLine="720"/>
        <w:rPr>
          <w:rFonts w:asciiTheme="majorBidi" w:hAnsiTheme="majorBidi" w:cstheme="majorBidi"/>
        </w:rPr>
      </w:pPr>
      <w:r w:rsidRPr="00D7257D">
        <w:rPr>
          <w:rFonts w:asciiTheme="majorBidi" w:hAnsiTheme="majorBidi" w:cstheme="majorBidi"/>
        </w:rPr>
        <w:t>Tok podataka unutar cjevovoda strogo je asinkron kako bi se osiguralo minimalno blokiranje pošiljatelja</w:t>
      </w:r>
      <w:r w:rsidR="006B2E11" w:rsidRPr="00D7257D">
        <w:rPr>
          <w:rFonts w:asciiTheme="majorBidi" w:hAnsiTheme="majorBidi" w:cstheme="majorBidi"/>
        </w:rPr>
        <w:t xml:space="preserve"> u uvjtima visoke frekvencije prometa</w:t>
      </w:r>
      <w:r w:rsidRPr="00D7257D">
        <w:rPr>
          <w:rFonts w:asciiTheme="majorBidi" w:hAnsiTheme="majorBidi" w:cstheme="majorBidi"/>
        </w:rPr>
        <w:t xml:space="preserve">. </w:t>
      </w:r>
      <w:r w:rsidR="006B2E11" w:rsidRPr="00D7257D">
        <w:rPr>
          <w:rFonts w:asciiTheme="majorBidi" w:hAnsiTheme="majorBidi" w:cstheme="majorBidi"/>
        </w:rPr>
        <w:t>Ž</w:t>
      </w:r>
      <w:r w:rsidR="008E1751" w:rsidRPr="00D7257D">
        <w:rPr>
          <w:rFonts w:asciiTheme="majorBidi" w:hAnsiTheme="majorBidi" w:cstheme="majorBidi"/>
        </w:rPr>
        <w:t>ivotni ciklus poruke definiran je kroz sekvencijalni niz koraka koji eliminiraju sinkrono čekanje diskovnog upisa pri mrežnom prihvatu. Tok poruke od izvora do krajnjeg korisničkog sučelja prikazan je na slici</w:t>
      </w:r>
      <w:r w:rsidR="000C58AE" w:rsidRPr="00D7257D">
        <w:rPr>
          <w:rFonts w:asciiTheme="majorBidi" w:hAnsiTheme="majorBidi" w:cstheme="majorBidi"/>
        </w:rPr>
        <w:t xml:space="preserve"> 4.2</w:t>
      </w:r>
      <w:r w:rsidR="00421861" w:rsidRPr="00D7257D">
        <w:rPr>
          <w:rFonts w:asciiTheme="majorBidi" w:hAnsiTheme="majorBidi" w:cstheme="majorBidi"/>
        </w:rPr>
        <w:t xml:space="preserve">. </w:t>
      </w:r>
      <w:r w:rsidR="00421861" w:rsidRPr="00D7257D">
        <w:rPr>
          <w:rFonts w:asciiTheme="majorBidi" w:hAnsiTheme="majorBidi" w:cstheme="majorBidi"/>
        </w:rPr>
        <w:lastRenderedPageBreak/>
        <w:t xml:space="preserve">Različitim bojama strelica naglašena su dva različita puta podataka u sustavu: </w:t>
      </w:r>
      <w:r w:rsidR="0014228F" w:rsidRPr="00D7257D">
        <w:rPr>
          <w:rFonts w:asciiTheme="majorBidi" w:hAnsiTheme="majorBidi" w:cstheme="majorBidi"/>
        </w:rPr>
        <w:t>žute strelice označavaju put poruka bez pohrane u bazu podataka, dok zelene označavaju put koji uključuje po</w:t>
      </w:r>
      <w:r w:rsidR="00EF0BFA" w:rsidRPr="00D7257D">
        <w:rPr>
          <w:rFonts w:asciiTheme="majorBidi" w:hAnsiTheme="majorBidi" w:cstheme="majorBidi"/>
        </w:rPr>
        <w:t>hranu u bazu prije prosljeđivanja poruke korisniku</w:t>
      </w:r>
      <w:r w:rsidR="00DD7CE7" w:rsidRPr="00D7257D">
        <w:rPr>
          <w:rFonts w:asciiTheme="majorBidi" w:hAnsiTheme="majorBidi" w:cstheme="majorBidi"/>
        </w:rPr>
        <w:t xml:space="preserve">. Redni brojevi </w:t>
      </w:r>
      <w:r w:rsidR="00B81B72" w:rsidRPr="00D7257D">
        <w:rPr>
          <w:rFonts w:asciiTheme="majorBidi" w:hAnsiTheme="majorBidi" w:cstheme="majorBidi"/>
        </w:rPr>
        <w:t>uz strelice</w:t>
      </w:r>
      <w:r w:rsidR="0014774B" w:rsidRPr="00D7257D">
        <w:rPr>
          <w:rFonts w:asciiTheme="majorBidi" w:hAnsiTheme="majorBidi" w:cstheme="majorBidi"/>
        </w:rPr>
        <w:t xml:space="preserve"> prikazuju redoslijed koraka puta poruke kroz sustav.</w:t>
      </w:r>
    </w:p>
    <w:p w14:paraId="23C17BDC" w14:textId="5754AD0B" w:rsidR="006325D4" w:rsidRPr="00D7257D" w:rsidRDefault="006325D4" w:rsidP="003E1703">
      <w:pPr>
        <w:spacing w:line="360" w:lineRule="auto"/>
        <w:ind w:firstLine="720"/>
        <w:rPr>
          <w:rFonts w:asciiTheme="majorBidi" w:hAnsiTheme="majorBidi" w:cstheme="majorBidi"/>
        </w:rPr>
      </w:pPr>
    </w:p>
    <w:p w14:paraId="74F2A883" w14:textId="667F5264" w:rsidR="006325D4" w:rsidRPr="00D7257D" w:rsidRDefault="00A12528" w:rsidP="003E1703">
      <w:pPr>
        <w:spacing w:line="360" w:lineRule="auto"/>
        <w:ind w:firstLine="720"/>
        <w:rPr>
          <w:rFonts w:asciiTheme="majorBidi" w:hAnsiTheme="majorBidi" w:cstheme="majorBidi"/>
        </w:rPr>
      </w:pPr>
      <w:r w:rsidRPr="00D7257D">
        <w:rPr>
          <w:rFonts w:asciiTheme="majorBidi" w:hAnsiTheme="majorBidi" w:cstheme="majorBidi"/>
          <w:noProof/>
        </w:rPr>
        <mc:AlternateContent>
          <mc:Choice Requires="wpg">
            <w:drawing>
              <wp:anchor distT="0" distB="0" distL="114300" distR="114300" simplePos="0" relativeHeight="251658241" behindDoc="0" locked="0" layoutInCell="1" allowOverlap="1" wp14:anchorId="3E30A215" wp14:editId="15F5B7BB">
                <wp:simplePos x="0" y="0"/>
                <wp:positionH relativeFrom="margin">
                  <wp:posOffset>160020</wp:posOffset>
                </wp:positionH>
                <wp:positionV relativeFrom="paragraph">
                  <wp:posOffset>-329565</wp:posOffset>
                </wp:positionV>
                <wp:extent cx="4803140" cy="6065070"/>
                <wp:effectExtent l="0" t="0" r="16510" b="0"/>
                <wp:wrapNone/>
                <wp:docPr id="674958937" name="Group 14"/>
                <wp:cNvGraphicFramePr/>
                <a:graphic xmlns:a="http://schemas.openxmlformats.org/drawingml/2006/main">
                  <a:graphicData uri="http://schemas.microsoft.com/office/word/2010/wordprocessingGroup">
                    <wpg:wgp>
                      <wpg:cNvGrpSpPr/>
                      <wpg:grpSpPr>
                        <a:xfrm>
                          <a:off x="0" y="0"/>
                          <a:ext cx="4803140" cy="6065070"/>
                          <a:chOff x="0" y="0"/>
                          <a:chExt cx="5943600" cy="6918960"/>
                        </a:xfrm>
                      </wpg:grpSpPr>
                      <wps:wsp>
                        <wps:cNvPr id="1853330227" name="Rectangle 1"/>
                        <wps:cNvSpPr/>
                        <wps:spPr>
                          <a:xfrm>
                            <a:off x="0" y="2430780"/>
                            <a:ext cx="1021080" cy="2156460"/>
                          </a:xfrm>
                          <a:prstGeom prst="rect">
                            <a:avLst/>
                          </a:prstGeom>
                          <a:solidFill>
                            <a:srgbClr val="00B0F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6354678" w14:textId="03D7825A" w:rsidR="006E67B9" w:rsidRPr="00D7257D" w:rsidRDefault="006E67B9" w:rsidP="006E67B9">
                              <w:pPr>
                                <w:jc w:val="center"/>
                                <w:rPr>
                                  <w:rFonts w:asciiTheme="majorBidi" w:hAnsiTheme="majorBidi" w:cstheme="majorBidi"/>
                                  <w:color w:val="EE0000"/>
                                  <w:sz w:val="28"/>
                                  <w:szCs w:val="28"/>
                                </w:rPr>
                              </w:pPr>
                              <w:r w:rsidRPr="00D7257D">
                                <w:rPr>
                                  <w:rFonts w:asciiTheme="majorBidi" w:hAnsiTheme="majorBidi" w:cstheme="majorBidi"/>
                                  <w:color w:val="000000" w:themeColor="text1"/>
                                  <w:sz w:val="28"/>
                                  <w:szCs w:val="28"/>
                                </w:rPr>
                                <w:t>Uređaj</w:t>
                              </w:r>
                              <w:r w:rsidR="00A841A1" w:rsidRPr="00D7257D">
                                <w:rPr>
                                  <w:rFonts w:asciiTheme="majorBidi" w:hAnsiTheme="majorBidi" w:cstheme="majorBidi"/>
                                  <w:color w:val="000000" w:themeColor="text1"/>
                                  <w:sz w:val="28"/>
                                  <w:szCs w:val="28"/>
                                </w:rPr>
                                <w:t xml:space="preserve"> 1</w:t>
                              </w:r>
                            </w:p>
                            <w:p w14:paraId="769AAC7C" w14:textId="514037D0" w:rsidR="00A841A1" w:rsidRPr="00D7257D" w:rsidRDefault="00A841A1" w:rsidP="006E67B9">
                              <w:pPr>
                                <w:jc w:val="center"/>
                                <w:rPr>
                                  <w:rFonts w:asciiTheme="majorBidi" w:hAnsiTheme="majorBidi" w:cstheme="majorBidi"/>
                                  <w:color w:val="000000" w:themeColor="text1"/>
                                  <w:sz w:val="28"/>
                                  <w:szCs w:val="28"/>
                                </w:rPr>
                              </w:pPr>
                              <w:r w:rsidRPr="00D7257D">
                                <w:rPr>
                                  <w:rFonts w:asciiTheme="majorBidi" w:hAnsiTheme="majorBidi" w:cstheme="majorBidi"/>
                                  <w:color w:val="000000" w:themeColor="text1"/>
                                  <w:sz w:val="28"/>
                                  <w:szCs w:val="28"/>
                                </w:rPr>
                                <w:t>Uređaj 2</w:t>
                              </w:r>
                            </w:p>
                            <w:p w14:paraId="3E9F2F72" w14:textId="64C33BBE" w:rsidR="00A841A1" w:rsidRPr="00D7257D" w:rsidRDefault="00A841A1" w:rsidP="006E67B9">
                              <w:pPr>
                                <w:jc w:val="center"/>
                                <w:rPr>
                                  <w:rFonts w:asciiTheme="majorBidi" w:hAnsiTheme="majorBidi" w:cstheme="majorBidi"/>
                                  <w:color w:val="000000" w:themeColor="text1"/>
                                  <w:sz w:val="28"/>
                                  <w:szCs w:val="28"/>
                                </w:rPr>
                              </w:pPr>
                              <w:r w:rsidRPr="00D7257D">
                                <w:rPr>
                                  <w:rFonts w:asciiTheme="majorBidi" w:hAnsiTheme="majorBidi" w:cstheme="majorBidi"/>
                                  <w:color w:val="000000" w:themeColor="text1"/>
                                  <w:sz w:val="28"/>
                                  <w:szCs w:val="28"/>
                                </w:rPr>
                                <w:t>…</w:t>
                              </w:r>
                            </w:p>
                            <w:p w14:paraId="6579304D" w14:textId="0BEBD334" w:rsidR="00A841A1" w:rsidRPr="00D7257D" w:rsidRDefault="00A841A1" w:rsidP="006E67B9">
                              <w:pPr>
                                <w:jc w:val="center"/>
                                <w:rPr>
                                  <w:rFonts w:asciiTheme="majorBidi" w:hAnsiTheme="majorBidi" w:cstheme="majorBidi"/>
                                  <w:color w:val="000000" w:themeColor="text1"/>
                                  <w:sz w:val="28"/>
                                  <w:szCs w:val="28"/>
                                </w:rPr>
                              </w:pPr>
                              <w:r w:rsidRPr="00D7257D">
                                <w:rPr>
                                  <w:rFonts w:asciiTheme="majorBidi" w:hAnsiTheme="majorBidi" w:cstheme="majorBidi"/>
                                  <w:color w:val="000000" w:themeColor="text1"/>
                                  <w:sz w:val="28"/>
                                  <w:szCs w:val="28"/>
                                </w:rPr>
                                <w:t>Uređaj 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6834708" name="Rectangle 2"/>
                        <wps:cNvSpPr/>
                        <wps:spPr>
                          <a:xfrm>
                            <a:off x="4747260" y="2948940"/>
                            <a:ext cx="1188720" cy="9982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153EE39" w14:textId="0AB5F9B1" w:rsidR="00A841A1" w:rsidRPr="00D7257D" w:rsidRDefault="00A841A1" w:rsidP="00A841A1">
                              <w:pPr>
                                <w:jc w:val="center"/>
                                <w:rPr>
                                  <w:rFonts w:asciiTheme="majorBidi" w:hAnsiTheme="majorBidi" w:cstheme="majorBidi"/>
                                  <w:sz w:val="28"/>
                                  <w:szCs w:val="28"/>
                                </w:rPr>
                              </w:pPr>
                              <w:r w:rsidRPr="00D7257D">
                                <w:rPr>
                                  <w:rFonts w:asciiTheme="majorBidi" w:hAnsiTheme="majorBidi" w:cstheme="majorBidi"/>
                                  <w:sz w:val="28"/>
                                  <w:szCs w:val="28"/>
                                </w:rPr>
                                <w:t>NATS poslužitelj</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1280305" name="Rectangle 4"/>
                        <wps:cNvSpPr/>
                        <wps:spPr>
                          <a:xfrm>
                            <a:off x="1598753" y="6004560"/>
                            <a:ext cx="1106346" cy="914400"/>
                          </a:xfrm>
                          <a:prstGeom prst="rect">
                            <a:avLst/>
                          </a:prstGeom>
                          <a:solidFill>
                            <a:srgbClr val="00B0F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1E0770C" w14:textId="55B2E797" w:rsidR="003D43D1" w:rsidRPr="00D7257D" w:rsidRDefault="003D43D1" w:rsidP="003D43D1">
                              <w:pPr>
                                <w:jc w:val="center"/>
                                <w:rPr>
                                  <w:rFonts w:asciiTheme="majorBidi" w:hAnsiTheme="majorBidi" w:cstheme="majorBidi"/>
                                  <w:color w:val="000000" w:themeColor="text1"/>
                                </w:rPr>
                              </w:pPr>
                              <w:r w:rsidRPr="00D7257D">
                                <w:rPr>
                                  <w:rFonts w:asciiTheme="majorBidi" w:hAnsiTheme="majorBidi" w:cstheme="majorBidi"/>
                                  <w:color w:val="000000" w:themeColor="text1"/>
                                </w:rPr>
                                <w:t>Korisničko sučelje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889079" name="Flowchart: Magnetic Disk 9"/>
                        <wps:cNvSpPr/>
                        <wps:spPr>
                          <a:xfrm>
                            <a:off x="1676400" y="0"/>
                            <a:ext cx="1051560" cy="1205182"/>
                          </a:xfrm>
                          <a:prstGeom prst="flowChartMagneticDisk">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255F2DDA" w14:textId="1D4F24CA" w:rsidR="00ED5851" w:rsidRPr="00D7257D" w:rsidRDefault="00ED5851" w:rsidP="00ED5851">
                              <w:pPr>
                                <w:jc w:val="center"/>
                                <w:rPr>
                                  <w:rFonts w:asciiTheme="majorBidi" w:hAnsiTheme="majorBidi" w:cstheme="majorBidi"/>
                                  <w:color w:val="000000" w:themeColor="text1"/>
                                  <w:sz w:val="28"/>
                                  <w:szCs w:val="28"/>
                                </w:rPr>
                              </w:pPr>
                              <w:r w:rsidRPr="00D7257D">
                                <w:rPr>
                                  <w:rFonts w:asciiTheme="majorBidi" w:hAnsiTheme="majorBidi" w:cstheme="majorBidi"/>
                                  <w:color w:val="000000" w:themeColor="text1"/>
                                  <w:sz w:val="28"/>
                                  <w:szCs w:val="28"/>
                                </w:rPr>
                                <w:t>Baza podataka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2466448" name="Arrow: Right 10"/>
                        <wps:cNvSpPr/>
                        <wps:spPr>
                          <a:xfrm rot="21153418">
                            <a:off x="1055370" y="3608070"/>
                            <a:ext cx="1242060" cy="361950"/>
                          </a:xfrm>
                          <a:prstGeom prst="rightArrow">
                            <a:avLst/>
                          </a:prstGeom>
                          <a:solidFill>
                            <a:srgbClr val="FFFF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09FD3E" w14:textId="136E80D4" w:rsidR="006926E4" w:rsidRPr="00D7257D" w:rsidRDefault="006926E4" w:rsidP="006926E4">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4543992" name="Arrow: Right 10"/>
                        <wps:cNvSpPr/>
                        <wps:spPr>
                          <a:xfrm rot="922179">
                            <a:off x="3661410" y="3550920"/>
                            <a:ext cx="1028203" cy="307992"/>
                          </a:xfrm>
                          <a:prstGeom prst="rightArrow">
                            <a:avLst/>
                          </a:prstGeom>
                          <a:solidFill>
                            <a:srgbClr val="FFFF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154392" name="Arrow: Right 10"/>
                        <wps:cNvSpPr/>
                        <wps:spPr>
                          <a:xfrm rot="5400000">
                            <a:off x="4585335" y="4423410"/>
                            <a:ext cx="1119508" cy="361950"/>
                          </a:xfrm>
                          <a:prstGeom prst="rightArrow">
                            <a:avLst/>
                          </a:prstGeom>
                          <a:solidFill>
                            <a:srgbClr val="FFFF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1688350" name="Arrow: Right 10"/>
                        <wps:cNvSpPr/>
                        <wps:spPr>
                          <a:xfrm rot="9512997">
                            <a:off x="2705100" y="5833110"/>
                            <a:ext cx="1744486" cy="325091"/>
                          </a:xfrm>
                          <a:prstGeom prst="rightArrow">
                            <a:avLst/>
                          </a:prstGeom>
                          <a:solidFill>
                            <a:srgbClr val="FFFF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9427599" name="Arrow: Right 10"/>
                        <wps:cNvSpPr/>
                        <wps:spPr>
                          <a:xfrm rot="1075529">
                            <a:off x="1108710" y="2987040"/>
                            <a:ext cx="1242060" cy="361950"/>
                          </a:xfrm>
                          <a:prstGeom prst="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4373570" name="Arrow: Right 10"/>
                        <wps:cNvSpPr/>
                        <wps:spPr>
                          <a:xfrm rot="21282061">
                            <a:off x="3661410" y="3188970"/>
                            <a:ext cx="1033968" cy="275950"/>
                          </a:xfrm>
                          <a:prstGeom prst="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4708284" name="Arrow: Right 10"/>
                        <wps:cNvSpPr/>
                        <wps:spPr>
                          <a:xfrm rot="16200000">
                            <a:off x="4666615" y="2263140"/>
                            <a:ext cx="926782" cy="331790"/>
                          </a:xfrm>
                          <a:prstGeom prst="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1025569" name="Arrow: Right 10"/>
                        <wps:cNvSpPr/>
                        <wps:spPr>
                          <a:xfrm rot="11613594">
                            <a:off x="2781300" y="960120"/>
                            <a:ext cx="1732553" cy="340135"/>
                          </a:xfrm>
                          <a:prstGeom prst="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8235026" name="Arrow: Right 10"/>
                        <wps:cNvSpPr/>
                        <wps:spPr>
                          <a:xfrm rot="796929">
                            <a:off x="2769870" y="563880"/>
                            <a:ext cx="1941185" cy="340135"/>
                          </a:xfrm>
                          <a:prstGeom prst="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8754528" name="Arrow: Right 10"/>
                        <wps:cNvSpPr/>
                        <wps:spPr>
                          <a:xfrm rot="5400000">
                            <a:off x="5049520" y="2258060"/>
                            <a:ext cx="927100" cy="339725"/>
                          </a:xfrm>
                          <a:prstGeom prst="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2177352" name="Arrow: Right 10"/>
                        <wps:cNvSpPr/>
                        <wps:spPr>
                          <a:xfrm rot="5400000">
                            <a:off x="4978082" y="4432618"/>
                            <a:ext cx="1114241" cy="339725"/>
                          </a:xfrm>
                          <a:prstGeom prst="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3827536" name="Arrow: Right 10"/>
                        <wps:cNvSpPr/>
                        <wps:spPr>
                          <a:xfrm rot="9431065">
                            <a:off x="2758440" y="6233160"/>
                            <a:ext cx="1933084" cy="339725"/>
                          </a:xfrm>
                          <a:prstGeom prst="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543586" name="Text Box 12"/>
                        <wps:cNvSpPr txBox="1"/>
                        <wps:spPr>
                          <a:xfrm>
                            <a:off x="1524000" y="3870960"/>
                            <a:ext cx="335280" cy="327660"/>
                          </a:xfrm>
                          <a:prstGeom prst="rect">
                            <a:avLst/>
                          </a:prstGeom>
                          <a:noFill/>
                          <a:ln w="6350">
                            <a:noFill/>
                          </a:ln>
                        </wps:spPr>
                        <wps:txbx>
                          <w:txbxContent>
                            <w:p w14:paraId="6352DBB9" w14:textId="29683D7F" w:rsidR="00E47DC3" w:rsidRPr="00D7257D" w:rsidRDefault="00E47DC3">
                              <w:pPr>
                                <w:rPr>
                                  <w:rFonts w:asciiTheme="majorBidi" w:hAnsiTheme="majorBidi" w:cstheme="majorBidi"/>
                                </w:rPr>
                              </w:pPr>
                              <w:r w:rsidRPr="00D7257D">
                                <w:rPr>
                                  <w:rFonts w:asciiTheme="majorBidi" w:hAnsiTheme="majorBidi" w:cstheme="majorBidi"/>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7154162" name="Text Box 12"/>
                        <wps:cNvSpPr txBox="1"/>
                        <wps:spPr>
                          <a:xfrm>
                            <a:off x="3992880" y="3779520"/>
                            <a:ext cx="335280" cy="327660"/>
                          </a:xfrm>
                          <a:prstGeom prst="rect">
                            <a:avLst/>
                          </a:prstGeom>
                          <a:noFill/>
                          <a:ln w="6350">
                            <a:noFill/>
                          </a:ln>
                        </wps:spPr>
                        <wps:txbx>
                          <w:txbxContent>
                            <w:p w14:paraId="16B1DA0C" w14:textId="66DBE877" w:rsidR="002C5CB7" w:rsidRPr="00D7257D" w:rsidRDefault="002C5CB7" w:rsidP="002C5CB7">
                              <w:pPr>
                                <w:rPr>
                                  <w:rFonts w:asciiTheme="majorBidi" w:hAnsiTheme="majorBidi" w:cstheme="majorBidi"/>
                                </w:rPr>
                              </w:pPr>
                              <w:r w:rsidRPr="00D7257D">
                                <w:rPr>
                                  <w:rFonts w:asciiTheme="majorBidi" w:hAnsiTheme="majorBidi" w:cstheme="majorBidi"/>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4319397" name="Text Box 12"/>
                        <wps:cNvSpPr txBox="1"/>
                        <wps:spPr>
                          <a:xfrm>
                            <a:off x="3406140" y="5631180"/>
                            <a:ext cx="335280" cy="327660"/>
                          </a:xfrm>
                          <a:prstGeom prst="rect">
                            <a:avLst/>
                          </a:prstGeom>
                          <a:noFill/>
                          <a:ln w="6350">
                            <a:noFill/>
                          </a:ln>
                        </wps:spPr>
                        <wps:txbx>
                          <w:txbxContent>
                            <w:p w14:paraId="1D7207DB" w14:textId="78B9622A" w:rsidR="002C5CB7" w:rsidRPr="00D7257D" w:rsidRDefault="002C5CB7" w:rsidP="002C5CB7">
                              <w:pPr>
                                <w:rPr>
                                  <w:rFonts w:asciiTheme="majorBidi" w:hAnsiTheme="majorBidi" w:cstheme="majorBidi"/>
                                </w:rPr>
                              </w:pPr>
                              <w:r w:rsidRPr="00D7257D">
                                <w:rPr>
                                  <w:rFonts w:asciiTheme="majorBidi" w:hAnsiTheme="majorBidi" w:cstheme="majorBidi"/>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6483642" name="Text Box 12"/>
                        <wps:cNvSpPr txBox="1"/>
                        <wps:spPr>
                          <a:xfrm>
                            <a:off x="4808220" y="4457700"/>
                            <a:ext cx="335280" cy="327660"/>
                          </a:xfrm>
                          <a:prstGeom prst="rect">
                            <a:avLst/>
                          </a:prstGeom>
                          <a:noFill/>
                          <a:ln w="6350">
                            <a:noFill/>
                          </a:ln>
                        </wps:spPr>
                        <wps:txbx>
                          <w:txbxContent>
                            <w:p w14:paraId="33D9C6DC" w14:textId="25369DD5" w:rsidR="002C5CB7" w:rsidRPr="00D7257D" w:rsidRDefault="002C5CB7" w:rsidP="002C5CB7">
                              <w:pPr>
                                <w:rPr>
                                  <w:rFonts w:asciiTheme="majorBidi" w:hAnsiTheme="majorBidi" w:cstheme="majorBidi"/>
                                </w:rPr>
                              </w:pPr>
                              <w:r w:rsidRPr="00D7257D">
                                <w:rPr>
                                  <w:rFonts w:asciiTheme="majorBidi" w:hAnsiTheme="majorBidi" w:cstheme="majorBidi"/>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2276931" name="Text Box 12"/>
                        <wps:cNvSpPr txBox="1"/>
                        <wps:spPr>
                          <a:xfrm>
                            <a:off x="1630680" y="2781300"/>
                            <a:ext cx="335280" cy="327660"/>
                          </a:xfrm>
                          <a:prstGeom prst="rect">
                            <a:avLst/>
                          </a:prstGeom>
                          <a:noFill/>
                          <a:ln w="6350">
                            <a:noFill/>
                          </a:ln>
                        </wps:spPr>
                        <wps:txbx>
                          <w:txbxContent>
                            <w:p w14:paraId="7AF7DE57" w14:textId="77777777" w:rsidR="002C5CB7" w:rsidRPr="00D7257D" w:rsidRDefault="002C5CB7" w:rsidP="002C5CB7">
                              <w:pPr>
                                <w:rPr>
                                  <w:rFonts w:asciiTheme="majorBidi" w:hAnsiTheme="majorBidi" w:cstheme="majorBidi"/>
                                </w:rPr>
                              </w:pPr>
                              <w:r w:rsidRPr="00D7257D">
                                <w:rPr>
                                  <w:rFonts w:asciiTheme="majorBidi" w:hAnsiTheme="majorBidi" w:cstheme="majorBidi"/>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5292791" name="Text Box 12"/>
                        <wps:cNvSpPr txBox="1"/>
                        <wps:spPr>
                          <a:xfrm>
                            <a:off x="3992880" y="2994660"/>
                            <a:ext cx="335280" cy="327660"/>
                          </a:xfrm>
                          <a:prstGeom prst="rect">
                            <a:avLst/>
                          </a:prstGeom>
                          <a:noFill/>
                          <a:ln w="6350">
                            <a:noFill/>
                          </a:ln>
                        </wps:spPr>
                        <wps:txbx>
                          <w:txbxContent>
                            <w:p w14:paraId="67B9FC9F" w14:textId="359E05AA" w:rsidR="002C5CB7" w:rsidRPr="00D7257D" w:rsidRDefault="002C5CB7" w:rsidP="002C5CB7">
                              <w:pPr>
                                <w:rPr>
                                  <w:rFonts w:asciiTheme="majorBidi" w:hAnsiTheme="majorBidi" w:cstheme="majorBidi"/>
                                </w:rPr>
                              </w:pPr>
                              <w:r w:rsidRPr="00D7257D">
                                <w:rPr>
                                  <w:rFonts w:asciiTheme="majorBidi" w:hAnsiTheme="majorBidi" w:cstheme="majorBidi"/>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2302600" name="Text Box 12"/>
                        <wps:cNvSpPr txBox="1"/>
                        <wps:spPr>
                          <a:xfrm>
                            <a:off x="4792980" y="2316480"/>
                            <a:ext cx="335280" cy="327660"/>
                          </a:xfrm>
                          <a:prstGeom prst="rect">
                            <a:avLst/>
                          </a:prstGeom>
                          <a:noFill/>
                          <a:ln w="6350">
                            <a:noFill/>
                          </a:ln>
                        </wps:spPr>
                        <wps:txbx>
                          <w:txbxContent>
                            <w:p w14:paraId="0A4C23ED" w14:textId="2FDAF900" w:rsidR="002C5CB7" w:rsidRPr="00D7257D" w:rsidRDefault="002C5CB7" w:rsidP="002C5CB7">
                              <w:pPr>
                                <w:rPr>
                                  <w:rFonts w:asciiTheme="majorBidi" w:hAnsiTheme="majorBidi" w:cstheme="majorBidi"/>
                                </w:rPr>
                              </w:pPr>
                              <w:r w:rsidRPr="00D7257D">
                                <w:rPr>
                                  <w:rFonts w:asciiTheme="majorBidi" w:hAnsiTheme="majorBidi" w:cstheme="majorBidi"/>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4147678" name="Text Box 12"/>
                        <wps:cNvSpPr txBox="1"/>
                        <wps:spPr>
                          <a:xfrm>
                            <a:off x="3566160" y="1295400"/>
                            <a:ext cx="335280" cy="327660"/>
                          </a:xfrm>
                          <a:prstGeom prst="rect">
                            <a:avLst/>
                          </a:prstGeom>
                          <a:noFill/>
                          <a:ln w="6350">
                            <a:noFill/>
                          </a:ln>
                        </wps:spPr>
                        <wps:txbx>
                          <w:txbxContent>
                            <w:p w14:paraId="7E8F508F" w14:textId="19C78D83" w:rsidR="002C5CB7" w:rsidRPr="00D7257D" w:rsidRDefault="002C5CB7" w:rsidP="002C5CB7">
                              <w:pPr>
                                <w:rPr>
                                  <w:rFonts w:asciiTheme="majorBidi" w:hAnsiTheme="majorBidi" w:cstheme="majorBidi"/>
                                </w:rPr>
                              </w:pPr>
                              <w:r w:rsidRPr="00D7257D">
                                <w:rPr>
                                  <w:rFonts w:asciiTheme="majorBidi" w:hAnsiTheme="majorBidi" w:cstheme="majorBidi"/>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2664160" name="Text Box 12"/>
                        <wps:cNvSpPr txBox="1"/>
                        <wps:spPr>
                          <a:xfrm>
                            <a:off x="3688080" y="358140"/>
                            <a:ext cx="335280" cy="327660"/>
                          </a:xfrm>
                          <a:prstGeom prst="rect">
                            <a:avLst/>
                          </a:prstGeom>
                          <a:noFill/>
                          <a:ln w="6350">
                            <a:noFill/>
                          </a:ln>
                        </wps:spPr>
                        <wps:txbx>
                          <w:txbxContent>
                            <w:p w14:paraId="178C8886" w14:textId="1508E91E" w:rsidR="002C5CB7" w:rsidRPr="00D7257D" w:rsidRDefault="002C5CB7" w:rsidP="002C5CB7">
                              <w:pPr>
                                <w:rPr>
                                  <w:rFonts w:asciiTheme="majorBidi" w:hAnsiTheme="majorBidi" w:cstheme="majorBidi"/>
                                </w:rPr>
                              </w:pPr>
                              <w:r w:rsidRPr="00D7257D">
                                <w:rPr>
                                  <w:rFonts w:asciiTheme="majorBidi" w:hAnsiTheme="majorBidi" w:cstheme="majorBidi"/>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82508706" name="Text Box 12"/>
                        <wps:cNvSpPr txBox="1"/>
                        <wps:spPr>
                          <a:xfrm>
                            <a:off x="5600700" y="2209800"/>
                            <a:ext cx="335280" cy="327660"/>
                          </a:xfrm>
                          <a:prstGeom prst="rect">
                            <a:avLst/>
                          </a:prstGeom>
                          <a:noFill/>
                          <a:ln w="6350">
                            <a:noFill/>
                          </a:ln>
                        </wps:spPr>
                        <wps:txbx>
                          <w:txbxContent>
                            <w:p w14:paraId="11E3E577" w14:textId="53B35344" w:rsidR="002C5CB7" w:rsidRPr="00D7257D" w:rsidRDefault="002C5CB7" w:rsidP="002C5CB7">
                              <w:pPr>
                                <w:rPr>
                                  <w:rFonts w:asciiTheme="majorBidi" w:hAnsiTheme="majorBidi" w:cstheme="majorBidi"/>
                                </w:rPr>
                              </w:pPr>
                              <w:r w:rsidRPr="00D7257D">
                                <w:rPr>
                                  <w:rFonts w:asciiTheme="majorBidi" w:hAnsiTheme="majorBidi" w:cstheme="majorBidi"/>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1454144" name="Text Box 12"/>
                        <wps:cNvSpPr txBox="1"/>
                        <wps:spPr>
                          <a:xfrm>
                            <a:off x="5608320" y="4434840"/>
                            <a:ext cx="335280" cy="327660"/>
                          </a:xfrm>
                          <a:prstGeom prst="rect">
                            <a:avLst/>
                          </a:prstGeom>
                          <a:noFill/>
                          <a:ln w="6350">
                            <a:noFill/>
                          </a:ln>
                        </wps:spPr>
                        <wps:txbx>
                          <w:txbxContent>
                            <w:p w14:paraId="65A1C075" w14:textId="3A2253C2" w:rsidR="002C5CB7" w:rsidRPr="00D7257D" w:rsidRDefault="002C5CB7" w:rsidP="002C5CB7">
                              <w:pPr>
                                <w:rPr>
                                  <w:rFonts w:asciiTheme="majorBidi" w:hAnsiTheme="majorBidi" w:cstheme="majorBidi"/>
                                </w:rPr>
                              </w:pPr>
                              <w:r w:rsidRPr="00D7257D">
                                <w:rPr>
                                  <w:rFonts w:asciiTheme="majorBidi" w:hAnsiTheme="majorBidi" w:cstheme="majorBidi"/>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9393632" name="Text Box 12"/>
                        <wps:cNvSpPr txBox="1"/>
                        <wps:spPr>
                          <a:xfrm>
                            <a:off x="3794760" y="6446520"/>
                            <a:ext cx="335280" cy="327660"/>
                          </a:xfrm>
                          <a:prstGeom prst="rect">
                            <a:avLst/>
                          </a:prstGeom>
                          <a:noFill/>
                          <a:ln w="6350">
                            <a:noFill/>
                          </a:ln>
                        </wps:spPr>
                        <wps:txbx>
                          <w:txbxContent>
                            <w:p w14:paraId="1C3697BD" w14:textId="49BA6362" w:rsidR="002C5CB7" w:rsidRPr="00D7257D" w:rsidRDefault="002C5CB7" w:rsidP="002C5CB7">
                              <w:pPr>
                                <w:rPr>
                                  <w:rFonts w:asciiTheme="majorBidi" w:hAnsiTheme="majorBidi" w:cstheme="majorBidi"/>
                                </w:rPr>
                              </w:pPr>
                              <w:r w:rsidRPr="00D7257D">
                                <w:rPr>
                                  <w:rFonts w:asciiTheme="majorBidi" w:hAnsiTheme="majorBidi" w:cstheme="majorBidi"/>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75707031" name="Group 7"/>
                        <wpg:cNvGrpSpPr/>
                        <wpg:grpSpPr>
                          <a:xfrm>
                            <a:off x="4552950" y="952500"/>
                            <a:ext cx="1344930" cy="982980"/>
                            <a:chOff x="0" y="0"/>
                            <a:chExt cx="1344930" cy="982980"/>
                          </a:xfrm>
                        </wpg:grpSpPr>
                        <wps:wsp>
                          <wps:cNvPr id="1507133472" name="Cloud 3"/>
                          <wps:cNvSpPr/>
                          <wps:spPr>
                            <a:xfrm>
                              <a:off x="0" y="0"/>
                              <a:ext cx="1344930" cy="982980"/>
                            </a:xfrm>
                            <a:prstGeom prst="cloud">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0184648" name="Text Box 5"/>
                          <wps:cNvSpPr txBox="1"/>
                          <wps:spPr>
                            <a:xfrm>
                              <a:off x="21460" y="167640"/>
                              <a:ext cx="1295256" cy="733220"/>
                            </a:xfrm>
                            <a:prstGeom prst="rect">
                              <a:avLst/>
                            </a:prstGeom>
                            <a:noFill/>
                            <a:ln w="6350">
                              <a:noFill/>
                            </a:ln>
                          </wps:spPr>
                          <wps:txbx>
                            <w:txbxContent>
                              <w:p w14:paraId="5DC54F34" w14:textId="49E604E3" w:rsidR="00875344" w:rsidRPr="00D7257D" w:rsidRDefault="00875344" w:rsidP="00875344">
                                <w:pPr>
                                  <w:jc w:val="center"/>
                                  <w:rPr>
                                    <w:rFonts w:asciiTheme="majorBidi" w:hAnsiTheme="majorBidi" w:cstheme="majorBidi"/>
                                    <w:sz w:val="22"/>
                                    <w:szCs w:val="22"/>
                                  </w:rPr>
                                </w:pPr>
                                <w:r w:rsidRPr="00D7257D">
                                  <w:rPr>
                                    <w:rFonts w:asciiTheme="majorBidi" w:hAnsiTheme="majorBidi" w:cstheme="majorBidi"/>
                                    <w:sz w:val="22"/>
                                    <w:szCs w:val="22"/>
                                  </w:rPr>
                                  <w:t>Sloj za obradu i pohranu podataka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638948" name="Group 6"/>
                        <wpg:cNvGrpSpPr/>
                        <wpg:grpSpPr>
                          <a:xfrm>
                            <a:off x="2312670" y="3086100"/>
                            <a:ext cx="1299210" cy="845820"/>
                            <a:chOff x="0" y="0"/>
                            <a:chExt cx="1299210" cy="845820"/>
                          </a:xfrm>
                        </wpg:grpSpPr>
                        <wps:wsp>
                          <wps:cNvPr id="1429292454" name="Cloud 3"/>
                          <wps:cNvSpPr/>
                          <wps:spPr>
                            <a:xfrm>
                              <a:off x="0" y="0"/>
                              <a:ext cx="1299210" cy="845820"/>
                            </a:xfrm>
                            <a:prstGeom prst="cloud">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B58A71" w14:textId="5E2906DF" w:rsidR="00670902" w:rsidRPr="00D7257D" w:rsidRDefault="00670902" w:rsidP="00670902">
                                <w:pPr>
                                  <w:rPr>
                                    <w:rFonts w:asciiTheme="majorBidi" w:hAnsiTheme="majorBidi" w:cstheme="majorBid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7123766" name="Text Box 5"/>
                          <wps:cNvSpPr txBox="1"/>
                          <wps:spPr>
                            <a:xfrm>
                              <a:off x="44176" y="44330"/>
                              <a:ext cx="1188720" cy="740530"/>
                            </a:xfrm>
                            <a:prstGeom prst="rect">
                              <a:avLst/>
                            </a:prstGeom>
                            <a:noFill/>
                            <a:ln w="6350">
                              <a:noFill/>
                            </a:ln>
                          </wps:spPr>
                          <wps:txbx>
                            <w:txbxContent>
                              <w:p w14:paraId="05DE1FF0" w14:textId="16B5270B" w:rsidR="002E4D1A" w:rsidRPr="00D7257D" w:rsidRDefault="002E4D1A" w:rsidP="002E4D1A">
                                <w:pPr>
                                  <w:jc w:val="center"/>
                                  <w:rPr>
                                    <w:rFonts w:asciiTheme="majorBidi" w:hAnsiTheme="majorBidi" w:cstheme="majorBidi"/>
                                    <w:sz w:val="22"/>
                                    <w:szCs w:val="22"/>
                                  </w:rPr>
                                </w:pPr>
                                <w:r w:rsidRPr="00D7257D">
                                  <w:rPr>
                                    <w:rFonts w:asciiTheme="majorBidi" w:hAnsiTheme="majorBidi" w:cstheme="majorBidi"/>
                                    <w:sz w:val="22"/>
                                    <w:szCs w:val="22"/>
                                  </w:rPr>
                                  <w:t>Pristupna točka za uređaje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73183698" name="Group 8"/>
                        <wpg:cNvGrpSpPr/>
                        <wpg:grpSpPr>
                          <a:xfrm>
                            <a:off x="4537710" y="5212080"/>
                            <a:ext cx="1375410" cy="1073941"/>
                            <a:chOff x="0" y="0"/>
                            <a:chExt cx="1375410" cy="1073941"/>
                          </a:xfrm>
                        </wpg:grpSpPr>
                        <wps:wsp>
                          <wps:cNvPr id="1410862481" name="Cloud 3"/>
                          <wps:cNvSpPr/>
                          <wps:spPr>
                            <a:xfrm>
                              <a:off x="0" y="0"/>
                              <a:ext cx="1375410" cy="932021"/>
                            </a:xfrm>
                            <a:prstGeom prst="cloud">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6201554" name="Text Box 5"/>
                          <wps:cNvSpPr txBox="1"/>
                          <wps:spPr>
                            <a:xfrm>
                              <a:off x="90717" y="137159"/>
                              <a:ext cx="1211724" cy="936782"/>
                            </a:xfrm>
                            <a:prstGeom prst="rect">
                              <a:avLst/>
                            </a:prstGeom>
                            <a:noFill/>
                            <a:ln w="6350">
                              <a:noFill/>
                            </a:ln>
                          </wps:spPr>
                          <wps:txbx>
                            <w:txbxContent>
                              <w:p w14:paraId="278087F8" w14:textId="18C33A0A" w:rsidR="00875344" w:rsidRPr="00D7257D" w:rsidRDefault="00875344" w:rsidP="00875344">
                                <w:pPr>
                                  <w:jc w:val="center"/>
                                  <w:rPr>
                                    <w:rFonts w:asciiTheme="majorBidi" w:hAnsiTheme="majorBidi" w:cstheme="majorBidi"/>
                                    <w:sz w:val="20"/>
                                    <w:szCs w:val="20"/>
                                  </w:rPr>
                                </w:pPr>
                                <w:r w:rsidRPr="00D7257D">
                                  <w:rPr>
                                    <w:rFonts w:asciiTheme="majorBidi" w:hAnsiTheme="majorBidi" w:cstheme="majorBidi"/>
                                    <w:sz w:val="20"/>
                                    <w:szCs w:val="20"/>
                                  </w:rPr>
                                  <w:t>Pristupna točka za korisničko sučelje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E30A215" id="Group 14" o:spid="_x0000_s1027" style="position:absolute;left:0;text-align:left;margin-left:12.6pt;margin-top:-25.95pt;width:378.2pt;height:477.55pt;z-index:251658241;mso-position-horizontal-relative:margin;mso-width-relative:margin;mso-height-relative:margin" coordsize="59436,69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">
                <v:rect id="Rectangle 1" o:spid="_x0000_s1028" style="position:absolute;top:24307;width:10210;height:2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" fillcolor="#00b0f0" stroked="f" strokeweight="1pt">
                  <v:textbox>
                    <w:txbxContent>
                      <w:p w14:paraId="36354678" w14:textId="03D7825A" w:rsidR="006E67B9" w:rsidRPr="00D7257D" w:rsidRDefault="006E67B9" w:rsidP="006E67B9">
                        <w:pPr>
                          <w:jc w:val="center"/>
                          <w:rPr>
                            <w:rFonts w:asciiTheme="majorBidi" w:hAnsiTheme="majorBidi" w:cstheme="majorBidi"/>
                            <w:color w:val="EE0000"/>
                            <w:sz w:val="28"/>
                            <w:szCs w:val="28"/>
                          </w:rPr>
                        </w:pPr>
                        <w:r w:rsidRPr="00D7257D">
                          <w:rPr>
                            <w:rFonts w:asciiTheme="majorBidi" w:hAnsiTheme="majorBidi" w:cstheme="majorBidi"/>
                            <w:color w:val="000000" w:themeColor="text1"/>
                            <w:sz w:val="28"/>
                            <w:szCs w:val="28"/>
                          </w:rPr>
                          <w:t>Uređaj</w:t>
                        </w:r>
                        <w:r w:rsidR="00A841A1" w:rsidRPr="00D7257D">
                          <w:rPr>
                            <w:rFonts w:asciiTheme="majorBidi" w:hAnsiTheme="majorBidi" w:cstheme="majorBidi"/>
                            <w:color w:val="000000" w:themeColor="text1"/>
                            <w:sz w:val="28"/>
                            <w:szCs w:val="28"/>
                          </w:rPr>
                          <w:t xml:space="preserve"> 1</w:t>
                        </w:r>
                      </w:p>
                      <w:p w14:paraId="769AAC7C" w14:textId="514037D0" w:rsidR="00A841A1" w:rsidRPr="00D7257D" w:rsidRDefault="00A841A1" w:rsidP="006E67B9">
                        <w:pPr>
                          <w:jc w:val="center"/>
                          <w:rPr>
                            <w:rFonts w:asciiTheme="majorBidi" w:hAnsiTheme="majorBidi" w:cstheme="majorBidi"/>
                            <w:color w:val="000000" w:themeColor="text1"/>
                            <w:sz w:val="28"/>
                            <w:szCs w:val="28"/>
                          </w:rPr>
                        </w:pPr>
                        <w:r w:rsidRPr="00D7257D">
                          <w:rPr>
                            <w:rFonts w:asciiTheme="majorBidi" w:hAnsiTheme="majorBidi" w:cstheme="majorBidi"/>
                            <w:color w:val="000000" w:themeColor="text1"/>
                            <w:sz w:val="28"/>
                            <w:szCs w:val="28"/>
                          </w:rPr>
                          <w:t>Uređaj 2</w:t>
                        </w:r>
                      </w:p>
                      <w:p w14:paraId="3E9F2F72" w14:textId="64C33BBE" w:rsidR="00A841A1" w:rsidRPr="00D7257D" w:rsidRDefault="00A841A1" w:rsidP="006E67B9">
                        <w:pPr>
                          <w:jc w:val="center"/>
                          <w:rPr>
                            <w:rFonts w:asciiTheme="majorBidi" w:hAnsiTheme="majorBidi" w:cstheme="majorBidi"/>
                            <w:color w:val="000000" w:themeColor="text1"/>
                            <w:sz w:val="28"/>
                            <w:szCs w:val="28"/>
                          </w:rPr>
                        </w:pPr>
                        <w:r w:rsidRPr="00D7257D">
                          <w:rPr>
                            <w:rFonts w:asciiTheme="majorBidi" w:hAnsiTheme="majorBidi" w:cstheme="majorBidi"/>
                            <w:color w:val="000000" w:themeColor="text1"/>
                            <w:sz w:val="28"/>
                            <w:szCs w:val="28"/>
                          </w:rPr>
                          <w:t>…</w:t>
                        </w:r>
                      </w:p>
                      <w:p w14:paraId="6579304D" w14:textId="0BEBD334" w:rsidR="00A841A1" w:rsidRPr="00D7257D" w:rsidRDefault="00A841A1" w:rsidP="006E67B9">
                        <w:pPr>
                          <w:jc w:val="center"/>
                          <w:rPr>
                            <w:rFonts w:asciiTheme="majorBidi" w:hAnsiTheme="majorBidi" w:cstheme="majorBidi"/>
                            <w:color w:val="000000" w:themeColor="text1"/>
                            <w:sz w:val="28"/>
                            <w:szCs w:val="28"/>
                          </w:rPr>
                        </w:pPr>
                        <w:r w:rsidRPr="00D7257D">
                          <w:rPr>
                            <w:rFonts w:asciiTheme="majorBidi" w:hAnsiTheme="majorBidi" w:cstheme="majorBidi"/>
                            <w:color w:val="000000" w:themeColor="text1"/>
                            <w:sz w:val="28"/>
                            <w:szCs w:val="28"/>
                          </w:rPr>
                          <w:t>Uređaj N</w:t>
                        </w:r>
                      </w:p>
                    </w:txbxContent>
                  </v:textbox>
                </v:rect>
                <v:rect id="Rectangle 2" o:spid="_x0000_s1029" style="position:absolute;left:47472;top:29489;width:11887;height:99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" fillcolor="black [3200]" strokecolor="black [480]" strokeweight="1pt">
                  <v:textbox>
                    <w:txbxContent>
                      <w:p w14:paraId="0153EE39" w14:textId="0AB5F9B1" w:rsidR="00A841A1" w:rsidRPr="00D7257D" w:rsidRDefault="00A841A1" w:rsidP="00A841A1">
                        <w:pPr>
                          <w:jc w:val="center"/>
                          <w:rPr>
                            <w:rFonts w:asciiTheme="majorBidi" w:hAnsiTheme="majorBidi" w:cstheme="majorBidi"/>
                            <w:sz w:val="28"/>
                            <w:szCs w:val="28"/>
                          </w:rPr>
                        </w:pPr>
                        <w:r w:rsidRPr="00D7257D">
                          <w:rPr>
                            <w:rFonts w:asciiTheme="majorBidi" w:hAnsiTheme="majorBidi" w:cstheme="majorBidi"/>
                            <w:sz w:val="28"/>
                            <w:szCs w:val="28"/>
                          </w:rPr>
                          <w:t>NATS poslužitelj</w:t>
                        </w:r>
                      </w:p>
                    </w:txbxContent>
                  </v:textbox>
                </v:rect>
                <v:rect id="Rectangle 4" o:spid="_x0000_s1030" style="position:absolute;left:15987;top:60045;width:11063;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" fillcolor="#00b0f0" stroked="f" strokeweight="1pt">
                  <v:textbox>
                    <w:txbxContent>
                      <w:p w14:paraId="11E0770C" w14:textId="55B2E797" w:rsidR="003D43D1" w:rsidRPr="00D7257D" w:rsidRDefault="003D43D1" w:rsidP="003D43D1">
                        <w:pPr>
                          <w:jc w:val="center"/>
                          <w:rPr>
                            <w:rFonts w:asciiTheme="majorBidi" w:hAnsiTheme="majorBidi" w:cstheme="majorBidi"/>
                            <w:color w:val="000000" w:themeColor="text1"/>
                          </w:rPr>
                        </w:pPr>
                        <w:r w:rsidRPr="00D7257D">
                          <w:rPr>
                            <w:rFonts w:asciiTheme="majorBidi" w:hAnsiTheme="majorBidi" w:cstheme="majorBidi"/>
                            <w:color w:val="000000" w:themeColor="text1"/>
                          </w:rPr>
                          <w:t>Korisničko sučelje</w:t>
                        </w:r>
                      </w:p>
                    </w:txbxContent>
                  </v:textbox>
                </v:re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9" o:spid="_x0000_s1031" type="#_x0000_t132" style="position:absolute;left:16764;width:10515;height:1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" fillcolor="#ffc000" strokecolor="#030e13 [484]" strokeweight="1pt">
                  <v:stroke joinstyle="miter"/>
                  <v:textbox>
                    <w:txbxContent>
                      <w:p w14:paraId="255F2DDA" w14:textId="1D4F24CA" w:rsidR="00ED5851" w:rsidRPr="00D7257D" w:rsidRDefault="00ED5851" w:rsidP="00ED5851">
                        <w:pPr>
                          <w:jc w:val="center"/>
                          <w:rPr>
                            <w:rFonts w:asciiTheme="majorBidi" w:hAnsiTheme="majorBidi" w:cstheme="majorBidi"/>
                            <w:color w:val="000000" w:themeColor="text1"/>
                            <w:sz w:val="28"/>
                            <w:szCs w:val="28"/>
                          </w:rPr>
                        </w:pPr>
                        <w:r w:rsidRPr="00D7257D">
                          <w:rPr>
                            <w:rFonts w:asciiTheme="majorBidi" w:hAnsiTheme="majorBidi" w:cstheme="majorBidi"/>
                            <w:color w:val="000000" w:themeColor="text1"/>
                            <w:sz w:val="28"/>
                            <w:szCs w:val="28"/>
                          </w:rPr>
                          <w:t>Baza podataka</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0" o:spid="_x0000_s1032" type="#_x0000_t13" style="position:absolute;left:10553;top:36080;width:12421;height:3620;rotation:-48778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" adj="18453" fillcolor="yellow" strokecolor="black [3213]" strokeweight="1pt">
                  <v:textbox>
                    <w:txbxContent>
                      <w:p w14:paraId="2109FD3E" w14:textId="136E80D4" w:rsidR="006926E4" w:rsidRPr="00D7257D" w:rsidRDefault="006926E4" w:rsidP="006926E4">
                        <w:pPr>
                          <w:jc w:val="center"/>
                          <w:rPr>
                            <w:color w:val="000000" w:themeColor="text1"/>
                          </w:rPr>
                        </w:pPr>
                      </w:p>
                    </w:txbxContent>
                  </v:textbox>
                </v:shape>
                <v:shape id="Arrow: Right 10" o:spid="_x0000_s1033" type="#_x0000_t13" style="position:absolute;left:36614;top:35509;width:10282;height:3080;rotation:100726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" adj="18365" fillcolor="yellow" strokecolor="black [3213]" strokeweight="1pt"/>
                <v:shape id="Arrow: Right 10" o:spid="_x0000_s1034" type="#_x0000_t13" style="position:absolute;left:45853;top:44234;width:11195;height:361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" adj="18108" fillcolor="yellow" strokecolor="black [3213]" strokeweight="1pt"/>
                <v:shape id="Arrow: Right 10" o:spid="_x0000_s1035" type="#_x0000_t13" style="position:absolute;left:27051;top:58331;width:17444;height:3251;rotation:1039073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" adj="19587" fillcolor="yellow" strokecolor="black [3213]" strokeweight="1pt"/>
                <v:shape id="Arrow: Right 10" o:spid="_x0000_s1036" type="#_x0000_t13" style="position:absolute;left:11087;top:29870;width:12420;height:3619;rotation:117476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" adj="18453" fillcolor="#92d050" strokecolor="black [3213]" strokeweight="1pt"/>
                <v:shape id="Arrow: Right 10" o:spid="_x0000_s1037" type="#_x0000_t13" style="position:absolute;left:36614;top:31889;width:10339;height:2760;rotation:-34727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" adj="18718" fillcolor="#92d050" strokecolor="black [3213]" strokeweight="1pt"/>
                <v:shape id="Arrow: Right 10" o:spid="_x0000_s1038" type="#_x0000_t13" style="position:absolute;left:46666;top:22631;width:9268;height:331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" adj="17734" fillcolor="#92d050" strokecolor="black [3213]" strokeweight="1pt"/>
                <v:shape id="Arrow: Right 10" o:spid="_x0000_s1039" type="#_x0000_t13" style="position:absolute;left:27813;top:9601;width:17325;height:3401;rotation:-1090781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" adj="19480" fillcolor="#92d050" strokecolor="black [3213]" strokeweight="1pt"/>
                <v:shape id="Arrow: Right 10" o:spid="_x0000_s1040" type="#_x0000_t13" style="position:absolute;left:27698;top:5638;width:19412;height:3402;rotation:87045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" adj="19708" fillcolor="#92d050" strokecolor="black [3213]" strokeweight="1pt"/>
                <v:shape id="Arrow: Right 10" o:spid="_x0000_s1041" type="#_x0000_t13" style="position:absolute;left:50495;top:22580;width:9271;height:339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" adj="17642" fillcolor="#92d050" strokecolor="black [3213]" strokeweight="1pt"/>
                <v:shape id="Arrow: Right 10" o:spid="_x0000_s1042" type="#_x0000_t13" style="position:absolute;left:49780;top:44326;width:11143;height:339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" adj="18307" fillcolor="#92d050" strokecolor="black [3213]" strokeweight="1pt"/>
                <v:shape id="Arrow: Right 10" o:spid="_x0000_s1043" type="#_x0000_t13" style="position:absolute;left:27584;top:62331;width:19331;height:3397;rotation:1030123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" adj="19702" fillcolor="#92d050" strokecolor="black [3213]" strokeweight="1pt"/>
                <v:shape id="Text Box 12" o:spid="_x0000_s1044" type="#_x0000_t202" style="position:absolute;left:15240;top:38709;width:3352;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" filled="f" stroked="f" strokeweight=".5pt">
                  <v:textbox>
                    <w:txbxContent>
                      <w:p w14:paraId="6352DBB9" w14:textId="29683D7F" w:rsidR="00E47DC3" w:rsidRPr="00D7257D" w:rsidRDefault="00E47DC3">
                        <w:pPr>
                          <w:rPr>
                            <w:rFonts w:asciiTheme="majorBidi" w:hAnsiTheme="majorBidi" w:cstheme="majorBidi"/>
                          </w:rPr>
                        </w:pPr>
                        <w:r w:rsidRPr="00D7257D">
                          <w:rPr>
                            <w:rFonts w:asciiTheme="majorBidi" w:hAnsiTheme="majorBidi" w:cstheme="majorBidi"/>
                          </w:rPr>
                          <w:t>1.</w:t>
                        </w:r>
                      </w:p>
                    </w:txbxContent>
                  </v:textbox>
                </v:shape>
                <v:shape id="Text Box 12" o:spid="_x0000_s1045" type="#_x0000_t202" style="position:absolute;left:39928;top:37795;width:3353;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" filled="f" stroked="f" strokeweight=".5pt">
                  <v:textbox>
                    <w:txbxContent>
                      <w:p w14:paraId="16B1DA0C" w14:textId="66DBE877" w:rsidR="002C5CB7" w:rsidRPr="00D7257D" w:rsidRDefault="002C5CB7" w:rsidP="002C5CB7">
                        <w:pPr>
                          <w:rPr>
                            <w:rFonts w:asciiTheme="majorBidi" w:hAnsiTheme="majorBidi" w:cstheme="majorBidi"/>
                          </w:rPr>
                        </w:pPr>
                        <w:r w:rsidRPr="00D7257D">
                          <w:rPr>
                            <w:rFonts w:asciiTheme="majorBidi" w:hAnsiTheme="majorBidi" w:cstheme="majorBidi"/>
                          </w:rPr>
                          <w:t>2.</w:t>
                        </w:r>
                      </w:p>
                    </w:txbxContent>
                  </v:textbox>
                </v:shape>
                <v:shape id="Text Box 12" o:spid="_x0000_s1046" type="#_x0000_t202" style="position:absolute;left:34061;top:56311;width:3353;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" filled="f" stroked="f" strokeweight=".5pt">
                  <v:textbox>
                    <w:txbxContent>
                      <w:p w14:paraId="1D7207DB" w14:textId="78B9622A" w:rsidR="002C5CB7" w:rsidRPr="00D7257D" w:rsidRDefault="002C5CB7" w:rsidP="002C5CB7">
                        <w:pPr>
                          <w:rPr>
                            <w:rFonts w:asciiTheme="majorBidi" w:hAnsiTheme="majorBidi" w:cstheme="majorBidi"/>
                          </w:rPr>
                        </w:pPr>
                        <w:r w:rsidRPr="00D7257D">
                          <w:rPr>
                            <w:rFonts w:asciiTheme="majorBidi" w:hAnsiTheme="majorBidi" w:cstheme="majorBidi"/>
                          </w:rPr>
                          <w:t>4.</w:t>
                        </w:r>
                      </w:p>
                    </w:txbxContent>
                  </v:textbox>
                </v:shape>
                <v:shape id="Text Box 12" o:spid="_x0000_s1047" type="#_x0000_t202" style="position:absolute;left:48082;top:44577;width:3353;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" filled="f" stroked="f" strokeweight=".5pt">
                  <v:textbox>
                    <w:txbxContent>
                      <w:p w14:paraId="33D9C6DC" w14:textId="25369DD5" w:rsidR="002C5CB7" w:rsidRPr="00D7257D" w:rsidRDefault="002C5CB7" w:rsidP="002C5CB7">
                        <w:pPr>
                          <w:rPr>
                            <w:rFonts w:asciiTheme="majorBidi" w:hAnsiTheme="majorBidi" w:cstheme="majorBidi"/>
                          </w:rPr>
                        </w:pPr>
                        <w:r w:rsidRPr="00D7257D">
                          <w:rPr>
                            <w:rFonts w:asciiTheme="majorBidi" w:hAnsiTheme="majorBidi" w:cstheme="majorBidi"/>
                          </w:rPr>
                          <w:t>3.</w:t>
                        </w:r>
                      </w:p>
                    </w:txbxContent>
                  </v:textbox>
                </v:shape>
                <v:shape id="Text Box 12" o:spid="_x0000_s1048" type="#_x0000_t202" style="position:absolute;left:16306;top:27813;width:3353;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" filled="f" stroked="f" strokeweight=".5pt">
                  <v:textbox>
                    <w:txbxContent>
                      <w:p w14:paraId="7AF7DE57" w14:textId="77777777" w:rsidR="002C5CB7" w:rsidRPr="00D7257D" w:rsidRDefault="002C5CB7" w:rsidP="002C5CB7">
                        <w:pPr>
                          <w:rPr>
                            <w:rFonts w:asciiTheme="majorBidi" w:hAnsiTheme="majorBidi" w:cstheme="majorBidi"/>
                          </w:rPr>
                        </w:pPr>
                        <w:r w:rsidRPr="00D7257D">
                          <w:rPr>
                            <w:rFonts w:asciiTheme="majorBidi" w:hAnsiTheme="majorBidi" w:cstheme="majorBidi"/>
                          </w:rPr>
                          <w:t>1.</w:t>
                        </w:r>
                      </w:p>
                    </w:txbxContent>
                  </v:textbox>
                </v:shape>
                <v:shape id="Text Box 12" o:spid="_x0000_s1049" type="#_x0000_t202" style="position:absolute;left:39928;top:29946;width:3353;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" filled="f" stroked="f" strokeweight=".5pt">
                  <v:textbox>
                    <w:txbxContent>
                      <w:p w14:paraId="67B9FC9F" w14:textId="359E05AA" w:rsidR="002C5CB7" w:rsidRPr="00D7257D" w:rsidRDefault="002C5CB7" w:rsidP="002C5CB7">
                        <w:pPr>
                          <w:rPr>
                            <w:rFonts w:asciiTheme="majorBidi" w:hAnsiTheme="majorBidi" w:cstheme="majorBidi"/>
                          </w:rPr>
                        </w:pPr>
                        <w:r w:rsidRPr="00D7257D">
                          <w:rPr>
                            <w:rFonts w:asciiTheme="majorBidi" w:hAnsiTheme="majorBidi" w:cstheme="majorBidi"/>
                          </w:rPr>
                          <w:t>2.</w:t>
                        </w:r>
                      </w:p>
                    </w:txbxContent>
                  </v:textbox>
                </v:shape>
                <v:shape id="Text Box 12" o:spid="_x0000_s1050" type="#_x0000_t202" style="position:absolute;left:47929;top:23164;width:3353;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" filled="f" stroked="f" strokeweight=".5pt">
                  <v:textbox>
                    <w:txbxContent>
                      <w:p w14:paraId="0A4C23ED" w14:textId="2FDAF900" w:rsidR="002C5CB7" w:rsidRPr="00D7257D" w:rsidRDefault="002C5CB7" w:rsidP="002C5CB7">
                        <w:pPr>
                          <w:rPr>
                            <w:rFonts w:asciiTheme="majorBidi" w:hAnsiTheme="majorBidi" w:cstheme="majorBidi"/>
                          </w:rPr>
                        </w:pPr>
                        <w:r w:rsidRPr="00D7257D">
                          <w:rPr>
                            <w:rFonts w:asciiTheme="majorBidi" w:hAnsiTheme="majorBidi" w:cstheme="majorBidi"/>
                          </w:rPr>
                          <w:t>3.</w:t>
                        </w:r>
                      </w:p>
                    </w:txbxContent>
                  </v:textbox>
                </v:shape>
                <v:shape id="Text Box 12" o:spid="_x0000_s1051" type="#_x0000_t202" style="position:absolute;left:35661;top:12954;width:3353;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" filled="f" stroked="f" strokeweight=".5pt">
                  <v:textbox>
                    <w:txbxContent>
                      <w:p w14:paraId="7E8F508F" w14:textId="19C78D83" w:rsidR="002C5CB7" w:rsidRPr="00D7257D" w:rsidRDefault="002C5CB7" w:rsidP="002C5CB7">
                        <w:pPr>
                          <w:rPr>
                            <w:rFonts w:asciiTheme="majorBidi" w:hAnsiTheme="majorBidi" w:cstheme="majorBidi"/>
                          </w:rPr>
                        </w:pPr>
                        <w:r w:rsidRPr="00D7257D">
                          <w:rPr>
                            <w:rFonts w:asciiTheme="majorBidi" w:hAnsiTheme="majorBidi" w:cstheme="majorBidi"/>
                          </w:rPr>
                          <w:t>4.</w:t>
                        </w:r>
                      </w:p>
                    </w:txbxContent>
                  </v:textbox>
                </v:shape>
                <v:shape id="Text Box 12" o:spid="_x0000_s1052" type="#_x0000_t202" style="position:absolute;left:36880;top:3581;width:3353;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" filled="f" stroked="f" strokeweight=".5pt">
                  <v:textbox>
                    <w:txbxContent>
                      <w:p w14:paraId="178C8886" w14:textId="1508E91E" w:rsidR="002C5CB7" w:rsidRPr="00D7257D" w:rsidRDefault="002C5CB7" w:rsidP="002C5CB7">
                        <w:pPr>
                          <w:rPr>
                            <w:rFonts w:asciiTheme="majorBidi" w:hAnsiTheme="majorBidi" w:cstheme="majorBidi"/>
                          </w:rPr>
                        </w:pPr>
                        <w:r w:rsidRPr="00D7257D">
                          <w:rPr>
                            <w:rFonts w:asciiTheme="majorBidi" w:hAnsiTheme="majorBidi" w:cstheme="majorBidi"/>
                          </w:rPr>
                          <w:t>5.</w:t>
                        </w:r>
                      </w:p>
                    </w:txbxContent>
                  </v:textbox>
                </v:shape>
                <v:shape id="Text Box 12" o:spid="_x0000_s1053" type="#_x0000_t202" style="position:absolute;left:56007;top:22098;width:3352;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" filled="f" stroked="f" strokeweight=".5pt">
                  <v:textbox>
                    <w:txbxContent>
                      <w:p w14:paraId="11E3E577" w14:textId="53B35344" w:rsidR="002C5CB7" w:rsidRPr="00D7257D" w:rsidRDefault="002C5CB7" w:rsidP="002C5CB7">
                        <w:pPr>
                          <w:rPr>
                            <w:rFonts w:asciiTheme="majorBidi" w:hAnsiTheme="majorBidi" w:cstheme="majorBidi"/>
                          </w:rPr>
                        </w:pPr>
                        <w:r w:rsidRPr="00D7257D">
                          <w:rPr>
                            <w:rFonts w:asciiTheme="majorBidi" w:hAnsiTheme="majorBidi" w:cstheme="majorBidi"/>
                          </w:rPr>
                          <w:t>6.</w:t>
                        </w:r>
                      </w:p>
                    </w:txbxContent>
                  </v:textbox>
                </v:shape>
                <v:shape id="Text Box 12" o:spid="_x0000_s1054" type="#_x0000_t202" style="position:absolute;left:56083;top:44348;width:3353;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" filled="f" stroked="f" strokeweight=".5pt">
                  <v:textbox>
                    <w:txbxContent>
                      <w:p w14:paraId="65A1C075" w14:textId="3A2253C2" w:rsidR="002C5CB7" w:rsidRPr="00D7257D" w:rsidRDefault="002C5CB7" w:rsidP="002C5CB7">
                        <w:pPr>
                          <w:rPr>
                            <w:rFonts w:asciiTheme="majorBidi" w:hAnsiTheme="majorBidi" w:cstheme="majorBidi"/>
                          </w:rPr>
                        </w:pPr>
                        <w:r w:rsidRPr="00D7257D">
                          <w:rPr>
                            <w:rFonts w:asciiTheme="majorBidi" w:hAnsiTheme="majorBidi" w:cstheme="majorBidi"/>
                          </w:rPr>
                          <w:t>7.</w:t>
                        </w:r>
                      </w:p>
                    </w:txbxContent>
                  </v:textbox>
                </v:shape>
                <v:shape id="Text Box 12" o:spid="_x0000_s1055" type="#_x0000_t202" style="position:absolute;left:37947;top:64465;width:3353;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" filled="f" stroked="f" strokeweight=".5pt">
                  <v:textbox>
                    <w:txbxContent>
                      <w:p w14:paraId="1C3697BD" w14:textId="49BA6362" w:rsidR="002C5CB7" w:rsidRPr="00D7257D" w:rsidRDefault="002C5CB7" w:rsidP="002C5CB7">
                        <w:pPr>
                          <w:rPr>
                            <w:rFonts w:asciiTheme="majorBidi" w:hAnsiTheme="majorBidi" w:cstheme="majorBidi"/>
                          </w:rPr>
                        </w:pPr>
                        <w:r w:rsidRPr="00D7257D">
                          <w:rPr>
                            <w:rFonts w:asciiTheme="majorBidi" w:hAnsiTheme="majorBidi" w:cstheme="majorBidi"/>
                          </w:rPr>
                          <w:t>8.</w:t>
                        </w:r>
                      </w:p>
                    </w:txbxContent>
                  </v:textbox>
                </v:shape>
                <v:group id="Group 7" o:spid="_x0000_s1056" style="position:absolute;left:45529;top:9525;width:13449;height:9829" coordsize="13449,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">
                  <v:shape id="Cloud 3" o:spid="_x0000_s1057" style="position:absolute;width:13449;height:9829;visibility:visible;mso-wrap-style:square;v-text-anchor:middle"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030e13 [484]" strokeweight="1pt">
                    <v:stroke joinstyle="miter"/>
                    <v:path arrowok="t" o:connecttype="custom" o:connectlocs="146105,595636;67247,577501;215687,794098;181192,802767;513004,889460;492207,849868;897461,790730;889148,834168;1062526,522299;1163738,684673;1301282,349367;1256202,410258;1193127,123464;1195493,152225;905275,89924;928375,53245;689308,107400;700484,75771;435857,118140;476329,148812;128484,359266;121417,326977" o:connectangles="0,0,0,0,0,0,0,0,0,0,0,0,0,0,0,0,0,0,0,0,0,0"/>
                  </v:shape>
                  <v:shape id="Text Box 5" o:spid="_x0000_s1058" type="#_x0000_t202" style="position:absolute;left:214;top:1676;width:12953;height:7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" filled="f" stroked="f" strokeweight=".5pt">
                    <v:textbox>
                      <w:txbxContent>
                        <w:p w14:paraId="5DC54F34" w14:textId="49E604E3" w:rsidR="00875344" w:rsidRPr="00D7257D" w:rsidRDefault="00875344" w:rsidP="00875344">
                          <w:pPr>
                            <w:jc w:val="center"/>
                            <w:rPr>
                              <w:rFonts w:asciiTheme="majorBidi" w:hAnsiTheme="majorBidi" w:cstheme="majorBidi"/>
                              <w:sz w:val="22"/>
                              <w:szCs w:val="22"/>
                            </w:rPr>
                          </w:pPr>
                          <w:r w:rsidRPr="00D7257D">
                            <w:rPr>
                              <w:rFonts w:asciiTheme="majorBidi" w:hAnsiTheme="majorBidi" w:cstheme="majorBidi"/>
                              <w:sz w:val="22"/>
                              <w:szCs w:val="22"/>
                            </w:rPr>
                            <w:t>Sloj za obradu i pohranu podataka</w:t>
                          </w:r>
                        </w:p>
                      </w:txbxContent>
                    </v:textbox>
                  </v:shape>
                </v:group>
                <v:group id="Group 6" o:spid="_x0000_s1059" style="position:absolute;left:23126;top:30861;width:12992;height:8458" coordsize="12992,8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">
                  <v:shape id="Cloud 3" o:spid="_x0000_s1060" style="position:absolute;width:12992;height:8458;visibility:visible;mso-wrap-style:square;v-text-anchor:middle" coordsize="43200,43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12]" strokecolor="#030e13 [484]" strokeweight="1pt">
                    <v:stroke joinstyle="miter"/>
                    <v:formulas/>
                    <v:path arrowok="t" o:connecttype="custom" o:connectlocs="141139,512524;64961,496919;208355,683293;175032,690753;495564,765350;475475,731282;866952,680396;858922,717772;1026406,449420;1124178,589137;1257046,300619;1213498,353012;1152568,106237;1154853,130985;874501,77377;896816,45815;665875,92414;676672,65199;421040,101655;460137,128048;124117,309135;117290,281353" o:connectangles="0,0,0,0,0,0,0,0,0,0,0,0,0,0,0,0,0,0,0,0,0,0" textboxrect="0,0,43200,43200"/>
                    <v:textbox>
                      <w:txbxContent>
                        <w:p w14:paraId="34B58A71" w14:textId="5E2906DF" w:rsidR="00670902" w:rsidRPr="00D7257D" w:rsidRDefault="00670902" w:rsidP="00670902">
                          <w:pPr>
                            <w:rPr>
                              <w:rFonts w:asciiTheme="majorBidi" w:hAnsiTheme="majorBidi" w:cstheme="majorBidi"/>
                              <w:color w:val="000000" w:themeColor="text1"/>
                            </w:rPr>
                          </w:pPr>
                        </w:p>
                      </w:txbxContent>
                    </v:textbox>
                  </v:shape>
                  <v:shape id="Text Box 5" o:spid="_x0000_s1061" type="#_x0000_t202" style="position:absolute;left:441;top:443;width:11887;height:7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" filled="f" stroked="f" strokeweight=".5pt">
                    <v:textbox>
                      <w:txbxContent>
                        <w:p w14:paraId="05DE1FF0" w14:textId="16B5270B" w:rsidR="002E4D1A" w:rsidRPr="00D7257D" w:rsidRDefault="002E4D1A" w:rsidP="002E4D1A">
                          <w:pPr>
                            <w:jc w:val="center"/>
                            <w:rPr>
                              <w:rFonts w:asciiTheme="majorBidi" w:hAnsiTheme="majorBidi" w:cstheme="majorBidi"/>
                              <w:sz w:val="22"/>
                              <w:szCs w:val="22"/>
                            </w:rPr>
                          </w:pPr>
                          <w:r w:rsidRPr="00D7257D">
                            <w:rPr>
                              <w:rFonts w:asciiTheme="majorBidi" w:hAnsiTheme="majorBidi" w:cstheme="majorBidi"/>
                              <w:sz w:val="22"/>
                              <w:szCs w:val="22"/>
                            </w:rPr>
                            <w:t>Pristupna točka za uređaje</w:t>
                          </w:r>
                        </w:p>
                      </w:txbxContent>
                    </v:textbox>
                  </v:shape>
                </v:group>
                <v:group id="Group 8" o:spid="_x0000_s1062" style="position:absolute;left:45377;top:52120;width:13754;height:10740" coordsize="13754,10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">
                  <v:shape id="Cloud 3" o:spid="_x0000_s1063" style="position:absolute;width:13754;height:9320;visibility:visible;mso-wrap-style:square;v-text-anchor:middle"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030e13 [484]" strokeweight="1pt">
                    <v:stroke joinstyle="miter"/>
                    <v:path arrowok="t" o:connecttype="custom" o:connectlocs="149417,564757;68771,547562;220575,752931;185298,761150;524630,843350;503362,805810;917800,749738;909299,790923;1086606,495222;1190112,649179;1330773,331256;1284671,388989;1220167,117064;1222587,144334;925791,85263;949415,50484;704929,101832;716359,71843;445735,112015;487124,141098;131396,340641;124169,310026" o:connectangles="0,0,0,0,0,0,0,0,0,0,0,0,0,0,0,0,0,0,0,0,0,0"/>
                  </v:shape>
                  <v:shape id="Text Box 5" o:spid="_x0000_s1064" type="#_x0000_t202" style="position:absolute;left:907;top:1371;width:12117;height:9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" filled="f" stroked="f" strokeweight=".5pt">
                    <v:textbox>
                      <w:txbxContent>
                        <w:p w14:paraId="278087F8" w14:textId="18C33A0A" w:rsidR="00875344" w:rsidRPr="00D7257D" w:rsidRDefault="00875344" w:rsidP="00875344">
                          <w:pPr>
                            <w:jc w:val="center"/>
                            <w:rPr>
                              <w:rFonts w:asciiTheme="majorBidi" w:hAnsiTheme="majorBidi" w:cstheme="majorBidi"/>
                              <w:sz w:val="20"/>
                              <w:szCs w:val="20"/>
                            </w:rPr>
                          </w:pPr>
                          <w:r w:rsidRPr="00D7257D">
                            <w:rPr>
                              <w:rFonts w:asciiTheme="majorBidi" w:hAnsiTheme="majorBidi" w:cstheme="majorBidi"/>
                              <w:sz w:val="20"/>
                              <w:szCs w:val="20"/>
                            </w:rPr>
                            <w:t>Pristupna točka za korisničko sučelje</w:t>
                          </w:r>
                        </w:p>
                      </w:txbxContent>
                    </v:textbox>
                  </v:shape>
                </v:group>
                <w10:wrap anchorx="margin"/>
              </v:group>
            </w:pict>
          </mc:Fallback>
        </mc:AlternateContent>
      </w:r>
    </w:p>
    <w:p w14:paraId="1DF56872" w14:textId="00845AFC" w:rsidR="006325D4" w:rsidRPr="00D7257D" w:rsidRDefault="006325D4" w:rsidP="003E1703">
      <w:pPr>
        <w:spacing w:line="360" w:lineRule="auto"/>
        <w:ind w:firstLine="720"/>
        <w:rPr>
          <w:rFonts w:asciiTheme="majorBidi" w:hAnsiTheme="majorBidi" w:cstheme="majorBidi"/>
        </w:rPr>
      </w:pPr>
    </w:p>
    <w:p w14:paraId="2CCB2521" w14:textId="77777777" w:rsidR="006325D4" w:rsidRPr="00D7257D" w:rsidRDefault="006325D4" w:rsidP="003E1703">
      <w:pPr>
        <w:spacing w:line="360" w:lineRule="auto"/>
        <w:ind w:firstLine="720"/>
        <w:rPr>
          <w:rFonts w:asciiTheme="majorBidi" w:hAnsiTheme="majorBidi" w:cstheme="majorBidi"/>
        </w:rPr>
      </w:pPr>
    </w:p>
    <w:p w14:paraId="54D00B9C" w14:textId="77777777" w:rsidR="006325D4" w:rsidRPr="00D7257D" w:rsidRDefault="006325D4" w:rsidP="003E1703">
      <w:pPr>
        <w:spacing w:line="360" w:lineRule="auto"/>
        <w:ind w:firstLine="720"/>
        <w:rPr>
          <w:rFonts w:asciiTheme="majorBidi" w:hAnsiTheme="majorBidi" w:cstheme="majorBidi"/>
        </w:rPr>
      </w:pPr>
    </w:p>
    <w:p w14:paraId="3EAA6DC0" w14:textId="77777777" w:rsidR="006325D4" w:rsidRPr="00D7257D" w:rsidRDefault="006325D4" w:rsidP="003E1703">
      <w:pPr>
        <w:spacing w:line="360" w:lineRule="auto"/>
        <w:ind w:firstLine="720"/>
        <w:rPr>
          <w:rFonts w:asciiTheme="majorBidi" w:hAnsiTheme="majorBidi" w:cstheme="majorBidi"/>
        </w:rPr>
      </w:pPr>
    </w:p>
    <w:p w14:paraId="7FF3ECB9" w14:textId="77777777" w:rsidR="006325D4" w:rsidRPr="00D7257D" w:rsidRDefault="006325D4" w:rsidP="003E1703">
      <w:pPr>
        <w:spacing w:line="360" w:lineRule="auto"/>
        <w:ind w:firstLine="720"/>
        <w:rPr>
          <w:rFonts w:asciiTheme="majorBidi" w:hAnsiTheme="majorBidi" w:cstheme="majorBidi"/>
        </w:rPr>
      </w:pPr>
    </w:p>
    <w:p w14:paraId="230CFB1B" w14:textId="77777777" w:rsidR="006325D4" w:rsidRPr="00D7257D" w:rsidRDefault="006325D4" w:rsidP="003E1703">
      <w:pPr>
        <w:spacing w:line="360" w:lineRule="auto"/>
        <w:ind w:firstLine="720"/>
        <w:rPr>
          <w:rFonts w:asciiTheme="majorBidi" w:hAnsiTheme="majorBidi" w:cstheme="majorBidi"/>
        </w:rPr>
      </w:pPr>
    </w:p>
    <w:p w14:paraId="4D23CB63" w14:textId="77777777" w:rsidR="006325D4" w:rsidRPr="00D7257D" w:rsidRDefault="006325D4" w:rsidP="003E1703">
      <w:pPr>
        <w:spacing w:line="360" w:lineRule="auto"/>
        <w:ind w:firstLine="720"/>
        <w:rPr>
          <w:rFonts w:asciiTheme="majorBidi" w:hAnsiTheme="majorBidi" w:cstheme="majorBidi"/>
        </w:rPr>
      </w:pPr>
    </w:p>
    <w:p w14:paraId="0535EF1B" w14:textId="77777777" w:rsidR="006325D4" w:rsidRPr="00D7257D" w:rsidRDefault="006325D4" w:rsidP="003E1703">
      <w:pPr>
        <w:spacing w:line="360" w:lineRule="auto"/>
        <w:ind w:firstLine="720"/>
        <w:rPr>
          <w:rFonts w:asciiTheme="majorBidi" w:hAnsiTheme="majorBidi" w:cstheme="majorBidi"/>
        </w:rPr>
      </w:pPr>
    </w:p>
    <w:p w14:paraId="23B7EA32" w14:textId="77777777" w:rsidR="006325D4" w:rsidRPr="00D7257D" w:rsidRDefault="006325D4" w:rsidP="003E1703">
      <w:pPr>
        <w:spacing w:line="360" w:lineRule="auto"/>
        <w:ind w:firstLine="720"/>
        <w:rPr>
          <w:rFonts w:asciiTheme="majorBidi" w:hAnsiTheme="majorBidi" w:cstheme="majorBidi"/>
        </w:rPr>
      </w:pPr>
    </w:p>
    <w:p w14:paraId="5F257B7C" w14:textId="77777777" w:rsidR="006325D4" w:rsidRPr="00D7257D" w:rsidRDefault="006325D4" w:rsidP="003E1703">
      <w:pPr>
        <w:spacing w:line="360" w:lineRule="auto"/>
        <w:ind w:firstLine="720"/>
        <w:rPr>
          <w:rFonts w:asciiTheme="majorBidi" w:hAnsiTheme="majorBidi" w:cstheme="majorBidi"/>
        </w:rPr>
      </w:pPr>
    </w:p>
    <w:p w14:paraId="46F36A93" w14:textId="77777777" w:rsidR="006325D4" w:rsidRPr="00D7257D" w:rsidRDefault="006325D4" w:rsidP="003E1703">
      <w:pPr>
        <w:spacing w:line="360" w:lineRule="auto"/>
        <w:ind w:firstLine="720"/>
        <w:rPr>
          <w:rFonts w:asciiTheme="majorBidi" w:hAnsiTheme="majorBidi" w:cstheme="majorBidi"/>
        </w:rPr>
      </w:pPr>
    </w:p>
    <w:p w14:paraId="2400F947" w14:textId="754DE292" w:rsidR="006325D4" w:rsidRPr="00D7257D" w:rsidRDefault="006325D4" w:rsidP="003E1703">
      <w:pPr>
        <w:spacing w:line="360" w:lineRule="auto"/>
        <w:ind w:firstLine="720"/>
        <w:rPr>
          <w:rFonts w:asciiTheme="majorBidi" w:hAnsiTheme="majorBidi" w:cstheme="majorBidi"/>
        </w:rPr>
      </w:pPr>
    </w:p>
    <w:p w14:paraId="035D93AA" w14:textId="4C172985" w:rsidR="006325D4" w:rsidRPr="00D7257D" w:rsidRDefault="00A12528" w:rsidP="004F5331">
      <w:pPr>
        <w:spacing w:line="360" w:lineRule="auto"/>
        <w:rPr>
          <w:rFonts w:asciiTheme="majorBidi" w:hAnsiTheme="majorBidi" w:cstheme="majorBidi"/>
        </w:rPr>
      </w:pPr>
      <w:r w:rsidRPr="00D7257D">
        <w:rPr>
          <w:noProof/>
        </w:rPr>
        <mc:AlternateContent>
          <mc:Choice Requires="wps">
            <w:drawing>
              <wp:anchor distT="0" distB="0" distL="114300" distR="114300" simplePos="0" relativeHeight="251658243" behindDoc="0" locked="0" layoutInCell="1" allowOverlap="1" wp14:anchorId="1260FD4E" wp14:editId="426785F8">
                <wp:simplePos x="0" y="0"/>
                <wp:positionH relativeFrom="column">
                  <wp:posOffset>674370</wp:posOffset>
                </wp:positionH>
                <wp:positionV relativeFrom="paragraph">
                  <wp:posOffset>5080</wp:posOffset>
                </wp:positionV>
                <wp:extent cx="4815840" cy="635"/>
                <wp:effectExtent l="0" t="0" r="0" b="0"/>
                <wp:wrapNone/>
                <wp:docPr id="581114781" name="Text Box 1"/>
                <wp:cNvGraphicFramePr/>
                <a:graphic xmlns:a="http://schemas.openxmlformats.org/drawingml/2006/main">
                  <a:graphicData uri="http://schemas.microsoft.com/office/word/2010/wordprocessingShape">
                    <wps:wsp>
                      <wps:cNvSpPr txBox="1"/>
                      <wps:spPr>
                        <a:xfrm>
                          <a:off x="0" y="0"/>
                          <a:ext cx="4815840" cy="635"/>
                        </a:xfrm>
                        <a:prstGeom prst="rect">
                          <a:avLst/>
                        </a:prstGeom>
                        <a:solidFill>
                          <a:prstClr val="white"/>
                        </a:solidFill>
                        <a:ln>
                          <a:noFill/>
                        </a:ln>
                      </wps:spPr>
                      <wps:txbx>
                        <w:txbxContent>
                          <w:p w14:paraId="42A5AC4F" w14:textId="65953ABF" w:rsidR="001B25A1" w:rsidRPr="00D7257D" w:rsidRDefault="001B25A1" w:rsidP="00F97B7C">
                            <w:pPr>
                              <w:pStyle w:val="Caption"/>
                            </w:pPr>
                            <w:bookmarkStart w:id="27" w:name="_Toc233136544"/>
                            <w:r w:rsidRPr="00D7257D">
                              <w:t xml:space="preserve">Slika </w:t>
                            </w:r>
                            <w:r w:rsidRPr="00D7257D">
                              <w:fldChar w:fldCharType="begin"/>
                            </w:r>
                            <w:r w:rsidRPr="00D7257D">
                              <w:instrText xml:space="preserve"> STYLEREF 1 \s </w:instrText>
                            </w:r>
                            <w:r w:rsidRPr="00D7257D">
                              <w:fldChar w:fldCharType="separate"/>
                            </w:r>
                            <w:r w:rsidRPr="00D7257D">
                              <w:rPr>
                                <w:cs/>
                              </w:rPr>
                              <w:t>‎</w:t>
                            </w:r>
                            <w:r w:rsidRPr="00D7257D">
                              <w:t>4</w:t>
                            </w:r>
                            <w:r w:rsidRPr="00D7257D">
                              <w:fldChar w:fldCharType="end"/>
                            </w:r>
                            <w:r w:rsidRPr="00D7257D">
                              <w:t>.</w:t>
                            </w:r>
                            <w:r w:rsidRPr="00D7257D">
                              <w:fldChar w:fldCharType="begin"/>
                            </w:r>
                            <w:r w:rsidRPr="00D7257D">
                              <w:instrText xml:space="preserve"> SEQ Slika \* ARABIC \s 1 </w:instrText>
                            </w:r>
                            <w:r w:rsidRPr="00D7257D">
                              <w:fldChar w:fldCharType="separate"/>
                            </w:r>
                            <w:r w:rsidRPr="00D7257D">
                              <w:t>2</w:t>
                            </w:r>
                            <w:r w:rsidRPr="00D7257D">
                              <w:fldChar w:fldCharType="end"/>
                            </w:r>
                            <w:r w:rsidRPr="00D7257D">
                              <w:t>. Prikaz puta poruka od uređaja do korisničkog sučelja</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60FD4E" id="_x0000_s1065" type="#_x0000_t202" style="position:absolute;left:0;text-align:left;margin-left:53.1pt;margin-top:.4pt;width:379.2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" stroked="f">
                <v:textbox style="mso-fit-shape-to-text:t" inset="0,0,0,0">
                  <w:txbxContent>
                    <w:p w14:paraId="42A5AC4F" w14:textId="65953ABF" w:rsidR="001B25A1" w:rsidRPr="00D7257D" w:rsidRDefault="001B25A1" w:rsidP="00F97B7C">
                      <w:pPr>
                        <w:pStyle w:val="Caption"/>
                      </w:pPr>
                      <w:bookmarkStart w:id="28" w:name="_Toc233136544"/>
                      <w:r w:rsidRPr="00D7257D">
                        <w:t xml:space="preserve">Slika </w:t>
                      </w:r>
                      <w:r w:rsidRPr="00D7257D">
                        <w:fldChar w:fldCharType="begin"/>
                      </w:r>
                      <w:r w:rsidRPr="00D7257D">
                        <w:instrText xml:space="preserve"> STYLEREF 1 \s </w:instrText>
                      </w:r>
                      <w:r w:rsidRPr="00D7257D">
                        <w:fldChar w:fldCharType="separate"/>
                      </w:r>
                      <w:r w:rsidRPr="00D7257D">
                        <w:rPr>
                          <w:cs/>
                        </w:rPr>
                        <w:t>‎</w:t>
                      </w:r>
                      <w:r w:rsidRPr="00D7257D">
                        <w:t>4</w:t>
                      </w:r>
                      <w:r w:rsidRPr="00D7257D">
                        <w:fldChar w:fldCharType="end"/>
                      </w:r>
                      <w:r w:rsidRPr="00D7257D">
                        <w:t>.</w:t>
                      </w:r>
                      <w:r w:rsidRPr="00D7257D">
                        <w:fldChar w:fldCharType="begin"/>
                      </w:r>
                      <w:r w:rsidRPr="00D7257D">
                        <w:instrText xml:space="preserve"> SEQ Slika \* ARABIC \s 1 </w:instrText>
                      </w:r>
                      <w:r w:rsidRPr="00D7257D">
                        <w:fldChar w:fldCharType="separate"/>
                      </w:r>
                      <w:r w:rsidRPr="00D7257D">
                        <w:t>2</w:t>
                      </w:r>
                      <w:r w:rsidRPr="00D7257D">
                        <w:fldChar w:fldCharType="end"/>
                      </w:r>
                      <w:r w:rsidRPr="00D7257D">
                        <w:t>. Prikaz puta poruka od uređaja do korisničkog sučelja</w:t>
                      </w:r>
                      <w:bookmarkEnd w:id="28"/>
                    </w:p>
                  </w:txbxContent>
                </v:textbox>
              </v:shape>
            </w:pict>
          </mc:Fallback>
        </mc:AlternateContent>
      </w:r>
    </w:p>
    <w:p w14:paraId="6CC99E44" w14:textId="457A3676" w:rsidR="00892E3D" w:rsidRPr="00D7257D" w:rsidRDefault="00D558DF" w:rsidP="000565C8">
      <w:pPr>
        <w:pStyle w:val="Heading2"/>
        <w:rPr>
          <w:lang w:val="hr-HR"/>
        </w:rPr>
      </w:pPr>
      <w:bookmarkStart w:id="29" w:name="_Toc233394039"/>
      <w:r w:rsidRPr="00D7257D">
        <w:rPr>
          <w:lang w:val="hr-HR"/>
        </w:rPr>
        <w:t xml:space="preserve">4.3. </w:t>
      </w:r>
      <w:r w:rsidR="00F35A5F" w:rsidRPr="00D7257D">
        <w:rPr>
          <w:lang w:val="hr-HR"/>
        </w:rPr>
        <w:t>M</w:t>
      </w:r>
      <w:r w:rsidRPr="00D7257D">
        <w:rPr>
          <w:lang w:val="hr-HR"/>
        </w:rPr>
        <w:t>atrica sljedivosti zahtjeva</w:t>
      </w:r>
      <w:bookmarkEnd w:id="29"/>
    </w:p>
    <w:p w14:paraId="56CD7CB1" w14:textId="77777777" w:rsidR="001667EB" w:rsidRPr="00D7257D" w:rsidRDefault="001667EB" w:rsidP="001667EB"/>
    <w:p w14:paraId="34DDC093" w14:textId="72415C39" w:rsidR="001667EB" w:rsidRPr="00D7257D" w:rsidRDefault="001667EB" w:rsidP="000D7F93">
      <w:pPr>
        <w:spacing w:line="360" w:lineRule="auto"/>
        <w:rPr>
          <w:rFonts w:asciiTheme="majorBidi" w:hAnsiTheme="majorBidi" w:cstheme="majorBidi"/>
        </w:rPr>
      </w:pPr>
      <w:r w:rsidRPr="00D7257D">
        <w:rPr>
          <w:rFonts w:asciiTheme="majorBidi" w:hAnsiTheme="majorBidi" w:cstheme="majorBidi"/>
        </w:rPr>
        <w:tab/>
        <w:t xml:space="preserve">U ovom poglavlju prikazana je matrica sljedivosti zahtjeva (engl. </w:t>
      </w:r>
      <w:r w:rsidR="000D7F93" w:rsidRPr="00D7257D">
        <w:rPr>
          <w:rFonts w:asciiTheme="majorBidi" w:hAnsiTheme="majorBidi" w:cstheme="majorBidi"/>
          <w:i/>
          <w:iCs/>
        </w:rPr>
        <w:t>requirements traceability matrix</w:t>
      </w:r>
      <w:r w:rsidR="000D7F93" w:rsidRPr="00D7257D">
        <w:rPr>
          <w:rFonts w:asciiTheme="majorBidi" w:hAnsiTheme="majorBidi" w:cstheme="majorBidi"/>
        </w:rPr>
        <w:t xml:space="preserve">). </w:t>
      </w:r>
      <w:r w:rsidR="00CB0832" w:rsidRPr="00D7257D">
        <w:rPr>
          <w:rFonts w:asciiTheme="majorBidi" w:hAnsiTheme="majorBidi" w:cstheme="majorBidi"/>
        </w:rPr>
        <w:t xml:space="preserve">Ona povezuje prethodno definirane zahtjeve s konkretnim dijelovima </w:t>
      </w:r>
      <w:r w:rsidR="00CB0832" w:rsidRPr="00D7257D">
        <w:rPr>
          <w:rFonts w:asciiTheme="majorBidi" w:hAnsiTheme="majorBidi" w:cstheme="majorBidi"/>
        </w:rPr>
        <w:lastRenderedPageBreak/>
        <w:t>razvijenog programskog sustav</w:t>
      </w:r>
      <w:r w:rsidR="00E336B7" w:rsidRPr="00D7257D">
        <w:rPr>
          <w:rFonts w:asciiTheme="majorBidi" w:hAnsiTheme="majorBidi" w:cstheme="majorBidi"/>
        </w:rPr>
        <w:t>a, kako bi način ispunjenja svakog pojedinog zahtjeva bio u potpunosti jasan</w:t>
      </w:r>
      <w:r w:rsidR="008158B1" w:rsidRPr="00D7257D">
        <w:rPr>
          <w:rFonts w:asciiTheme="majorBidi" w:hAnsiTheme="majorBidi" w:cstheme="majorBidi"/>
        </w:rPr>
        <w:t>. Matrica sljedivosti zahtjeva prikazana je u Tablici 4.</w:t>
      </w:r>
      <w:r w:rsidR="00F712B9" w:rsidRPr="00D7257D">
        <w:rPr>
          <w:rFonts w:asciiTheme="majorBidi" w:hAnsiTheme="majorBidi" w:cstheme="majorBidi"/>
        </w:rPr>
        <w:t>1</w:t>
      </w:r>
      <w:r w:rsidR="008158B1" w:rsidRPr="00D7257D">
        <w:rPr>
          <w:rFonts w:asciiTheme="majorBidi" w:hAnsiTheme="majorBidi" w:cstheme="majorBidi"/>
        </w:rPr>
        <w:t>.</w:t>
      </w:r>
    </w:p>
    <w:p w14:paraId="589A287F" w14:textId="77777777" w:rsidR="008158B1" w:rsidRPr="00D7257D" w:rsidRDefault="008158B1" w:rsidP="000D7F93">
      <w:pPr>
        <w:spacing w:line="360" w:lineRule="auto"/>
        <w:rPr>
          <w:rFonts w:asciiTheme="majorBidi" w:hAnsiTheme="majorBidi" w:cstheme="majorBidi"/>
        </w:rPr>
      </w:pPr>
    </w:p>
    <w:p w14:paraId="5A9B2649" w14:textId="434DD2BE" w:rsidR="00F712B9" w:rsidRPr="00D7257D" w:rsidRDefault="00F712B9" w:rsidP="00F712B9">
      <w:pPr>
        <w:pStyle w:val="Caption"/>
      </w:pPr>
      <w:r w:rsidRPr="00D7257D">
        <w:t xml:space="preserve">Tablica </w:t>
      </w:r>
      <w:r w:rsidRPr="00D7257D">
        <w:fldChar w:fldCharType="begin"/>
      </w:r>
      <w:r w:rsidRPr="00D7257D">
        <w:instrText xml:space="preserve"> STYLEREF 1 \s </w:instrText>
      </w:r>
      <w:r w:rsidRPr="00D7257D">
        <w:fldChar w:fldCharType="separate"/>
      </w:r>
      <w:r w:rsidRPr="00D7257D">
        <w:rPr>
          <w:cs/>
        </w:rPr>
        <w:t>‎</w:t>
      </w:r>
      <w:r w:rsidRPr="00D7257D">
        <w:t>4</w:t>
      </w:r>
      <w:r w:rsidRPr="00D7257D">
        <w:fldChar w:fldCharType="end"/>
      </w:r>
      <w:r w:rsidRPr="00D7257D">
        <w:t>.</w:t>
      </w:r>
      <w:r w:rsidRPr="00D7257D">
        <w:fldChar w:fldCharType="begin"/>
      </w:r>
      <w:r w:rsidRPr="00D7257D">
        <w:instrText xml:space="preserve"> SEQ Tablica \* ARABIC \s 1 </w:instrText>
      </w:r>
      <w:r w:rsidRPr="00D7257D">
        <w:fldChar w:fldCharType="separate"/>
      </w:r>
      <w:r w:rsidRPr="00D7257D">
        <w:t>1</w:t>
      </w:r>
      <w:r w:rsidRPr="00D7257D">
        <w:fldChar w:fldCharType="end"/>
      </w:r>
      <w:r w:rsidRPr="00D7257D">
        <w:t>. Matrica sljedivosti zahtjeva razvijenog programskog rješenja</w:t>
      </w:r>
    </w:p>
    <w:tbl>
      <w:tblPr>
        <w:tblStyle w:val="GridTable4-Accent6"/>
        <w:tblW w:w="0" w:type="auto"/>
        <w:tblLayout w:type="fixed"/>
        <w:tblLook w:val="04A0" w:firstRow="1" w:lastRow="0" w:firstColumn="1" w:lastColumn="0" w:noHBand="0" w:noVBand="1"/>
      </w:tblPr>
      <w:tblGrid>
        <w:gridCol w:w="988"/>
        <w:gridCol w:w="2727"/>
        <w:gridCol w:w="2376"/>
        <w:gridCol w:w="2971"/>
      </w:tblGrid>
      <w:tr w:rsidR="00852DBA" w:rsidRPr="00D7257D" w14:paraId="1194768B" w14:textId="77777777" w:rsidTr="00C57F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5AD8C09" w14:textId="1D1D6A79" w:rsidR="00852DBA" w:rsidRPr="00A61E93" w:rsidRDefault="00852DBA" w:rsidP="00852DBA">
            <w:pPr>
              <w:spacing w:line="360" w:lineRule="auto"/>
              <w:jc w:val="center"/>
              <w:rPr>
                <w:rFonts w:asciiTheme="majorBidi" w:hAnsiTheme="majorBidi" w:cstheme="majorBidi"/>
                <w:b w:val="0"/>
                <w:bCs w:val="0"/>
                <w:sz w:val="20"/>
                <w:szCs w:val="20"/>
              </w:rPr>
            </w:pPr>
            <w:r w:rsidRPr="00A61E93">
              <w:rPr>
                <w:rFonts w:asciiTheme="majorBidi" w:hAnsiTheme="majorBidi" w:cstheme="majorBidi"/>
                <w:sz w:val="20"/>
                <w:szCs w:val="20"/>
              </w:rPr>
              <w:t>Zahtjev (ID)</w:t>
            </w:r>
          </w:p>
        </w:tc>
        <w:tc>
          <w:tcPr>
            <w:tcW w:w="2727" w:type="dxa"/>
          </w:tcPr>
          <w:p w14:paraId="2DE20EE3" w14:textId="77777777" w:rsidR="00852DBA" w:rsidRPr="00A61E93" w:rsidRDefault="00852DBA" w:rsidP="00852DBA">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A61E93">
              <w:rPr>
                <w:rFonts w:asciiTheme="majorBidi" w:hAnsiTheme="majorBidi" w:cstheme="majorBidi"/>
                <w:sz w:val="20"/>
                <w:szCs w:val="20"/>
              </w:rPr>
              <w:t>Tekst zahtjeva</w:t>
            </w:r>
          </w:p>
        </w:tc>
        <w:tc>
          <w:tcPr>
            <w:tcW w:w="2376" w:type="dxa"/>
          </w:tcPr>
          <w:p w14:paraId="070A0E9D" w14:textId="2EDCFCFA" w:rsidR="00852DBA" w:rsidRPr="00A61E93" w:rsidRDefault="00852DBA" w:rsidP="00852DBA">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A61E93">
              <w:rPr>
                <w:rFonts w:asciiTheme="majorBidi" w:hAnsiTheme="majorBidi" w:cstheme="majorBidi"/>
                <w:sz w:val="20"/>
                <w:szCs w:val="20"/>
              </w:rPr>
              <w:t>Implementacijski element</w:t>
            </w:r>
          </w:p>
        </w:tc>
        <w:tc>
          <w:tcPr>
            <w:tcW w:w="2971" w:type="dxa"/>
          </w:tcPr>
          <w:p w14:paraId="5461D73B" w14:textId="2A6BDD00" w:rsidR="00852DBA" w:rsidRPr="00A61E93" w:rsidRDefault="00852DBA" w:rsidP="00852DBA">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A61E93">
              <w:rPr>
                <w:rFonts w:asciiTheme="majorBidi" w:hAnsiTheme="majorBidi" w:cstheme="majorBidi"/>
                <w:sz w:val="20"/>
                <w:szCs w:val="20"/>
              </w:rPr>
              <w:t>Provjera</w:t>
            </w:r>
          </w:p>
        </w:tc>
      </w:tr>
      <w:tr w:rsidR="00852DBA" w:rsidRPr="00D7257D" w14:paraId="619B33A3" w14:textId="77777777"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7946274" w14:textId="77777777" w:rsidR="00852DBA" w:rsidRPr="00A61E93" w:rsidRDefault="00852DBA" w:rsidP="00852DBA">
            <w:pPr>
              <w:spacing w:line="360" w:lineRule="auto"/>
              <w:jc w:val="center"/>
              <w:rPr>
                <w:rFonts w:asciiTheme="majorBidi" w:hAnsiTheme="majorBidi" w:cstheme="majorBidi"/>
                <w:sz w:val="20"/>
                <w:szCs w:val="20"/>
              </w:rPr>
            </w:pPr>
            <w:r w:rsidRPr="00A61E93">
              <w:rPr>
                <w:rFonts w:asciiTheme="majorBidi" w:hAnsiTheme="majorBidi" w:cstheme="majorBidi"/>
                <w:sz w:val="20"/>
                <w:szCs w:val="20"/>
              </w:rPr>
              <w:t>F1</w:t>
            </w:r>
          </w:p>
        </w:tc>
        <w:tc>
          <w:tcPr>
            <w:tcW w:w="2727" w:type="dxa"/>
          </w:tcPr>
          <w:p w14:paraId="6291B935" w14:textId="77777777" w:rsidR="00852DBA" w:rsidRPr="00A61E93" w:rsidRDefault="00852DBA" w:rsidP="00852DB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61E93">
              <w:rPr>
                <w:rFonts w:asciiTheme="majorBidi" w:hAnsiTheme="majorBidi" w:cstheme="majorBidi"/>
                <w:sz w:val="20"/>
                <w:szCs w:val="20"/>
              </w:rPr>
              <w:t>Poslužitelj mora omogućiti periodičko i automatsko primanje podataka s uređaja.</w:t>
            </w:r>
          </w:p>
        </w:tc>
        <w:tc>
          <w:tcPr>
            <w:tcW w:w="2376" w:type="dxa"/>
          </w:tcPr>
          <w:p w14:paraId="645C1B98" w14:textId="4DD6E608" w:rsidR="00852DBA" w:rsidRPr="00D7257D" w:rsidRDefault="00A75BDE" w:rsidP="00852DBA">
            <w:pPr>
              <w:spacing w:line="360" w:lineRule="auto"/>
              <w:jc w:val="center"/>
              <w:cnfStyle w:val="000000100000" w:firstRow="0" w:lastRow="0" w:firstColumn="0" w:lastColumn="0" w:oddVBand="0" w:evenVBand="0" w:oddHBand="1" w:evenHBand="0" w:firstRowFirstColumn="0" w:firstRowLastColumn="0" w:lastRowFirstColumn="0" w:lastRowLastColumn="0"/>
              <w:rPr>
                <w:rFonts w:ascii="Consolas" w:hAnsi="Consolas" w:cstheme="majorBidi"/>
                <w:sz w:val="20"/>
                <w:szCs w:val="20"/>
              </w:rPr>
            </w:pPr>
            <w:r w:rsidRPr="00A61E93">
              <w:rPr>
                <w:rFonts w:asciiTheme="majorBidi" w:hAnsiTheme="majorBidi" w:cstheme="majorBidi"/>
                <w:sz w:val="20"/>
                <w:szCs w:val="20"/>
              </w:rPr>
              <w:t xml:space="preserve">Simulatori uređaja, pristupna točka za uređaje, Socket.io događaj </w:t>
            </w:r>
            <w:r w:rsidRPr="00D7257D">
              <w:rPr>
                <w:rFonts w:ascii="Consolas" w:hAnsi="Consolas" w:cstheme="majorBidi"/>
                <w:sz w:val="20"/>
                <w:szCs w:val="20"/>
              </w:rPr>
              <w:t>device-data</w:t>
            </w:r>
          </w:p>
        </w:tc>
        <w:tc>
          <w:tcPr>
            <w:tcW w:w="2971" w:type="dxa"/>
          </w:tcPr>
          <w:p w14:paraId="0B7B0185" w14:textId="35504B0E" w:rsidR="00852DBA" w:rsidRPr="00A61E93" w:rsidRDefault="00852DBA" w:rsidP="00852DB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61E93">
              <w:rPr>
                <w:rFonts w:asciiTheme="majorBidi" w:hAnsiTheme="majorBidi" w:cstheme="majorBidi"/>
                <w:sz w:val="20"/>
                <w:szCs w:val="20"/>
              </w:rPr>
              <w:t>Pokrenuti sustav zajedno s proizvoljnim brojem uređaja te putem ispisanih poruka utvrditi uspješnost slanja podataka.</w:t>
            </w:r>
          </w:p>
        </w:tc>
      </w:tr>
      <w:tr w:rsidR="00852DBA" w:rsidRPr="00D7257D" w14:paraId="36386CEA" w14:textId="77777777" w:rsidTr="00C57F17">
        <w:tc>
          <w:tcPr>
            <w:cnfStyle w:val="001000000000" w:firstRow="0" w:lastRow="0" w:firstColumn="1" w:lastColumn="0" w:oddVBand="0" w:evenVBand="0" w:oddHBand="0" w:evenHBand="0" w:firstRowFirstColumn="0" w:firstRowLastColumn="0" w:lastRowFirstColumn="0" w:lastRowLastColumn="0"/>
            <w:tcW w:w="988" w:type="dxa"/>
          </w:tcPr>
          <w:p w14:paraId="1A18EFED" w14:textId="77777777" w:rsidR="00852DBA" w:rsidRPr="00A61E93" w:rsidRDefault="00852DBA" w:rsidP="00852DBA">
            <w:pPr>
              <w:spacing w:line="360" w:lineRule="auto"/>
              <w:jc w:val="center"/>
              <w:rPr>
                <w:rFonts w:asciiTheme="majorBidi" w:hAnsiTheme="majorBidi" w:cstheme="majorBidi"/>
                <w:sz w:val="20"/>
                <w:szCs w:val="20"/>
              </w:rPr>
            </w:pPr>
            <w:r w:rsidRPr="00A61E93">
              <w:rPr>
                <w:rFonts w:asciiTheme="majorBidi" w:hAnsiTheme="majorBidi" w:cstheme="majorBidi"/>
                <w:sz w:val="20"/>
                <w:szCs w:val="20"/>
              </w:rPr>
              <w:t>F2</w:t>
            </w:r>
          </w:p>
        </w:tc>
        <w:tc>
          <w:tcPr>
            <w:tcW w:w="2727" w:type="dxa"/>
          </w:tcPr>
          <w:p w14:paraId="49B9064D" w14:textId="19F6394E" w:rsidR="00852DBA" w:rsidRPr="00A61E93" w:rsidRDefault="00852DBA" w:rsidP="00852DB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61E93">
              <w:rPr>
                <w:rFonts w:asciiTheme="majorBidi" w:hAnsiTheme="majorBidi" w:cstheme="majorBidi"/>
                <w:sz w:val="20"/>
                <w:szCs w:val="20"/>
              </w:rPr>
              <w:t>Sustav mora omogućiti trajnu</w:t>
            </w:r>
            <w:r w:rsidR="00A75BDE" w:rsidRPr="00A61E93">
              <w:rPr>
                <w:rFonts w:asciiTheme="majorBidi" w:hAnsiTheme="majorBidi" w:cstheme="majorBidi"/>
                <w:sz w:val="20"/>
                <w:szCs w:val="20"/>
              </w:rPr>
              <w:t xml:space="preserve"> pohranu</w:t>
            </w:r>
            <w:r w:rsidRPr="00A61E93">
              <w:rPr>
                <w:rFonts w:asciiTheme="majorBidi" w:hAnsiTheme="majorBidi" w:cstheme="majorBidi"/>
                <w:sz w:val="20"/>
                <w:szCs w:val="20"/>
              </w:rPr>
              <w:t xml:space="preserve"> svih generiranih podataka u bazu podataka.</w:t>
            </w:r>
          </w:p>
        </w:tc>
        <w:tc>
          <w:tcPr>
            <w:tcW w:w="2376" w:type="dxa"/>
          </w:tcPr>
          <w:p w14:paraId="5C94B839" w14:textId="78C3C355" w:rsidR="00852DBA" w:rsidRPr="00A61E93" w:rsidRDefault="00A75BDE" w:rsidP="00852DB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61E93">
              <w:rPr>
                <w:rFonts w:asciiTheme="majorBidi" w:hAnsiTheme="majorBidi" w:cstheme="majorBidi"/>
                <w:sz w:val="20"/>
                <w:szCs w:val="20"/>
              </w:rPr>
              <w:t>Baza podataka, sloj za obradu i pohranu podataka</w:t>
            </w:r>
          </w:p>
        </w:tc>
        <w:tc>
          <w:tcPr>
            <w:tcW w:w="2971" w:type="dxa"/>
          </w:tcPr>
          <w:p w14:paraId="5A33A272" w14:textId="3E7D00CE" w:rsidR="00852DBA" w:rsidRPr="00A61E93" w:rsidRDefault="00852DBA" w:rsidP="00852DB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61E93">
              <w:rPr>
                <w:rFonts w:asciiTheme="majorBidi" w:hAnsiTheme="majorBidi" w:cstheme="majorBidi"/>
                <w:sz w:val="20"/>
                <w:szCs w:val="20"/>
              </w:rPr>
              <w:t>Pokrenuti sustav zajedno s proizvoljnim brojem uređaja na jednu minutu. Nakon toga provjeriti sadržaj baze podataka i usporediti ga s generiranim podacima.</w:t>
            </w:r>
          </w:p>
        </w:tc>
      </w:tr>
      <w:tr w:rsidR="00852DBA" w:rsidRPr="00D7257D" w14:paraId="79C24878" w14:textId="77777777"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DB721AE" w14:textId="77777777" w:rsidR="00852DBA" w:rsidRPr="00A61E93" w:rsidRDefault="00852DBA" w:rsidP="00852DBA">
            <w:pPr>
              <w:spacing w:line="360" w:lineRule="auto"/>
              <w:jc w:val="center"/>
              <w:rPr>
                <w:rFonts w:asciiTheme="majorBidi" w:hAnsiTheme="majorBidi" w:cstheme="majorBidi"/>
                <w:sz w:val="20"/>
                <w:szCs w:val="20"/>
              </w:rPr>
            </w:pPr>
            <w:r w:rsidRPr="00A61E93">
              <w:rPr>
                <w:rFonts w:asciiTheme="majorBidi" w:hAnsiTheme="majorBidi" w:cstheme="majorBidi"/>
                <w:sz w:val="20"/>
                <w:szCs w:val="20"/>
              </w:rPr>
              <w:t>F3</w:t>
            </w:r>
          </w:p>
        </w:tc>
        <w:tc>
          <w:tcPr>
            <w:tcW w:w="2727" w:type="dxa"/>
          </w:tcPr>
          <w:p w14:paraId="6593CD6D" w14:textId="77777777" w:rsidR="00852DBA" w:rsidRPr="00A61E93" w:rsidRDefault="00852DBA" w:rsidP="00852DB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61E93">
              <w:rPr>
                <w:rFonts w:asciiTheme="majorBidi" w:hAnsiTheme="majorBidi" w:cstheme="majorBidi"/>
                <w:sz w:val="20"/>
                <w:szCs w:val="20"/>
              </w:rPr>
              <w:t>Sustav mora omogućiti prikaz svih generiranih podataka na korisničkom sučelju.</w:t>
            </w:r>
          </w:p>
        </w:tc>
        <w:tc>
          <w:tcPr>
            <w:tcW w:w="2376" w:type="dxa"/>
          </w:tcPr>
          <w:p w14:paraId="0867A2BA" w14:textId="60928398" w:rsidR="00852DBA" w:rsidRPr="00A61E93" w:rsidRDefault="00CD5490" w:rsidP="00852DB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61E93">
              <w:rPr>
                <w:rFonts w:asciiTheme="majorBidi" w:hAnsiTheme="majorBidi" w:cstheme="majorBidi"/>
                <w:sz w:val="20"/>
                <w:szCs w:val="20"/>
              </w:rPr>
              <w:t xml:space="preserve">Korisničko sučelje, pristupna točka za korisničko sučelje, Socket.io događaj </w:t>
            </w:r>
            <w:r w:rsidRPr="00D7257D">
              <w:rPr>
                <w:rFonts w:ascii="Consolas" w:hAnsi="Consolas" w:cstheme="majorBidi"/>
                <w:sz w:val="20"/>
                <w:szCs w:val="20"/>
              </w:rPr>
              <w:t>new-data</w:t>
            </w:r>
          </w:p>
        </w:tc>
        <w:tc>
          <w:tcPr>
            <w:tcW w:w="2971" w:type="dxa"/>
          </w:tcPr>
          <w:p w14:paraId="723CB7CB" w14:textId="14291DC4" w:rsidR="00852DBA" w:rsidRPr="00A61E93" w:rsidRDefault="00852DBA" w:rsidP="00852DB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61E93">
              <w:rPr>
                <w:rFonts w:asciiTheme="majorBidi" w:hAnsiTheme="majorBidi" w:cstheme="majorBidi"/>
                <w:sz w:val="20"/>
                <w:szCs w:val="20"/>
              </w:rPr>
              <w:t>Pokrenuti sustav zajedno s proizvoljnim brojem uređaja na jednu minutu. Nakon toga provjeriti ispis na korisničkom sučelju i usporediti ga s generiranim podacima.</w:t>
            </w:r>
          </w:p>
        </w:tc>
      </w:tr>
      <w:tr w:rsidR="00852DBA" w:rsidRPr="00D7257D" w14:paraId="0370EB25" w14:textId="77777777" w:rsidTr="00C57F17">
        <w:tc>
          <w:tcPr>
            <w:cnfStyle w:val="001000000000" w:firstRow="0" w:lastRow="0" w:firstColumn="1" w:lastColumn="0" w:oddVBand="0" w:evenVBand="0" w:oddHBand="0" w:evenHBand="0" w:firstRowFirstColumn="0" w:firstRowLastColumn="0" w:lastRowFirstColumn="0" w:lastRowLastColumn="0"/>
            <w:tcW w:w="988" w:type="dxa"/>
          </w:tcPr>
          <w:p w14:paraId="2D631F3A" w14:textId="77777777" w:rsidR="00852DBA" w:rsidRPr="00A61E93" w:rsidRDefault="00852DBA" w:rsidP="00852DBA">
            <w:pPr>
              <w:spacing w:line="360" w:lineRule="auto"/>
              <w:jc w:val="center"/>
              <w:rPr>
                <w:rFonts w:asciiTheme="majorBidi" w:hAnsiTheme="majorBidi" w:cstheme="majorBidi"/>
                <w:sz w:val="20"/>
                <w:szCs w:val="20"/>
              </w:rPr>
            </w:pPr>
            <w:r w:rsidRPr="00A61E93">
              <w:rPr>
                <w:rFonts w:asciiTheme="majorBidi" w:hAnsiTheme="majorBidi" w:cstheme="majorBidi"/>
                <w:sz w:val="20"/>
                <w:szCs w:val="20"/>
              </w:rPr>
              <w:t>F4</w:t>
            </w:r>
          </w:p>
        </w:tc>
        <w:tc>
          <w:tcPr>
            <w:tcW w:w="2727" w:type="dxa"/>
          </w:tcPr>
          <w:p w14:paraId="4EB1C2D2" w14:textId="77777777" w:rsidR="00852DBA" w:rsidRPr="00A61E93" w:rsidRDefault="00852DBA" w:rsidP="00852DB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61E93">
              <w:rPr>
                <w:rFonts w:asciiTheme="majorBidi" w:hAnsiTheme="majorBidi" w:cstheme="majorBidi"/>
                <w:sz w:val="20"/>
                <w:szCs w:val="20"/>
              </w:rPr>
              <w:t>Sustav mora omogućiti prikaz trenutno povezanih uređaja na korisničkom sučelju.</w:t>
            </w:r>
          </w:p>
        </w:tc>
        <w:tc>
          <w:tcPr>
            <w:tcW w:w="2376" w:type="dxa"/>
          </w:tcPr>
          <w:p w14:paraId="385C7E97" w14:textId="6CC8E573" w:rsidR="00852DBA" w:rsidRPr="00A61E93" w:rsidRDefault="00A4648B" w:rsidP="00852DBA">
            <w:pPr>
              <w:spacing w:line="360" w:lineRule="auto"/>
              <w:jc w:val="center"/>
              <w:cnfStyle w:val="000000000000" w:firstRow="0" w:lastRow="0" w:firstColumn="0" w:lastColumn="0" w:oddVBand="0" w:evenVBand="0" w:oddHBand="0" w:evenHBand="0" w:firstRowFirstColumn="0" w:firstRowLastColumn="0" w:lastRowFirstColumn="0" w:lastRowLastColumn="0"/>
              <w:rPr>
                <w:rFonts w:ascii="Consolas" w:hAnsi="Consolas" w:cstheme="majorBidi"/>
                <w:sz w:val="20"/>
                <w:szCs w:val="20"/>
              </w:rPr>
            </w:pPr>
            <w:r w:rsidRPr="00A61E93">
              <w:rPr>
                <w:rFonts w:asciiTheme="majorBidi" w:hAnsiTheme="majorBidi" w:cstheme="majorBidi"/>
                <w:sz w:val="20"/>
                <w:szCs w:val="20"/>
              </w:rPr>
              <w:t xml:space="preserve">Korisničko sučelje, </w:t>
            </w:r>
            <w:r w:rsidR="00461B0B" w:rsidRPr="00A61E93">
              <w:rPr>
                <w:rFonts w:asciiTheme="majorBidi" w:hAnsiTheme="majorBidi" w:cstheme="majorBidi"/>
                <w:sz w:val="20"/>
                <w:szCs w:val="20"/>
              </w:rPr>
              <w:t xml:space="preserve">pristupna točka za korisničko sučelje, </w:t>
            </w:r>
            <w:r w:rsidR="0029561F" w:rsidRPr="00A61E93">
              <w:rPr>
                <w:rFonts w:asciiTheme="majorBidi" w:hAnsiTheme="majorBidi" w:cstheme="majorBidi"/>
                <w:sz w:val="20"/>
                <w:szCs w:val="20"/>
              </w:rPr>
              <w:t xml:space="preserve">Socket.io </w:t>
            </w:r>
            <w:r w:rsidR="00461B0B" w:rsidRPr="00A61E93">
              <w:rPr>
                <w:rFonts w:asciiTheme="majorBidi" w:hAnsiTheme="majorBidi" w:cstheme="majorBidi"/>
                <w:sz w:val="20"/>
                <w:szCs w:val="20"/>
              </w:rPr>
              <w:t>događaj</w:t>
            </w:r>
            <w:r w:rsidR="0029561F" w:rsidRPr="00A61E93">
              <w:rPr>
                <w:rFonts w:asciiTheme="majorBidi" w:hAnsiTheme="majorBidi" w:cstheme="majorBidi"/>
                <w:sz w:val="20"/>
                <w:szCs w:val="20"/>
              </w:rPr>
              <w:t xml:space="preserve"> </w:t>
            </w:r>
            <w:r w:rsidR="0029561F" w:rsidRPr="00D7257D">
              <w:rPr>
                <w:rFonts w:ascii="Consolas" w:hAnsi="Consolas" w:cstheme="majorBidi"/>
                <w:sz w:val="20"/>
                <w:szCs w:val="20"/>
              </w:rPr>
              <w:t>devices-update</w:t>
            </w:r>
            <w:r w:rsidR="0029561F" w:rsidRPr="00A61E93">
              <w:rPr>
                <w:rFonts w:asciiTheme="majorBidi" w:hAnsiTheme="majorBidi" w:cstheme="majorBidi"/>
                <w:sz w:val="20"/>
                <w:szCs w:val="20"/>
              </w:rPr>
              <w:t xml:space="preserve">, NATS predmeti </w:t>
            </w:r>
            <w:r w:rsidR="00F20146" w:rsidRPr="00D7257D">
              <w:rPr>
                <w:rFonts w:ascii="Consolas" w:hAnsi="Consolas" w:cstheme="majorBidi"/>
                <w:sz w:val="20"/>
                <w:szCs w:val="20"/>
              </w:rPr>
              <w:t xml:space="preserve">devices.status </w:t>
            </w:r>
            <w:r w:rsidR="00F20146" w:rsidRPr="00A61E93">
              <w:rPr>
                <w:rFonts w:asciiTheme="majorBidi" w:hAnsiTheme="majorBidi" w:cstheme="majorBidi"/>
                <w:sz w:val="20"/>
                <w:szCs w:val="20"/>
              </w:rPr>
              <w:t xml:space="preserve">i </w:t>
            </w:r>
            <w:r w:rsidR="00F20146" w:rsidRPr="00D7257D">
              <w:rPr>
                <w:rFonts w:ascii="Consolas" w:hAnsi="Consolas" w:cstheme="majorBidi"/>
                <w:sz w:val="20"/>
                <w:szCs w:val="20"/>
              </w:rPr>
              <w:t>devices.list</w:t>
            </w:r>
            <w:r w:rsidR="00461B0B" w:rsidRPr="00A61E93">
              <w:rPr>
                <w:rFonts w:asciiTheme="majorBidi" w:hAnsiTheme="majorBidi" w:cstheme="majorBidi"/>
                <w:sz w:val="20"/>
                <w:szCs w:val="20"/>
              </w:rPr>
              <w:t xml:space="preserve"> </w:t>
            </w:r>
          </w:p>
        </w:tc>
        <w:tc>
          <w:tcPr>
            <w:tcW w:w="2971" w:type="dxa"/>
          </w:tcPr>
          <w:p w14:paraId="148BC876" w14:textId="2042A910" w:rsidR="00852DBA" w:rsidRPr="00A61E93" w:rsidRDefault="00852DBA" w:rsidP="00852DB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61E93">
              <w:rPr>
                <w:rFonts w:asciiTheme="majorBidi" w:hAnsiTheme="majorBidi" w:cstheme="majorBidi"/>
                <w:sz w:val="20"/>
                <w:szCs w:val="20"/>
              </w:rPr>
              <w:t>Pokrenuti sustav zajedno s proizvoljnim brojem uređaja. Provjeriti prikaz uređaja na korisničkom sučelju. Dodavati i uklanjati uređaje te pratiti stanje prikaza na korisničkom sučelju.</w:t>
            </w:r>
          </w:p>
        </w:tc>
      </w:tr>
      <w:tr w:rsidR="00852DBA" w:rsidRPr="00D7257D" w14:paraId="28E601E2" w14:textId="77777777"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DF9A650" w14:textId="77777777" w:rsidR="00852DBA" w:rsidRPr="00A61E93" w:rsidRDefault="00852DBA" w:rsidP="00852DBA">
            <w:pPr>
              <w:spacing w:line="360" w:lineRule="auto"/>
              <w:jc w:val="center"/>
              <w:rPr>
                <w:rFonts w:asciiTheme="majorBidi" w:hAnsiTheme="majorBidi" w:cstheme="majorBidi"/>
                <w:sz w:val="20"/>
                <w:szCs w:val="20"/>
              </w:rPr>
            </w:pPr>
            <w:r w:rsidRPr="00A61E93">
              <w:rPr>
                <w:rFonts w:asciiTheme="majorBidi" w:hAnsiTheme="majorBidi" w:cstheme="majorBidi"/>
                <w:sz w:val="20"/>
                <w:szCs w:val="20"/>
              </w:rPr>
              <w:t>F5</w:t>
            </w:r>
          </w:p>
        </w:tc>
        <w:tc>
          <w:tcPr>
            <w:tcW w:w="2727" w:type="dxa"/>
          </w:tcPr>
          <w:p w14:paraId="0D6E0390" w14:textId="77777777" w:rsidR="00852DBA" w:rsidRPr="00A61E93" w:rsidRDefault="00852DBA" w:rsidP="00852DB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61E93">
              <w:rPr>
                <w:rFonts w:asciiTheme="majorBidi" w:hAnsiTheme="majorBidi" w:cstheme="majorBidi"/>
                <w:sz w:val="20"/>
                <w:szCs w:val="20"/>
              </w:rPr>
              <w:t>Sustav mora omogućiti korisnicima zadavanje naredbi uređajima za trenutno slanje podataka.</w:t>
            </w:r>
          </w:p>
        </w:tc>
        <w:tc>
          <w:tcPr>
            <w:tcW w:w="2376" w:type="dxa"/>
          </w:tcPr>
          <w:p w14:paraId="536A8C96" w14:textId="56F82257" w:rsidR="00852DBA" w:rsidRPr="00D7257D" w:rsidRDefault="00985A5E" w:rsidP="00852DBA">
            <w:pPr>
              <w:spacing w:line="360" w:lineRule="auto"/>
              <w:jc w:val="center"/>
              <w:cnfStyle w:val="000000100000" w:firstRow="0" w:lastRow="0" w:firstColumn="0" w:lastColumn="0" w:oddVBand="0" w:evenVBand="0" w:oddHBand="1" w:evenHBand="0" w:firstRowFirstColumn="0" w:firstRowLastColumn="0" w:lastRowFirstColumn="0" w:lastRowLastColumn="0"/>
              <w:rPr>
                <w:rFonts w:ascii="Consolas" w:hAnsi="Consolas" w:cstheme="majorBidi"/>
                <w:sz w:val="20"/>
                <w:szCs w:val="20"/>
              </w:rPr>
            </w:pPr>
            <w:r w:rsidRPr="00A61E93">
              <w:rPr>
                <w:rFonts w:asciiTheme="majorBidi" w:hAnsiTheme="majorBidi" w:cstheme="majorBidi"/>
                <w:sz w:val="20"/>
                <w:szCs w:val="20"/>
              </w:rPr>
              <w:t xml:space="preserve">Korisničko sučelje, Socket.io događaji </w:t>
            </w:r>
            <w:r w:rsidRPr="00D7257D">
              <w:rPr>
                <w:rFonts w:ascii="Consolas" w:hAnsi="Consolas" w:cstheme="majorBidi"/>
                <w:sz w:val="20"/>
                <w:szCs w:val="20"/>
              </w:rPr>
              <w:t xml:space="preserve">request-data </w:t>
            </w:r>
            <w:r w:rsidRPr="00A61E93">
              <w:rPr>
                <w:rFonts w:asciiTheme="majorBidi" w:hAnsiTheme="majorBidi" w:cstheme="majorBidi"/>
                <w:sz w:val="20"/>
                <w:szCs w:val="20"/>
              </w:rPr>
              <w:t>i</w:t>
            </w:r>
            <w:r w:rsidRPr="00D7257D">
              <w:rPr>
                <w:rFonts w:ascii="Consolas" w:hAnsi="Consolas" w:cstheme="majorBidi"/>
                <w:sz w:val="20"/>
                <w:szCs w:val="20"/>
              </w:rPr>
              <w:t xml:space="preserve"> send-data-now</w:t>
            </w:r>
            <w:r w:rsidRPr="00A61E93">
              <w:rPr>
                <w:rFonts w:asciiTheme="majorBidi" w:hAnsiTheme="majorBidi" w:cstheme="majorBidi"/>
                <w:sz w:val="20"/>
                <w:szCs w:val="20"/>
              </w:rPr>
              <w:t>, NATS predmet</w:t>
            </w:r>
            <w:r w:rsidR="00762B27" w:rsidRPr="00A61E93">
              <w:rPr>
                <w:rFonts w:asciiTheme="majorBidi" w:hAnsiTheme="majorBidi" w:cstheme="majorBidi"/>
                <w:sz w:val="20"/>
                <w:szCs w:val="20"/>
              </w:rPr>
              <w:t>i</w:t>
            </w:r>
            <w:r w:rsidRPr="00A61E93">
              <w:rPr>
                <w:rFonts w:asciiTheme="majorBidi" w:hAnsiTheme="majorBidi" w:cstheme="majorBidi"/>
                <w:sz w:val="20"/>
                <w:szCs w:val="20"/>
              </w:rPr>
              <w:t xml:space="preserve"> </w:t>
            </w:r>
            <w:r w:rsidRPr="00D7257D">
              <w:rPr>
                <w:rFonts w:ascii="Consolas" w:hAnsi="Consolas" w:cstheme="majorBidi"/>
                <w:sz w:val="20"/>
                <w:szCs w:val="20"/>
              </w:rPr>
              <w:lastRenderedPageBreak/>
              <w:t>devices.commands.[</w:t>
            </w:r>
            <w:r w:rsidR="00762B27" w:rsidRPr="00D7257D">
              <w:rPr>
                <w:rFonts w:ascii="Consolas" w:hAnsi="Consolas" w:cstheme="majorBidi"/>
                <w:sz w:val="20"/>
                <w:szCs w:val="20"/>
              </w:rPr>
              <w:t>UREĐAJ_ID</w:t>
            </w:r>
            <w:r w:rsidRPr="00D7257D">
              <w:rPr>
                <w:rFonts w:ascii="Consolas" w:hAnsi="Consolas" w:cstheme="majorBidi"/>
                <w:sz w:val="20"/>
                <w:szCs w:val="20"/>
              </w:rPr>
              <w:t>]</w:t>
            </w:r>
          </w:p>
        </w:tc>
        <w:tc>
          <w:tcPr>
            <w:tcW w:w="2971" w:type="dxa"/>
          </w:tcPr>
          <w:p w14:paraId="508B5D24" w14:textId="4ED4C3DB" w:rsidR="00852DBA" w:rsidRPr="00A61E93" w:rsidRDefault="00852DBA" w:rsidP="00852DB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61E93">
              <w:rPr>
                <w:rFonts w:asciiTheme="majorBidi" w:hAnsiTheme="majorBidi" w:cstheme="majorBidi"/>
                <w:sz w:val="20"/>
                <w:szCs w:val="20"/>
              </w:rPr>
              <w:lastRenderedPageBreak/>
              <w:t>Pokrenuti sustav zajedno s barem dva uređaja. Pokušati poslati po nekoliko naredbi svakom od njih. Pratiti ispis na korisničkom sučelju.</w:t>
            </w:r>
          </w:p>
        </w:tc>
      </w:tr>
      <w:tr w:rsidR="00852DBA" w:rsidRPr="00D7257D" w14:paraId="43466DAB" w14:textId="77777777" w:rsidTr="00C57F17">
        <w:tc>
          <w:tcPr>
            <w:cnfStyle w:val="001000000000" w:firstRow="0" w:lastRow="0" w:firstColumn="1" w:lastColumn="0" w:oddVBand="0" w:evenVBand="0" w:oddHBand="0" w:evenHBand="0" w:firstRowFirstColumn="0" w:firstRowLastColumn="0" w:lastRowFirstColumn="0" w:lastRowLastColumn="0"/>
            <w:tcW w:w="988" w:type="dxa"/>
          </w:tcPr>
          <w:p w14:paraId="1AE30116" w14:textId="77777777" w:rsidR="00852DBA" w:rsidRPr="00A61E93" w:rsidRDefault="00852DBA" w:rsidP="00852DBA">
            <w:pPr>
              <w:spacing w:line="360" w:lineRule="auto"/>
              <w:jc w:val="center"/>
              <w:rPr>
                <w:rFonts w:asciiTheme="majorBidi" w:hAnsiTheme="majorBidi" w:cstheme="majorBidi"/>
                <w:sz w:val="20"/>
                <w:szCs w:val="20"/>
              </w:rPr>
            </w:pPr>
            <w:r w:rsidRPr="00A61E93">
              <w:rPr>
                <w:rFonts w:asciiTheme="majorBidi" w:hAnsiTheme="majorBidi" w:cstheme="majorBidi"/>
                <w:sz w:val="20"/>
                <w:szCs w:val="20"/>
              </w:rPr>
              <w:t>F6</w:t>
            </w:r>
          </w:p>
        </w:tc>
        <w:tc>
          <w:tcPr>
            <w:tcW w:w="2727" w:type="dxa"/>
          </w:tcPr>
          <w:p w14:paraId="11AD757F" w14:textId="77777777" w:rsidR="00852DBA" w:rsidRPr="00A61E93" w:rsidRDefault="00852DBA" w:rsidP="00852DB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61E93">
              <w:rPr>
                <w:rFonts w:asciiTheme="majorBidi" w:hAnsiTheme="majorBidi" w:cstheme="majorBidi"/>
                <w:sz w:val="20"/>
                <w:szCs w:val="20"/>
              </w:rPr>
              <w:t>Sustav mora omogućiti razlikovanje pohranjenih i nepohranjenih podataka na temelju prikaza na korisničkom sučelju.</w:t>
            </w:r>
          </w:p>
        </w:tc>
        <w:tc>
          <w:tcPr>
            <w:tcW w:w="2376" w:type="dxa"/>
          </w:tcPr>
          <w:p w14:paraId="29F23828" w14:textId="7BF9A974" w:rsidR="00852DBA" w:rsidRPr="00A61E93" w:rsidRDefault="00762B27" w:rsidP="00852DB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61E93">
              <w:rPr>
                <w:rFonts w:asciiTheme="majorBidi" w:hAnsiTheme="majorBidi" w:cstheme="majorBidi"/>
                <w:sz w:val="20"/>
                <w:szCs w:val="20"/>
              </w:rPr>
              <w:t xml:space="preserve">Korisničko sučelje, Socket.io događaji </w:t>
            </w:r>
            <w:r w:rsidRPr="00D7257D">
              <w:rPr>
                <w:rFonts w:ascii="Consolas" w:hAnsi="Consolas" w:cstheme="majorBidi"/>
                <w:sz w:val="20"/>
                <w:szCs w:val="20"/>
              </w:rPr>
              <w:t xml:space="preserve">new-data </w:t>
            </w:r>
            <w:r w:rsidRPr="00A61E93">
              <w:rPr>
                <w:rFonts w:asciiTheme="majorBidi" w:hAnsiTheme="majorBidi" w:cstheme="majorBidi"/>
                <w:sz w:val="20"/>
                <w:szCs w:val="20"/>
              </w:rPr>
              <w:t xml:space="preserve">i </w:t>
            </w:r>
            <w:r w:rsidRPr="00D7257D">
              <w:rPr>
                <w:rFonts w:ascii="Consolas" w:hAnsi="Consolas" w:cstheme="majorBidi"/>
                <w:sz w:val="20"/>
                <w:szCs w:val="20"/>
              </w:rPr>
              <w:t>database-data</w:t>
            </w:r>
            <w:r w:rsidRPr="00A61E93">
              <w:rPr>
                <w:rFonts w:asciiTheme="majorBidi" w:hAnsiTheme="majorBidi" w:cstheme="majorBidi"/>
                <w:sz w:val="20"/>
                <w:szCs w:val="20"/>
              </w:rPr>
              <w:t>.</w:t>
            </w:r>
          </w:p>
        </w:tc>
        <w:tc>
          <w:tcPr>
            <w:tcW w:w="2971" w:type="dxa"/>
          </w:tcPr>
          <w:p w14:paraId="46814E12" w14:textId="2FBE132B" w:rsidR="00852DBA" w:rsidRPr="00A61E93" w:rsidRDefault="00852DBA" w:rsidP="00852DB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61E93">
              <w:rPr>
                <w:rFonts w:asciiTheme="majorBidi" w:hAnsiTheme="majorBidi" w:cstheme="majorBidi"/>
                <w:sz w:val="20"/>
                <w:szCs w:val="20"/>
              </w:rPr>
              <w:t>Pokrenuti sustav bez komponente za pohranu i obradu podataka te pratiti prikaz podataka na korisničkom sučelju. Zatim pokrenuti komponentu za pohranu i obradu podataka te pratiti prikaz na korisničkom sučelju.</w:t>
            </w:r>
          </w:p>
        </w:tc>
      </w:tr>
      <w:tr w:rsidR="00852DBA" w:rsidRPr="00D7257D" w14:paraId="4902FC5E" w14:textId="77777777"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FEA11E8" w14:textId="77777777" w:rsidR="00852DBA" w:rsidRPr="00A61E93" w:rsidRDefault="00852DBA" w:rsidP="00852DBA">
            <w:pPr>
              <w:spacing w:line="360" w:lineRule="auto"/>
              <w:jc w:val="center"/>
              <w:rPr>
                <w:rFonts w:asciiTheme="majorBidi" w:hAnsiTheme="majorBidi" w:cstheme="majorBidi"/>
                <w:sz w:val="20"/>
                <w:szCs w:val="20"/>
              </w:rPr>
            </w:pPr>
            <w:r w:rsidRPr="00A61E93">
              <w:rPr>
                <w:rFonts w:asciiTheme="majorBidi" w:hAnsiTheme="majorBidi" w:cstheme="majorBidi"/>
                <w:sz w:val="20"/>
                <w:szCs w:val="20"/>
              </w:rPr>
              <w:t>F7</w:t>
            </w:r>
          </w:p>
        </w:tc>
        <w:tc>
          <w:tcPr>
            <w:tcW w:w="2727" w:type="dxa"/>
          </w:tcPr>
          <w:p w14:paraId="51BDFAD9" w14:textId="77777777" w:rsidR="00852DBA" w:rsidRPr="00A61E93" w:rsidRDefault="00852DBA" w:rsidP="00852DB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61E93">
              <w:rPr>
                <w:rFonts w:asciiTheme="majorBidi" w:hAnsiTheme="majorBidi" w:cstheme="majorBidi"/>
                <w:sz w:val="20"/>
                <w:szCs w:val="20"/>
              </w:rPr>
              <w:t>Sustav mora omogućiti prikaz povijesnih podataka.</w:t>
            </w:r>
          </w:p>
        </w:tc>
        <w:tc>
          <w:tcPr>
            <w:tcW w:w="2376" w:type="dxa"/>
          </w:tcPr>
          <w:p w14:paraId="62DCEB13" w14:textId="070DAE7D" w:rsidR="00852DBA" w:rsidRPr="00D7257D" w:rsidRDefault="00762B27" w:rsidP="00852DBA">
            <w:pPr>
              <w:spacing w:line="360" w:lineRule="auto"/>
              <w:jc w:val="center"/>
              <w:cnfStyle w:val="000000100000" w:firstRow="0" w:lastRow="0" w:firstColumn="0" w:lastColumn="0" w:oddVBand="0" w:evenVBand="0" w:oddHBand="1" w:evenHBand="0" w:firstRowFirstColumn="0" w:firstRowLastColumn="0" w:lastRowFirstColumn="0" w:lastRowLastColumn="0"/>
              <w:rPr>
                <w:rFonts w:ascii="Consolas" w:hAnsi="Consolas" w:cstheme="majorBidi"/>
                <w:sz w:val="20"/>
                <w:szCs w:val="20"/>
              </w:rPr>
            </w:pPr>
            <w:r w:rsidRPr="00A61E93">
              <w:rPr>
                <w:rFonts w:asciiTheme="majorBidi" w:hAnsiTheme="majorBidi" w:cstheme="majorBidi"/>
                <w:sz w:val="20"/>
                <w:szCs w:val="20"/>
              </w:rPr>
              <w:t xml:space="preserve">Korisničko sučelje, </w:t>
            </w:r>
            <w:r w:rsidR="00025B95" w:rsidRPr="00A61E93">
              <w:rPr>
                <w:rFonts w:asciiTheme="majorBidi" w:hAnsiTheme="majorBidi" w:cstheme="majorBidi"/>
                <w:sz w:val="20"/>
                <w:szCs w:val="20"/>
              </w:rPr>
              <w:t>Pristupna točk</w:t>
            </w:r>
            <w:r w:rsidR="004752A0" w:rsidRPr="00A61E93">
              <w:rPr>
                <w:rFonts w:asciiTheme="majorBidi" w:hAnsiTheme="majorBidi" w:cstheme="majorBidi"/>
                <w:sz w:val="20"/>
                <w:szCs w:val="20"/>
              </w:rPr>
              <w:t>a za korisničko sučelje</w:t>
            </w:r>
            <w:r w:rsidRPr="00A61E93">
              <w:rPr>
                <w:rFonts w:asciiTheme="majorBidi" w:hAnsiTheme="majorBidi" w:cstheme="majorBidi"/>
                <w:sz w:val="20"/>
                <w:szCs w:val="20"/>
              </w:rPr>
              <w:t xml:space="preserve">, </w:t>
            </w:r>
            <w:r w:rsidR="00025B95" w:rsidRPr="00A61E93">
              <w:rPr>
                <w:rFonts w:asciiTheme="majorBidi" w:hAnsiTheme="majorBidi" w:cstheme="majorBidi"/>
                <w:sz w:val="20"/>
                <w:szCs w:val="20"/>
              </w:rPr>
              <w:t xml:space="preserve">HTTP krajnja točka </w:t>
            </w:r>
            <w:r w:rsidR="00025B95" w:rsidRPr="00D7257D">
              <w:rPr>
                <w:rFonts w:ascii="Consolas" w:hAnsi="Consolas" w:cstheme="majorBidi"/>
                <w:sz w:val="20"/>
                <w:szCs w:val="20"/>
              </w:rPr>
              <w:t>/podaci</w:t>
            </w:r>
            <w:r w:rsidR="004752A0" w:rsidRPr="00D7257D">
              <w:rPr>
                <w:rFonts w:ascii="Consolas" w:hAnsi="Consolas" w:cstheme="majorBidi"/>
                <w:sz w:val="20"/>
                <w:szCs w:val="20"/>
              </w:rPr>
              <w:t xml:space="preserve"> </w:t>
            </w:r>
            <w:r w:rsidR="004752A0" w:rsidRPr="00A61E93">
              <w:rPr>
                <w:rFonts w:asciiTheme="majorBidi" w:hAnsiTheme="majorBidi" w:cstheme="majorBidi"/>
                <w:sz w:val="20"/>
                <w:szCs w:val="20"/>
              </w:rPr>
              <w:t xml:space="preserve">s metodom </w:t>
            </w:r>
            <w:r w:rsidR="004752A0" w:rsidRPr="00D7257D">
              <w:rPr>
                <w:rFonts w:ascii="Consolas" w:hAnsi="Consolas" w:cstheme="majorBidi"/>
                <w:sz w:val="20"/>
                <w:szCs w:val="20"/>
              </w:rPr>
              <w:t>GET</w:t>
            </w:r>
          </w:p>
        </w:tc>
        <w:tc>
          <w:tcPr>
            <w:tcW w:w="2971" w:type="dxa"/>
          </w:tcPr>
          <w:p w14:paraId="004D438F" w14:textId="793E3750" w:rsidR="00852DBA" w:rsidRPr="00A61E93" w:rsidRDefault="00852DBA" w:rsidP="00852DB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61E93">
              <w:rPr>
                <w:rFonts w:asciiTheme="majorBidi" w:hAnsiTheme="majorBidi" w:cstheme="majorBidi"/>
                <w:sz w:val="20"/>
                <w:szCs w:val="20"/>
              </w:rPr>
              <w:t>Pokrenuti sustav bez uređaja te pratiti prikaz na korisničkom sučelju. Usporediti ga sa sadržajem baze podataka.</w:t>
            </w:r>
          </w:p>
        </w:tc>
      </w:tr>
      <w:tr w:rsidR="00852DBA" w:rsidRPr="00D7257D" w14:paraId="705A15FC" w14:textId="77777777" w:rsidTr="00C57F17">
        <w:tc>
          <w:tcPr>
            <w:cnfStyle w:val="001000000000" w:firstRow="0" w:lastRow="0" w:firstColumn="1" w:lastColumn="0" w:oddVBand="0" w:evenVBand="0" w:oddHBand="0" w:evenHBand="0" w:firstRowFirstColumn="0" w:firstRowLastColumn="0" w:lastRowFirstColumn="0" w:lastRowLastColumn="0"/>
            <w:tcW w:w="988" w:type="dxa"/>
          </w:tcPr>
          <w:p w14:paraId="12989072" w14:textId="77777777" w:rsidR="00852DBA" w:rsidRPr="00A61E93" w:rsidRDefault="00852DBA" w:rsidP="00852DBA">
            <w:pPr>
              <w:spacing w:line="360" w:lineRule="auto"/>
              <w:jc w:val="center"/>
              <w:rPr>
                <w:rFonts w:asciiTheme="majorBidi" w:hAnsiTheme="majorBidi" w:cstheme="majorBidi"/>
                <w:sz w:val="20"/>
                <w:szCs w:val="20"/>
              </w:rPr>
            </w:pPr>
            <w:r w:rsidRPr="00A61E93">
              <w:rPr>
                <w:rFonts w:asciiTheme="majorBidi" w:hAnsiTheme="majorBidi" w:cstheme="majorBidi"/>
                <w:sz w:val="20"/>
                <w:szCs w:val="20"/>
              </w:rPr>
              <w:t>F8</w:t>
            </w:r>
          </w:p>
        </w:tc>
        <w:tc>
          <w:tcPr>
            <w:tcW w:w="2727" w:type="dxa"/>
          </w:tcPr>
          <w:p w14:paraId="01EA2748" w14:textId="77777777" w:rsidR="00852DBA" w:rsidRPr="00A61E93" w:rsidRDefault="00852DBA" w:rsidP="00852DB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61E93">
              <w:rPr>
                <w:rFonts w:asciiTheme="majorBidi" w:hAnsiTheme="majorBidi" w:cstheme="majorBidi"/>
                <w:sz w:val="20"/>
                <w:szCs w:val="20"/>
              </w:rPr>
              <w:t>Sustav mora omogućiti brisanje svih podataka.</w:t>
            </w:r>
          </w:p>
        </w:tc>
        <w:tc>
          <w:tcPr>
            <w:tcW w:w="2376" w:type="dxa"/>
          </w:tcPr>
          <w:p w14:paraId="3DD69979" w14:textId="7A16502B" w:rsidR="00852DBA" w:rsidRPr="00D7257D" w:rsidRDefault="00025B95" w:rsidP="00852DBA">
            <w:pPr>
              <w:spacing w:line="360" w:lineRule="auto"/>
              <w:jc w:val="center"/>
              <w:cnfStyle w:val="000000000000" w:firstRow="0" w:lastRow="0" w:firstColumn="0" w:lastColumn="0" w:oddVBand="0" w:evenVBand="0" w:oddHBand="0" w:evenHBand="0" w:firstRowFirstColumn="0" w:firstRowLastColumn="0" w:lastRowFirstColumn="0" w:lastRowLastColumn="0"/>
              <w:rPr>
                <w:rFonts w:ascii="Consolas" w:hAnsi="Consolas" w:cstheme="majorBidi"/>
                <w:sz w:val="20"/>
                <w:szCs w:val="20"/>
              </w:rPr>
            </w:pPr>
            <w:r w:rsidRPr="00A61E93">
              <w:rPr>
                <w:rFonts w:asciiTheme="majorBidi" w:hAnsiTheme="majorBidi" w:cstheme="majorBidi"/>
                <w:sz w:val="20"/>
                <w:szCs w:val="20"/>
              </w:rPr>
              <w:t>Korisničko sučelje, Pristupna točka za korisničko sučelje</w:t>
            </w:r>
            <w:r w:rsidR="004752A0" w:rsidRPr="00A61E93">
              <w:rPr>
                <w:rFonts w:asciiTheme="majorBidi" w:hAnsiTheme="majorBidi" w:cstheme="majorBidi"/>
                <w:sz w:val="20"/>
                <w:szCs w:val="20"/>
              </w:rPr>
              <w:t xml:space="preserve">, HTTP krajnja točka </w:t>
            </w:r>
            <w:r w:rsidR="004752A0" w:rsidRPr="00D7257D">
              <w:rPr>
                <w:rFonts w:ascii="Consolas" w:hAnsi="Consolas" w:cstheme="majorBidi"/>
                <w:sz w:val="20"/>
                <w:szCs w:val="20"/>
              </w:rPr>
              <w:t xml:space="preserve">/podaci </w:t>
            </w:r>
            <w:r w:rsidR="004752A0" w:rsidRPr="00A61E93">
              <w:rPr>
                <w:rFonts w:asciiTheme="majorBidi" w:hAnsiTheme="majorBidi" w:cstheme="majorBidi"/>
                <w:sz w:val="20"/>
                <w:szCs w:val="20"/>
              </w:rPr>
              <w:t xml:space="preserve">s metodom </w:t>
            </w:r>
            <w:r w:rsidR="004752A0" w:rsidRPr="00D7257D">
              <w:rPr>
                <w:rFonts w:ascii="Consolas" w:hAnsi="Consolas" w:cstheme="majorBidi"/>
                <w:sz w:val="20"/>
                <w:szCs w:val="20"/>
              </w:rPr>
              <w:t>DELETE</w:t>
            </w:r>
          </w:p>
        </w:tc>
        <w:tc>
          <w:tcPr>
            <w:tcW w:w="2971" w:type="dxa"/>
          </w:tcPr>
          <w:p w14:paraId="0EF19BAC" w14:textId="604E7B21" w:rsidR="00852DBA" w:rsidRPr="00A61E93" w:rsidRDefault="00852DBA" w:rsidP="00852DB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61E93">
              <w:rPr>
                <w:rFonts w:asciiTheme="majorBidi" w:hAnsiTheme="majorBidi" w:cstheme="majorBidi"/>
                <w:sz w:val="20"/>
                <w:szCs w:val="20"/>
              </w:rPr>
              <w:t>Pokrenuti sustav s proizvoljnim brojem uređaja na jednu minutu. Provjeriti sadržaj baze podataka te prikaz na korisničkom sučelju. Prekinuti rad svih uređaja te inicirati brisanje podataka. Ponovno provjeriti sadržaj baze podataka te prikaz na korisničkom sučelju.</w:t>
            </w:r>
          </w:p>
        </w:tc>
      </w:tr>
    </w:tbl>
    <w:p w14:paraId="68EF76CD" w14:textId="77777777" w:rsidR="008158B1" w:rsidRPr="00D7257D" w:rsidRDefault="008158B1" w:rsidP="000D7F93">
      <w:pPr>
        <w:spacing w:line="360" w:lineRule="auto"/>
        <w:rPr>
          <w:rFonts w:asciiTheme="majorBidi" w:hAnsiTheme="majorBidi" w:cstheme="majorBidi"/>
        </w:rPr>
      </w:pPr>
    </w:p>
    <w:p w14:paraId="6FF2C872" w14:textId="77777777" w:rsidR="005A22F3" w:rsidRPr="00D7257D" w:rsidRDefault="005A22F3" w:rsidP="00711662">
      <w:pPr>
        <w:spacing w:line="360" w:lineRule="auto"/>
        <w:rPr>
          <w:rFonts w:asciiTheme="majorBidi" w:hAnsiTheme="majorBidi" w:cstheme="majorBidi"/>
        </w:rPr>
      </w:pPr>
    </w:p>
    <w:p w14:paraId="5F85A8CF" w14:textId="14AF9E79" w:rsidR="0067357D" w:rsidRPr="00D7257D" w:rsidRDefault="000565C8" w:rsidP="009F0CD4">
      <w:pPr>
        <w:pStyle w:val="Heading1"/>
        <w:rPr>
          <w:lang w:val="hr-HR"/>
        </w:rPr>
      </w:pPr>
      <w:bookmarkStart w:id="30" w:name="_Toc233394040"/>
      <w:r w:rsidRPr="00D7257D">
        <w:rPr>
          <w:lang w:val="hr-HR"/>
        </w:rPr>
        <w:t>Implementacija</w:t>
      </w:r>
      <w:bookmarkEnd w:id="30"/>
    </w:p>
    <w:p w14:paraId="0C29C7F8" w14:textId="12B5B24B" w:rsidR="001B30EA" w:rsidRPr="00D7257D" w:rsidRDefault="001B30EA" w:rsidP="003E1703">
      <w:pPr>
        <w:spacing w:line="360" w:lineRule="auto"/>
        <w:ind w:firstLine="720"/>
        <w:rPr>
          <w:rFonts w:asciiTheme="majorBidi" w:hAnsiTheme="majorBidi" w:cstheme="majorBidi"/>
          <w:b/>
          <w:sz w:val="32"/>
          <w:szCs w:val="32"/>
        </w:rPr>
      </w:pPr>
      <w:r w:rsidRPr="00D7257D">
        <w:rPr>
          <w:rFonts w:asciiTheme="majorBidi" w:hAnsiTheme="majorBidi" w:cstheme="majorBidi"/>
        </w:rPr>
        <w:t>U ovom poglavlju opisuje se implementacija programskog prototipa za prihvat, obradu, pohranu i prikaz događaja u blizu stvarnom vremenu. Poglavlje se nadovezuje na prethodno definirane zahtjeve i arhitekturu sustava te prikazuje kako su pojedine odgovornosti raspodijeljene među simulatorima uređaja, poslužiteljskim komponentama, korisničkim sučeljem i bazom podataka.</w:t>
      </w:r>
    </w:p>
    <w:p w14:paraId="5A972EA9" w14:textId="25CDBD74" w:rsidR="00E81A3E" w:rsidRPr="00D7257D" w:rsidRDefault="007B52F3" w:rsidP="00F459E4">
      <w:pPr>
        <w:spacing w:line="360" w:lineRule="auto"/>
        <w:ind w:firstLine="720"/>
        <w:rPr>
          <w:rFonts w:asciiTheme="majorBidi" w:hAnsiTheme="majorBidi" w:cstheme="majorBidi"/>
        </w:rPr>
      </w:pPr>
      <w:r w:rsidRPr="00D7257D">
        <w:rPr>
          <w:rFonts w:asciiTheme="majorBidi" w:hAnsiTheme="majorBidi" w:cstheme="majorBidi"/>
        </w:rPr>
        <w:t xml:space="preserve">Razvijeni prototip sastoji se od više odvojenih komponenti koje zajedno ostvaruju tok događaja od simuliranog uređaja do korisničkog prikaza i trajne pohrane. Uređaji su </w:t>
      </w:r>
      <w:r w:rsidRPr="00D7257D">
        <w:rPr>
          <w:rFonts w:asciiTheme="majorBidi" w:hAnsiTheme="majorBidi" w:cstheme="majorBidi"/>
        </w:rPr>
        <w:lastRenderedPageBreak/>
        <w:t>implementirani kao Python simulatori, dok je poslužiteljska strana izvedena u okruženju Node.js. Međusobna komunikacija poslužiteljskih komponenti ostvarena je pomoću NATS posrednika poruka, a komunikacija s uređajima i korisničkim sučeljem pomoću Socket.io protokola.</w:t>
      </w:r>
      <w:r w:rsidR="008E265B" w:rsidRPr="00D7257D">
        <w:t xml:space="preserve"> </w:t>
      </w:r>
      <w:r w:rsidR="008E265B" w:rsidRPr="00D7257D">
        <w:rPr>
          <w:rFonts w:asciiTheme="majorBidi" w:hAnsiTheme="majorBidi" w:cstheme="majorBidi"/>
        </w:rPr>
        <w:t>Podjela odgovornosti među komponentama uvedena je kako bi se izbjeglo izravno spajanje svih dijelova sustava. Pristupna točka za uređaje prihvaća događaje i naredbe prema uređajima, sloj obrade preuzima zapisivanje događaja u bazu podataka, a pristupna točka za korisničko sučelje prilagođava događaje web aplikaciji. Takva podjela olakšava kasnije ispitivanje pojedinih dijelova toka obrade i smanjuje međusobnu ovisnost komponenti.</w:t>
      </w:r>
      <w:r w:rsidR="00711662" w:rsidRPr="00D7257D">
        <w:rPr>
          <w:rFonts w:asciiTheme="majorBidi" w:hAnsiTheme="majorBidi" w:cstheme="majorBidi"/>
        </w:rPr>
        <w:t xml:space="preserve"> U tablici 5.1. prikazane su komponente sustava</w:t>
      </w:r>
      <w:r w:rsidR="00844B79" w:rsidRPr="00D7257D">
        <w:rPr>
          <w:rFonts w:asciiTheme="majorBidi" w:hAnsiTheme="majorBidi" w:cstheme="majorBidi"/>
        </w:rPr>
        <w:t xml:space="preserve"> zajedno s korištenim tehnologijama i skupom odgovornosti.</w:t>
      </w:r>
    </w:p>
    <w:p w14:paraId="4546F4A1" w14:textId="5A94779F" w:rsidR="00612066" w:rsidRPr="00D7257D" w:rsidRDefault="00612066" w:rsidP="00612066">
      <w:pPr>
        <w:pStyle w:val="Caption"/>
      </w:pPr>
      <w:bookmarkStart w:id="31" w:name="_Toc233137104"/>
      <w:r w:rsidRPr="00D7257D">
        <w:t xml:space="preserve">Tablica </w:t>
      </w:r>
      <w:r w:rsidR="00F712B9" w:rsidRPr="00D7257D">
        <w:fldChar w:fldCharType="begin"/>
      </w:r>
      <w:r w:rsidR="00F712B9" w:rsidRPr="00D7257D">
        <w:instrText xml:space="preserve"> STYLEREF 1 \s </w:instrText>
      </w:r>
      <w:r w:rsidR="00F712B9" w:rsidRPr="00D7257D">
        <w:fldChar w:fldCharType="separate"/>
      </w:r>
      <w:r w:rsidR="00F712B9" w:rsidRPr="00D7257D">
        <w:rPr>
          <w:cs/>
        </w:rPr>
        <w:t>‎</w:t>
      </w:r>
      <w:r w:rsidR="00F712B9" w:rsidRPr="00D7257D">
        <w:t>5</w:t>
      </w:r>
      <w:r w:rsidR="00F712B9" w:rsidRPr="00D7257D">
        <w:fldChar w:fldCharType="end"/>
      </w:r>
      <w:r w:rsidR="00F712B9" w:rsidRPr="00D7257D">
        <w:t>.</w:t>
      </w:r>
      <w:r w:rsidR="00F712B9" w:rsidRPr="00D7257D">
        <w:fldChar w:fldCharType="begin"/>
      </w:r>
      <w:r w:rsidR="00F712B9" w:rsidRPr="00D7257D">
        <w:instrText xml:space="preserve"> SEQ Tablica \* ARABIC \s 1 </w:instrText>
      </w:r>
      <w:r w:rsidR="00F712B9" w:rsidRPr="00D7257D">
        <w:fldChar w:fldCharType="separate"/>
      </w:r>
      <w:r w:rsidR="00F712B9" w:rsidRPr="00D7257D">
        <w:t>1</w:t>
      </w:r>
      <w:r w:rsidR="00F712B9" w:rsidRPr="00D7257D">
        <w:fldChar w:fldCharType="end"/>
      </w:r>
      <w:r w:rsidRPr="00D7257D">
        <w:t>. Komponente sustava, korištene tehnologije i odgovornosti</w:t>
      </w:r>
      <w:bookmarkEnd w:id="31"/>
    </w:p>
    <w:tbl>
      <w:tblPr>
        <w:tblStyle w:val="GridTable4-Accent6"/>
        <w:tblW w:w="0" w:type="auto"/>
        <w:tblLook w:val="04A0" w:firstRow="1" w:lastRow="0" w:firstColumn="1" w:lastColumn="0" w:noHBand="0" w:noVBand="1"/>
      </w:tblPr>
      <w:tblGrid>
        <w:gridCol w:w="3025"/>
        <w:gridCol w:w="3006"/>
        <w:gridCol w:w="3031"/>
      </w:tblGrid>
      <w:tr w:rsidR="00024645" w:rsidRPr="00F459E4" w14:paraId="38D3B6BB" w14:textId="77777777" w:rsidTr="00C57F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585D65A" w14:textId="77777777" w:rsidR="00024645" w:rsidRPr="00F459E4" w:rsidRDefault="00024645" w:rsidP="00CE5381">
            <w:pPr>
              <w:spacing w:line="360" w:lineRule="auto"/>
              <w:jc w:val="center"/>
              <w:rPr>
                <w:rFonts w:ascii="Times New Roman" w:hAnsi="Times New Roman" w:cs="Times New Roman"/>
                <w:sz w:val="22"/>
                <w:szCs w:val="36"/>
              </w:rPr>
            </w:pPr>
            <w:r w:rsidRPr="00F459E4">
              <w:rPr>
                <w:rFonts w:ascii="Times New Roman" w:hAnsi="Times New Roman" w:cs="Times New Roman"/>
                <w:sz w:val="22"/>
                <w:szCs w:val="36"/>
              </w:rPr>
              <w:t>Komponenta</w:t>
            </w:r>
          </w:p>
        </w:tc>
        <w:tc>
          <w:tcPr>
            <w:tcW w:w="3324" w:type="dxa"/>
          </w:tcPr>
          <w:p w14:paraId="1A7D0494" w14:textId="77777777" w:rsidR="00024645" w:rsidRPr="00F459E4" w:rsidRDefault="00024645" w:rsidP="00CE538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36"/>
              </w:rPr>
            </w:pPr>
            <w:r w:rsidRPr="00F459E4">
              <w:rPr>
                <w:rFonts w:ascii="Times New Roman" w:hAnsi="Times New Roman" w:cs="Times New Roman"/>
                <w:sz w:val="22"/>
                <w:szCs w:val="36"/>
              </w:rPr>
              <w:t>Tehnologija</w:t>
            </w:r>
          </w:p>
        </w:tc>
        <w:tc>
          <w:tcPr>
            <w:tcW w:w="3324" w:type="dxa"/>
          </w:tcPr>
          <w:p w14:paraId="492558FD" w14:textId="77777777" w:rsidR="00024645" w:rsidRPr="00F459E4" w:rsidRDefault="00024645" w:rsidP="00CE538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36"/>
              </w:rPr>
            </w:pPr>
            <w:r w:rsidRPr="00F459E4">
              <w:rPr>
                <w:rFonts w:ascii="Times New Roman" w:hAnsi="Times New Roman" w:cs="Times New Roman"/>
                <w:sz w:val="22"/>
                <w:szCs w:val="36"/>
              </w:rPr>
              <w:t>Odgovornost</w:t>
            </w:r>
          </w:p>
        </w:tc>
      </w:tr>
      <w:tr w:rsidR="00024645" w:rsidRPr="00F459E4" w14:paraId="51A278B9" w14:textId="77777777"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D15EF17" w14:textId="77777777" w:rsidR="00024645" w:rsidRPr="00F459E4" w:rsidRDefault="00024645" w:rsidP="00CE5381">
            <w:pPr>
              <w:spacing w:line="360" w:lineRule="auto"/>
              <w:jc w:val="center"/>
              <w:rPr>
                <w:rFonts w:ascii="Times New Roman" w:hAnsi="Times New Roman" w:cs="Times New Roman"/>
                <w:sz w:val="22"/>
                <w:szCs w:val="36"/>
              </w:rPr>
            </w:pPr>
            <w:r w:rsidRPr="00F459E4">
              <w:rPr>
                <w:rFonts w:ascii="Times New Roman" w:hAnsi="Times New Roman" w:cs="Times New Roman"/>
                <w:sz w:val="22"/>
                <w:szCs w:val="36"/>
              </w:rPr>
              <w:t>Simulator izvora događaja</w:t>
            </w:r>
          </w:p>
        </w:tc>
        <w:tc>
          <w:tcPr>
            <w:tcW w:w="3324" w:type="dxa"/>
          </w:tcPr>
          <w:p w14:paraId="3D81FFF3" w14:textId="77777777" w:rsidR="00024645" w:rsidRPr="00F459E4" w:rsidRDefault="00024645" w:rsidP="00CE538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36"/>
              </w:rPr>
            </w:pPr>
            <w:r w:rsidRPr="00F459E4">
              <w:rPr>
                <w:rFonts w:ascii="Times New Roman" w:hAnsi="Times New Roman" w:cs="Times New Roman"/>
                <w:sz w:val="22"/>
                <w:szCs w:val="36"/>
              </w:rPr>
              <w:t>Python, Socket.io klijent</w:t>
            </w:r>
          </w:p>
        </w:tc>
        <w:tc>
          <w:tcPr>
            <w:tcW w:w="3324" w:type="dxa"/>
          </w:tcPr>
          <w:p w14:paraId="3F44E8C4" w14:textId="77777777" w:rsidR="00024645" w:rsidRPr="00F459E4" w:rsidRDefault="00024645" w:rsidP="00CE538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36"/>
              </w:rPr>
            </w:pPr>
            <w:r w:rsidRPr="00F459E4">
              <w:rPr>
                <w:rFonts w:ascii="Times New Roman" w:hAnsi="Times New Roman" w:cs="Times New Roman"/>
                <w:sz w:val="22"/>
                <w:szCs w:val="36"/>
              </w:rPr>
              <w:t>Generiranje periodičkih događaja i odgovaranje na zahtjev za trenutačnim slanjem podatka.</w:t>
            </w:r>
          </w:p>
        </w:tc>
      </w:tr>
      <w:tr w:rsidR="00024645" w:rsidRPr="00F459E4" w14:paraId="770DB3B7" w14:textId="77777777" w:rsidTr="00C57F17">
        <w:tc>
          <w:tcPr>
            <w:cnfStyle w:val="001000000000" w:firstRow="0" w:lastRow="0" w:firstColumn="1" w:lastColumn="0" w:oddVBand="0" w:evenVBand="0" w:oddHBand="0" w:evenHBand="0" w:firstRowFirstColumn="0" w:firstRowLastColumn="0" w:lastRowFirstColumn="0" w:lastRowLastColumn="0"/>
            <w:tcW w:w="3324" w:type="dxa"/>
          </w:tcPr>
          <w:p w14:paraId="60FE4305" w14:textId="77777777" w:rsidR="00024645" w:rsidRPr="00F459E4" w:rsidRDefault="00024645" w:rsidP="00CE5381">
            <w:pPr>
              <w:spacing w:line="360" w:lineRule="auto"/>
              <w:jc w:val="center"/>
              <w:rPr>
                <w:rFonts w:ascii="Times New Roman" w:hAnsi="Times New Roman" w:cs="Times New Roman"/>
                <w:sz w:val="22"/>
                <w:szCs w:val="36"/>
              </w:rPr>
            </w:pPr>
            <w:r w:rsidRPr="00F459E4">
              <w:rPr>
                <w:rFonts w:ascii="Times New Roman" w:hAnsi="Times New Roman" w:cs="Times New Roman"/>
                <w:sz w:val="22"/>
                <w:szCs w:val="36"/>
              </w:rPr>
              <w:t>Pristupna točka za uređaje</w:t>
            </w:r>
          </w:p>
        </w:tc>
        <w:tc>
          <w:tcPr>
            <w:tcW w:w="3324" w:type="dxa"/>
          </w:tcPr>
          <w:p w14:paraId="155E13A6" w14:textId="77777777" w:rsidR="00024645" w:rsidRPr="00F459E4" w:rsidRDefault="00024645" w:rsidP="00CE538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36"/>
              </w:rPr>
            </w:pPr>
            <w:r w:rsidRPr="00F459E4">
              <w:rPr>
                <w:rFonts w:ascii="Times New Roman" w:hAnsi="Times New Roman" w:cs="Times New Roman"/>
                <w:sz w:val="22"/>
                <w:szCs w:val="36"/>
              </w:rPr>
              <w:t>Node.js, Socket.io, NATS</w:t>
            </w:r>
          </w:p>
        </w:tc>
        <w:tc>
          <w:tcPr>
            <w:tcW w:w="3324" w:type="dxa"/>
          </w:tcPr>
          <w:p w14:paraId="5524924F" w14:textId="77777777" w:rsidR="00024645" w:rsidRPr="00F459E4" w:rsidRDefault="00024645" w:rsidP="00CE538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36"/>
              </w:rPr>
            </w:pPr>
            <w:r w:rsidRPr="00F459E4">
              <w:rPr>
                <w:rFonts w:ascii="Times New Roman" w:hAnsi="Times New Roman" w:cs="Times New Roman"/>
                <w:sz w:val="22"/>
                <w:szCs w:val="36"/>
              </w:rPr>
              <w:t>Registracija uređaja, prihvat podataka s uređaja i prosljeđivanje naredbi odabranom uređaju.</w:t>
            </w:r>
          </w:p>
        </w:tc>
      </w:tr>
      <w:tr w:rsidR="00024645" w:rsidRPr="00F459E4" w14:paraId="71F0FAAC" w14:textId="77777777"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3B47D92" w14:textId="77777777" w:rsidR="00024645" w:rsidRPr="00F459E4" w:rsidRDefault="00024645" w:rsidP="00CE5381">
            <w:pPr>
              <w:spacing w:line="360" w:lineRule="auto"/>
              <w:jc w:val="center"/>
              <w:rPr>
                <w:rFonts w:ascii="Times New Roman" w:hAnsi="Times New Roman" w:cs="Times New Roman"/>
                <w:sz w:val="22"/>
                <w:szCs w:val="36"/>
              </w:rPr>
            </w:pPr>
            <w:r w:rsidRPr="00F459E4">
              <w:rPr>
                <w:rFonts w:ascii="Times New Roman" w:hAnsi="Times New Roman" w:cs="Times New Roman"/>
                <w:sz w:val="22"/>
                <w:szCs w:val="36"/>
              </w:rPr>
              <w:t>Sloj obrade i pohrane</w:t>
            </w:r>
          </w:p>
        </w:tc>
        <w:tc>
          <w:tcPr>
            <w:tcW w:w="3324" w:type="dxa"/>
          </w:tcPr>
          <w:p w14:paraId="1E424141" w14:textId="77777777" w:rsidR="00024645" w:rsidRPr="00F459E4" w:rsidRDefault="00024645" w:rsidP="00CE538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36"/>
              </w:rPr>
            </w:pPr>
            <w:r w:rsidRPr="00F459E4">
              <w:rPr>
                <w:rFonts w:ascii="Times New Roman" w:hAnsi="Times New Roman" w:cs="Times New Roman"/>
                <w:sz w:val="22"/>
                <w:szCs w:val="36"/>
              </w:rPr>
              <w:t>Node.js, NATS, PostgreSQL</w:t>
            </w:r>
          </w:p>
        </w:tc>
        <w:tc>
          <w:tcPr>
            <w:tcW w:w="3324" w:type="dxa"/>
          </w:tcPr>
          <w:p w14:paraId="6ECE0DB6" w14:textId="77777777" w:rsidR="00024645" w:rsidRPr="00F459E4" w:rsidRDefault="00024645" w:rsidP="00CE538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36"/>
              </w:rPr>
            </w:pPr>
            <w:r w:rsidRPr="00F459E4">
              <w:rPr>
                <w:rFonts w:ascii="Times New Roman" w:hAnsi="Times New Roman" w:cs="Times New Roman"/>
                <w:sz w:val="22"/>
                <w:szCs w:val="36"/>
              </w:rPr>
              <w:t>Primanje događaja s NATS predmeta, pohrana u bazu i objava potvrđeno pohranjenog zapisa.</w:t>
            </w:r>
          </w:p>
        </w:tc>
      </w:tr>
      <w:tr w:rsidR="00024645" w:rsidRPr="00F459E4" w14:paraId="36AD4FDC" w14:textId="77777777" w:rsidTr="00C57F17">
        <w:tc>
          <w:tcPr>
            <w:cnfStyle w:val="001000000000" w:firstRow="0" w:lastRow="0" w:firstColumn="1" w:lastColumn="0" w:oddVBand="0" w:evenVBand="0" w:oddHBand="0" w:evenHBand="0" w:firstRowFirstColumn="0" w:firstRowLastColumn="0" w:lastRowFirstColumn="0" w:lastRowLastColumn="0"/>
            <w:tcW w:w="3324" w:type="dxa"/>
          </w:tcPr>
          <w:p w14:paraId="44CD868E" w14:textId="77777777" w:rsidR="00024645" w:rsidRPr="00F459E4" w:rsidRDefault="00024645" w:rsidP="00CE5381">
            <w:pPr>
              <w:spacing w:line="360" w:lineRule="auto"/>
              <w:jc w:val="center"/>
              <w:rPr>
                <w:rFonts w:ascii="Times New Roman" w:hAnsi="Times New Roman" w:cs="Times New Roman"/>
                <w:sz w:val="22"/>
                <w:szCs w:val="36"/>
              </w:rPr>
            </w:pPr>
            <w:r w:rsidRPr="00F459E4">
              <w:rPr>
                <w:rFonts w:ascii="Times New Roman" w:hAnsi="Times New Roman" w:cs="Times New Roman"/>
                <w:sz w:val="22"/>
                <w:szCs w:val="36"/>
              </w:rPr>
              <w:t>Pristupna točka za korisničko sučelje</w:t>
            </w:r>
          </w:p>
        </w:tc>
        <w:tc>
          <w:tcPr>
            <w:tcW w:w="3324" w:type="dxa"/>
          </w:tcPr>
          <w:p w14:paraId="1BAFC8FC" w14:textId="77777777" w:rsidR="00024645" w:rsidRPr="00F459E4" w:rsidRDefault="00024645" w:rsidP="00CE538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36"/>
              </w:rPr>
            </w:pPr>
            <w:r w:rsidRPr="00F459E4">
              <w:rPr>
                <w:rFonts w:ascii="Times New Roman" w:hAnsi="Times New Roman" w:cs="Times New Roman"/>
                <w:sz w:val="22"/>
                <w:szCs w:val="36"/>
              </w:rPr>
              <w:t>Node.js, Express, Socket.io, NATS</w:t>
            </w:r>
          </w:p>
        </w:tc>
        <w:tc>
          <w:tcPr>
            <w:tcW w:w="3324" w:type="dxa"/>
          </w:tcPr>
          <w:p w14:paraId="41BE2564" w14:textId="77777777" w:rsidR="00024645" w:rsidRPr="00F459E4" w:rsidRDefault="00024645" w:rsidP="00CE538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36"/>
              </w:rPr>
            </w:pPr>
            <w:r w:rsidRPr="00F459E4">
              <w:rPr>
                <w:rFonts w:ascii="Times New Roman" w:hAnsi="Times New Roman" w:cs="Times New Roman"/>
                <w:sz w:val="22"/>
                <w:szCs w:val="36"/>
              </w:rPr>
              <w:t>Prosljeđivanje događaja korisničkom sučelju, dohvat povijesnih podataka i prosljeđivanje korisničkih naredbi.</w:t>
            </w:r>
          </w:p>
        </w:tc>
      </w:tr>
      <w:tr w:rsidR="00024645" w:rsidRPr="00F459E4" w14:paraId="7F2F4C9A" w14:textId="77777777"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1DD7F4B" w14:textId="77777777" w:rsidR="00024645" w:rsidRPr="00F459E4" w:rsidRDefault="00024645" w:rsidP="00CE5381">
            <w:pPr>
              <w:spacing w:line="360" w:lineRule="auto"/>
              <w:jc w:val="center"/>
              <w:rPr>
                <w:rFonts w:ascii="Times New Roman" w:hAnsi="Times New Roman" w:cs="Times New Roman"/>
                <w:sz w:val="22"/>
                <w:szCs w:val="36"/>
              </w:rPr>
            </w:pPr>
            <w:r w:rsidRPr="00F459E4">
              <w:rPr>
                <w:rFonts w:ascii="Times New Roman" w:hAnsi="Times New Roman" w:cs="Times New Roman"/>
                <w:sz w:val="22"/>
                <w:szCs w:val="36"/>
              </w:rPr>
              <w:t>Korisničko sučelje</w:t>
            </w:r>
          </w:p>
        </w:tc>
        <w:tc>
          <w:tcPr>
            <w:tcW w:w="3324" w:type="dxa"/>
          </w:tcPr>
          <w:p w14:paraId="196927F5" w14:textId="77777777" w:rsidR="00024645" w:rsidRPr="00F459E4" w:rsidRDefault="00024645" w:rsidP="00CE538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36"/>
              </w:rPr>
            </w:pPr>
            <w:r w:rsidRPr="00F459E4">
              <w:rPr>
                <w:rFonts w:ascii="Times New Roman" w:hAnsi="Times New Roman" w:cs="Times New Roman"/>
                <w:sz w:val="22"/>
                <w:szCs w:val="36"/>
              </w:rPr>
              <w:t>HTML, CSS, JavaScript, Socket.io klijent</w:t>
            </w:r>
          </w:p>
        </w:tc>
        <w:tc>
          <w:tcPr>
            <w:tcW w:w="3324" w:type="dxa"/>
          </w:tcPr>
          <w:p w14:paraId="722E8EF5" w14:textId="77777777" w:rsidR="00024645" w:rsidRPr="00F459E4" w:rsidRDefault="00024645" w:rsidP="00CE538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36"/>
              </w:rPr>
            </w:pPr>
            <w:r w:rsidRPr="00F459E4">
              <w:rPr>
                <w:rFonts w:ascii="Times New Roman" w:hAnsi="Times New Roman" w:cs="Times New Roman"/>
                <w:sz w:val="22"/>
                <w:szCs w:val="36"/>
              </w:rPr>
              <w:t xml:space="preserve">Prikaz aktualnih i povijesnih podataka, prikaz povezanih </w:t>
            </w:r>
            <w:r w:rsidRPr="00F459E4">
              <w:rPr>
                <w:rFonts w:ascii="Times New Roman" w:hAnsi="Times New Roman" w:cs="Times New Roman"/>
                <w:sz w:val="22"/>
                <w:szCs w:val="36"/>
              </w:rPr>
              <w:lastRenderedPageBreak/>
              <w:t>uređaja i slanje korisničkih zahtjeva.</w:t>
            </w:r>
          </w:p>
        </w:tc>
      </w:tr>
      <w:tr w:rsidR="00024645" w:rsidRPr="00F459E4" w14:paraId="73AEA91B" w14:textId="77777777" w:rsidTr="00C57F17">
        <w:tc>
          <w:tcPr>
            <w:cnfStyle w:val="001000000000" w:firstRow="0" w:lastRow="0" w:firstColumn="1" w:lastColumn="0" w:oddVBand="0" w:evenVBand="0" w:oddHBand="0" w:evenHBand="0" w:firstRowFirstColumn="0" w:firstRowLastColumn="0" w:lastRowFirstColumn="0" w:lastRowLastColumn="0"/>
            <w:tcW w:w="3324" w:type="dxa"/>
          </w:tcPr>
          <w:p w14:paraId="549ABD09" w14:textId="77777777" w:rsidR="00024645" w:rsidRPr="00F459E4" w:rsidRDefault="00024645" w:rsidP="00CE5381">
            <w:pPr>
              <w:spacing w:line="360" w:lineRule="auto"/>
              <w:jc w:val="center"/>
              <w:rPr>
                <w:rFonts w:ascii="Times New Roman" w:hAnsi="Times New Roman" w:cs="Times New Roman"/>
                <w:sz w:val="22"/>
                <w:szCs w:val="36"/>
              </w:rPr>
            </w:pPr>
            <w:r w:rsidRPr="00F459E4">
              <w:rPr>
                <w:rFonts w:ascii="Times New Roman" w:hAnsi="Times New Roman" w:cs="Times New Roman"/>
                <w:sz w:val="22"/>
                <w:szCs w:val="36"/>
              </w:rPr>
              <w:lastRenderedPageBreak/>
              <w:t>Baza podataka</w:t>
            </w:r>
          </w:p>
        </w:tc>
        <w:tc>
          <w:tcPr>
            <w:tcW w:w="3324" w:type="dxa"/>
          </w:tcPr>
          <w:p w14:paraId="4F52DD4F" w14:textId="77777777" w:rsidR="00024645" w:rsidRPr="00F459E4" w:rsidRDefault="00024645" w:rsidP="00CE538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36"/>
              </w:rPr>
            </w:pPr>
            <w:r w:rsidRPr="00F459E4">
              <w:rPr>
                <w:rFonts w:ascii="Times New Roman" w:hAnsi="Times New Roman" w:cs="Times New Roman"/>
                <w:sz w:val="22"/>
                <w:szCs w:val="36"/>
              </w:rPr>
              <w:t>PostgreSQL</w:t>
            </w:r>
          </w:p>
        </w:tc>
        <w:tc>
          <w:tcPr>
            <w:tcW w:w="3324" w:type="dxa"/>
          </w:tcPr>
          <w:p w14:paraId="3900EDC6" w14:textId="77777777" w:rsidR="00024645" w:rsidRPr="00F459E4" w:rsidRDefault="00024645" w:rsidP="00CE538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36"/>
              </w:rPr>
            </w:pPr>
            <w:r w:rsidRPr="00F459E4">
              <w:rPr>
                <w:rFonts w:ascii="Times New Roman" w:hAnsi="Times New Roman" w:cs="Times New Roman"/>
                <w:sz w:val="22"/>
                <w:szCs w:val="36"/>
              </w:rPr>
              <w:t>Trajna pohrana događaja i vremenskih oznaka potrebnih za provjeru obrade.</w:t>
            </w:r>
          </w:p>
        </w:tc>
      </w:tr>
    </w:tbl>
    <w:p w14:paraId="54F12A9F" w14:textId="39E9304A" w:rsidR="00E2521A" w:rsidRPr="00D7257D" w:rsidRDefault="00E2521A" w:rsidP="003E1703">
      <w:pPr>
        <w:spacing w:line="360" w:lineRule="auto"/>
        <w:rPr>
          <w:rFonts w:ascii="Times New Roman" w:hAnsi="Times New Roman" w:cs="Times New Roman"/>
        </w:rPr>
      </w:pPr>
    </w:p>
    <w:p w14:paraId="72FA9C70" w14:textId="77777777" w:rsidR="00F510EF" w:rsidRPr="00D7257D" w:rsidRDefault="00F510EF" w:rsidP="003E1703">
      <w:pPr>
        <w:spacing w:line="360" w:lineRule="auto"/>
        <w:rPr>
          <w:rFonts w:ascii="Times New Roman" w:hAnsi="Times New Roman" w:cs="Times New Roman"/>
        </w:rPr>
      </w:pPr>
    </w:p>
    <w:p w14:paraId="0F67CEC0" w14:textId="77777777" w:rsidR="00F510EF" w:rsidRPr="00D7257D" w:rsidRDefault="00F510EF" w:rsidP="003E1703">
      <w:pPr>
        <w:spacing w:line="360" w:lineRule="auto"/>
        <w:rPr>
          <w:rFonts w:ascii="Times New Roman" w:hAnsi="Times New Roman" w:cs="Times New Roman"/>
        </w:rPr>
      </w:pPr>
    </w:p>
    <w:p w14:paraId="0F0C51BD" w14:textId="77777777" w:rsidR="00F510EF" w:rsidRPr="00D7257D" w:rsidRDefault="00F510EF" w:rsidP="003E1703">
      <w:pPr>
        <w:spacing w:line="360" w:lineRule="auto"/>
        <w:rPr>
          <w:rFonts w:ascii="Times New Roman" w:hAnsi="Times New Roman" w:cs="Times New Roman"/>
        </w:rPr>
      </w:pPr>
    </w:p>
    <w:p w14:paraId="655ECE04" w14:textId="77777777" w:rsidR="00F510EF" w:rsidRPr="00D7257D" w:rsidRDefault="00F510EF" w:rsidP="003E1703">
      <w:pPr>
        <w:spacing w:line="360" w:lineRule="auto"/>
        <w:rPr>
          <w:rFonts w:ascii="Times New Roman" w:hAnsi="Times New Roman" w:cs="Times New Roman"/>
        </w:rPr>
      </w:pPr>
    </w:p>
    <w:p w14:paraId="4A708783" w14:textId="16EF67FD" w:rsidR="003E68B4" w:rsidRPr="00D7257D" w:rsidRDefault="49E16AE4" w:rsidP="00DC293E">
      <w:pPr>
        <w:pStyle w:val="Heading2"/>
        <w:rPr>
          <w:lang w:val="hr-HR"/>
        </w:rPr>
      </w:pPr>
      <w:bookmarkStart w:id="32" w:name="_Toc233394041"/>
      <w:r w:rsidRPr="00D7257D">
        <w:rPr>
          <w:lang w:val="hr-HR"/>
        </w:rPr>
        <w:t>5</w:t>
      </w:r>
      <w:r w:rsidR="11B46B5F" w:rsidRPr="00D7257D">
        <w:rPr>
          <w:lang w:val="hr-HR"/>
        </w:rPr>
        <w:t>.</w:t>
      </w:r>
      <w:r w:rsidR="6B3C4CB0" w:rsidRPr="00D7257D">
        <w:rPr>
          <w:lang w:val="hr-HR"/>
        </w:rPr>
        <w:t>1</w:t>
      </w:r>
      <w:r w:rsidR="11B46B5F" w:rsidRPr="00D7257D">
        <w:rPr>
          <w:lang w:val="hr-HR"/>
        </w:rPr>
        <w:t xml:space="preserve">. </w:t>
      </w:r>
      <w:r w:rsidR="00DC293E" w:rsidRPr="00D7257D">
        <w:rPr>
          <w:lang w:val="hr-HR"/>
        </w:rPr>
        <w:t>Simulator uređaja</w:t>
      </w:r>
      <w:bookmarkEnd w:id="32"/>
    </w:p>
    <w:p w14:paraId="7DBA0A84" w14:textId="77777777" w:rsidR="00E2521A" w:rsidRPr="00D7257D" w:rsidRDefault="00E2521A" w:rsidP="003E1703">
      <w:pPr>
        <w:spacing w:line="360" w:lineRule="auto"/>
        <w:rPr>
          <w:rFonts w:asciiTheme="majorBidi" w:hAnsiTheme="majorBidi" w:cstheme="majorBidi"/>
          <w:b/>
        </w:rPr>
      </w:pPr>
    </w:p>
    <w:p w14:paraId="55455E5F" w14:textId="1B194028" w:rsidR="00362ED5" w:rsidRPr="00D7257D" w:rsidRDefault="00F866A8" w:rsidP="003E1703">
      <w:pPr>
        <w:spacing w:line="360" w:lineRule="auto"/>
        <w:rPr>
          <w:rFonts w:asciiTheme="majorBidi" w:hAnsiTheme="majorBidi" w:cstheme="majorBidi"/>
        </w:rPr>
      </w:pPr>
      <w:r w:rsidRPr="00D7257D">
        <w:rPr>
          <w:rFonts w:asciiTheme="majorBidi" w:hAnsiTheme="majorBidi" w:cstheme="majorBidi"/>
        </w:rPr>
        <w:tab/>
      </w:r>
      <w:r w:rsidR="007C26A7" w:rsidRPr="00D7257D">
        <w:rPr>
          <w:rFonts w:asciiTheme="majorBidi" w:hAnsiTheme="majorBidi" w:cstheme="majorBidi"/>
        </w:rPr>
        <w:t>Simulator uređaja je komponenta implementirana</w:t>
      </w:r>
      <w:r w:rsidR="00580F2B" w:rsidRPr="00D7257D">
        <w:rPr>
          <w:rFonts w:asciiTheme="majorBidi" w:hAnsiTheme="majorBidi" w:cstheme="majorBidi"/>
        </w:rPr>
        <w:t xml:space="preserve"> kao Python skripta koja oponaša </w:t>
      </w:r>
      <w:r w:rsidR="007A4AD0" w:rsidRPr="00D7257D">
        <w:rPr>
          <w:rFonts w:asciiTheme="majorBidi" w:hAnsiTheme="majorBidi" w:cstheme="majorBidi"/>
        </w:rPr>
        <w:t xml:space="preserve">ponašanje </w:t>
      </w:r>
      <w:r w:rsidR="00580F2B" w:rsidRPr="00D7257D">
        <w:rPr>
          <w:rFonts w:asciiTheme="majorBidi" w:hAnsiTheme="majorBidi" w:cstheme="majorBidi"/>
        </w:rPr>
        <w:t>fizičk</w:t>
      </w:r>
      <w:r w:rsidR="000E0961" w:rsidRPr="00D7257D">
        <w:rPr>
          <w:rFonts w:asciiTheme="majorBidi" w:hAnsiTheme="majorBidi" w:cstheme="majorBidi"/>
        </w:rPr>
        <w:t>og</w:t>
      </w:r>
      <w:r w:rsidR="00580F2B" w:rsidRPr="00D7257D">
        <w:rPr>
          <w:rFonts w:asciiTheme="majorBidi" w:hAnsiTheme="majorBidi" w:cstheme="majorBidi"/>
        </w:rPr>
        <w:t xml:space="preserve"> uređaj</w:t>
      </w:r>
      <w:r w:rsidR="000E0961" w:rsidRPr="00D7257D">
        <w:rPr>
          <w:rFonts w:asciiTheme="majorBidi" w:hAnsiTheme="majorBidi" w:cstheme="majorBidi"/>
        </w:rPr>
        <w:t>a</w:t>
      </w:r>
      <w:r w:rsidR="00580F2B" w:rsidRPr="00D7257D">
        <w:rPr>
          <w:rFonts w:asciiTheme="majorBidi" w:hAnsiTheme="majorBidi" w:cstheme="majorBidi"/>
        </w:rPr>
        <w:t xml:space="preserve">. </w:t>
      </w:r>
      <w:r w:rsidR="00CE73E0" w:rsidRPr="00D7257D">
        <w:rPr>
          <w:rFonts w:asciiTheme="majorBidi" w:hAnsiTheme="majorBidi" w:cstheme="majorBidi"/>
        </w:rPr>
        <w:t xml:space="preserve">Pokretanjem više instanci skripte moguće je simulirati istovremeni rad većeg broja uređaja, pri čemu </w:t>
      </w:r>
      <w:r w:rsidR="00DD5140" w:rsidRPr="00D7257D">
        <w:rPr>
          <w:rFonts w:asciiTheme="majorBidi" w:hAnsiTheme="majorBidi" w:cstheme="majorBidi"/>
        </w:rPr>
        <w:t>svakoj instanci korisnik dodjeljuje ID. ID se određuje pri pokretanju skripte kao argument naredbenog retka</w:t>
      </w:r>
      <w:r w:rsidR="00DD1961" w:rsidRPr="00D7257D">
        <w:rPr>
          <w:rFonts w:asciiTheme="majorBidi" w:hAnsiTheme="majorBidi" w:cstheme="majorBidi"/>
        </w:rPr>
        <w:t>.</w:t>
      </w:r>
      <w:r w:rsidR="009F702A" w:rsidRPr="00D7257D">
        <w:rPr>
          <w:rFonts w:asciiTheme="majorBidi" w:hAnsiTheme="majorBidi" w:cstheme="majorBidi"/>
        </w:rPr>
        <w:t xml:space="preserve"> </w:t>
      </w:r>
      <w:r w:rsidR="00EF3520" w:rsidRPr="00D7257D">
        <w:rPr>
          <w:rFonts w:asciiTheme="majorBidi" w:hAnsiTheme="majorBidi" w:cstheme="majorBidi"/>
        </w:rPr>
        <w:t xml:space="preserve">Navedeni ID služi isključivo za prikaz uređaja na korisničkom sučelju aplikacije te nije nužno jedinstveni identifikator uređaja. </w:t>
      </w:r>
      <w:r w:rsidR="00410D97" w:rsidRPr="00D7257D">
        <w:rPr>
          <w:rFonts w:asciiTheme="majorBidi" w:hAnsiTheme="majorBidi" w:cstheme="majorBidi"/>
        </w:rPr>
        <w:t>Nakon pokretanja skripte i unosa ID-ja, kreira se Socket.io klijentski</w:t>
      </w:r>
      <w:r w:rsidR="00EC11EE" w:rsidRPr="00D7257D">
        <w:rPr>
          <w:rFonts w:asciiTheme="majorBidi" w:hAnsiTheme="majorBidi" w:cstheme="majorBidi"/>
        </w:rPr>
        <w:t xml:space="preserve"> objekt</w:t>
      </w:r>
      <w:r w:rsidR="00537310" w:rsidRPr="00D7257D">
        <w:rPr>
          <w:rFonts w:asciiTheme="majorBidi" w:hAnsiTheme="majorBidi" w:cstheme="majorBidi"/>
        </w:rPr>
        <w:t>, nakon čega se uređaj spaja na poslužitelj i to na adresu</w:t>
      </w:r>
      <w:r w:rsidR="00C36EAD" w:rsidRPr="00D7257D">
        <w:rPr>
          <w:rFonts w:asciiTheme="majorBidi" w:hAnsiTheme="majorBidi" w:cstheme="majorBidi"/>
        </w:rPr>
        <w:t xml:space="preserve"> </w:t>
      </w:r>
      <w:hyperlink r:id="rId13" w:history="1">
        <w:r w:rsidR="00C36EAD" w:rsidRPr="00D7257D">
          <w:rPr>
            <w:rStyle w:val="Hyperlink"/>
            <w:rFonts w:asciiTheme="majorBidi" w:hAnsiTheme="majorBidi" w:cstheme="majorBidi"/>
            <w:i/>
          </w:rPr>
          <w:t>http://localhost:3001</w:t>
        </w:r>
      </w:hyperlink>
      <w:r w:rsidR="00C36EAD" w:rsidRPr="00D7257D">
        <w:rPr>
          <w:rFonts w:asciiTheme="majorBidi" w:hAnsiTheme="majorBidi" w:cstheme="majorBidi"/>
        </w:rPr>
        <w:t xml:space="preserve"> jer je to upravo adresa pristupne točke za uređaje</w:t>
      </w:r>
      <w:r w:rsidR="00A21E49" w:rsidRPr="00D7257D">
        <w:rPr>
          <w:rFonts w:asciiTheme="majorBidi" w:hAnsiTheme="majorBidi" w:cstheme="majorBidi"/>
        </w:rPr>
        <w:t xml:space="preserve">. Spajanje se odvija koristeći naredbu: </w:t>
      </w:r>
      <w:r w:rsidR="00A21E49" w:rsidRPr="00D7257D">
        <w:rPr>
          <w:rFonts w:ascii="Consolas" w:hAnsi="Consolas" w:cs="Courier New"/>
          <w:sz w:val="20"/>
          <w:szCs w:val="20"/>
        </w:rPr>
        <w:t>sio.connect(“http://localhost:3001”)</w:t>
      </w:r>
      <w:r w:rsidR="00A21E49" w:rsidRPr="00D7257D">
        <w:rPr>
          <w:rFonts w:asciiTheme="majorBidi" w:hAnsiTheme="majorBidi" w:cstheme="majorBidi"/>
        </w:rPr>
        <w:t xml:space="preserve">. </w:t>
      </w:r>
      <w:r w:rsidR="00D901C7" w:rsidRPr="00D7257D">
        <w:rPr>
          <w:rFonts w:asciiTheme="majorBidi" w:hAnsiTheme="majorBidi" w:cstheme="majorBidi"/>
        </w:rPr>
        <w:t>Odmah n</w:t>
      </w:r>
      <w:r w:rsidR="00A21E49" w:rsidRPr="00D7257D">
        <w:rPr>
          <w:rFonts w:asciiTheme="majorBidi" w:hAnsiTheme="majorBidi" w:cstheme="majorBidi"/>
        </w:rPr>
        <w:t xml:space="preserve">akon </w:t>
      </w:r>
      <w:r w:rsidR="00C52505" w:rsidRPr="00D7257D">
        <w:rPr>
          <w:rFonts w:asciiTheme="majorBidi" w:hAnsiTheme="majorBidi" w:cstheme="majorBidi"/>
        </w:rPr>
        <w:t xml:space="preserve">uspješnog </w:t>
      </w:r>
      <w:r w:rsidR="00A21E49" w:rsidRPr="00D7257D">
        <w:rPr>
          <w:rFonts w:asciiTheme="majorBidi" w:hAnsiTheme="majorBidi" w:cstheme="majorBidi"/>
        </w:rPr>
        <w:t xml:space="preserve">uspostavljanja </w:t>
      </w:r>
      <w:r w:rsidR="00D901C7" w:rsidRPr="00D7257D">
        <w:rPr>
          <w:rFonts w:asciiTheme="majorBidi" w:hAnsiTheme="majorBidi" w:cstheme="majorBidi"/>
        </w:rPr>
        <w:t xml:space="preserve">Socket.io </w:t>
      </w:r>
      <w:r w:rsidR="00A21E49" w:rsidRPr="00D7257D">
        <w:rPr>
          <w:rFonts w:asciiTheme="majorBidi" w:hAnsiTheme="majorBidi" w:cstheme="majorBidi"/>
        </w:rPr>
        <w:t>veze s poslužiteljem</w:t>
      </w:r>
      <w:r w:rsidR="00D901C7" w:rsidRPr="00D7257D">
        <w:rPr>
          <w:rFonts w:asciiTheme="majorBidi" w:hAnsiTheme="majorBidi" w:cstheme="majorBidi"/>
        </w:rPr>
        <w:t xml:space="preserve">, dolazi do pojave Socket.io događaja </w:t>
      </w:r>
      <w:r w:rsidR="00D901C7" w:rsidRPr="00D7257D">
        <w:rPr>
          <w:rFonts w:ascii="Consolas" w:hAnsi="Consolas" w:cs="Courier New"/>
          <w:sz w:val="20"/>
          <w:szCs w:val="20"/>
        </w:rPr>
        <w:t>connect</w:t>
      </w:r>
      <w:r w:rsidR="00C52505" w:rsidRPr="00D7257D">
        <w:rPr>
          <w:rFonts w:asciiTheme="majorBidi" w:hAnsiTheme="majorBidi" w:cstheme="majorBidi"/>
        </w:rPr>
        <w:t xml:space="preserve">, koji se obrađuje u </w:t>
      </w:r>
      <w:r w:rsidR="008232DF" w:rsidRPr="00D7257D">
        <w:rPr>
          <w:rFonts w:asciiTheme="majorBidi" w:hAnsiTheme="majorBidi" w:cstheme="majorBidi"/>
        </w:rPr>
        <w:t xml:space="preserve">istoimenoj </w:t>
      </w:r>
      <w:r w:rsidR="000601FE" w:rsidRPr="00D7257D">
        <w:rPr>
          <w:rFonts w:asciiTheme="majorBidi" w:hAnsiTheme="majorBidi" w:cstheme="majorBidi"/>
        </w:rPr>
        <w:t>funkciji</w:t>
      </w:r>
      <w:r w:rsidR="008232DF" w:rsidRPr="00D7257D">
        <w:rPr>
          <w:rFonts w:asciiTheme="majorBidi" w:hAnsiTheme="majorBidi" w:cstheme="majorBidi"/>
        </w:rPr>
        <w:t xml:space="preserve"> slušatelju događaja. </w:t>
      </w:r>
      <w:r w:rsidR="000601FE" w:rsidRPr="00D7257D">
        <w:rPr>
          <w:rFonts w:asciiTheme="majorBidi" w:hAnsiTheme="majorBidi" w:cstheme="majorBidi"/>
        </w:rPr>
        <w:t xml:space="preserve">U toj funkciji, ispisuje se poruka o uspješnosti povezivanja te se, putem upravo uspostavljene Socket.io veze, poslužitelju šalje događaj </w:t>
      </w:r>
      <w:r w:rsidR="00993685" w:rsidRPr="00D7257D">
        <w:rPr>
          <w:rFonts w:ascii="Consolas" w:hAnsi="Consolas" w:cs="Courier New"/>
          <w:sz w:val="20"/>
          <w:szCs w:val="20"/>
        </w:rPr>
        <w:t>register</w:t>
      </w:r>
      <w:r w:rsidR="00993685" w:rsidRPr="00D7257D">
        <w:rPr>
          <w:rFonts w:asciiTheme="majorBidi" w:hAnsiTheme="majorBidi" w:cstheme="majorBidi"/>
        </w:rPr>
        <w:t xml:space="preserve">, čime se poslužitelju omogućuje da zabilježi </w:t>
      </w:r>
      <w:r w:rsidR="0087409B" w:rsidRPr="00D7257D">
        <w:rPr>
          <w:rFonts w:asciiTheme="majorBidi" w:hAnsiTheme="majorBidi" w:cstheme="majorBidi"/>
        </w:rPr>
        <w:t>povezani uređaj te da se isti prikaže na korisničkom sučelju.</w:t>
      </w:r>
      <w:r w:rsidR="00F50898" w:rsidRPr="00D7257D">
        <w:rPr>
          <w:rFonts w:asciiTheme="majorBidi" w:hAnsiTheme="majorBidi" w:cstheme="majorBidi"/>
        </w:rPr>
        <w:t xml:space="preserve"> Ulaz u prikazani dio koda je događaj </w:t>
      </w:r>
      <w:r w:rsidR="00F50898" w:rsidRPr="00D7257D">
        <w:rPr>
          <w:rFonts w:ascii="Consolas" w:hAnsi="Consolas" w:cstheme="majorBidi"/>
          <w:sz w:val="20"/>
          <w:szCs w:val="20"/>
        </w:rPr>
        <w:t>connect</w:t>
      </w:r>
      <w:r w:rsidR="00F50898" w:rsidRPr="00D7257D">
        <w:rPr>
          <w:rFonts w:asciiTheme="majorBidi" w:hAnsiTheme="majorBidi" w:cstheme="majorBidi"/>
        </w:rPr>
        <w:t xml:space="preserve">, a izlaz je </w:t>
      </w:r>
      <w:r w:rsidR="005C44D1" w:rsidRPr="00D7257D">
        <w:rPr>
          <w:rFonts w:asciiTheme="majorBidi" w:hAnsiTheme="majorBidi" w:cstheme="majorBidi"/>
        </w:rPr>
        <w:t xml:space="preserve">događaj </w:t>
      </w:r>
      <w:r w:rsidR="005C44D1" w:rsidRPr="00D7257D">
        <w:rPr>
          <w:rFonts w:ascii="Consolas" w:hAnsi="Consolas" w:cstheme="majorBidi"/>
          <w:sz w:val="20"/>
          <w:szCs w:val="20"/>
        </w:rPr>
        <w:t xml:space="preserve">register </w:t>
      </w:r>
      <w:r w:rsidR="005C44D1" w:rsidRPr="00D7257D">
        <w:rPr>
          <w:rFonts w:asciiTheme="majorBidi" w:hAnsiTheme="majorBidi" w:cstheme="majorBidi"/>
        </w:rPr>
        <w:t>poslan poslužitelju zajedno s identifikatorom uređaja</w:t>
      </w:r>
      <w:r w:rsidR="00657592" w:rsidRPr="00D7257D">
        <w:rPr>
          <w:rFonts w:asciiTheme="majorBidi" w:hAnsiTheme="majorBidi" w:cstheme="majorBidi"/>
        </w:rPr>
        <w:t>.</w:t>
      </w:r>
      <w:r w:rsidR="005345AA" w:rsidRPr="00D7257D">
        <w:rPr>
          <w:rFonts w:asciiTheme="majorBidi" w:hAnsiTheme="majorBidi" w:cstheme="majorBidi"/>
        </w:rPr>
        <w:t xml:space="preserve"> Ovaj </w:t>
      </w:r>
      <w:r w:rsidR="002504A5">
        <w:rPr>
          <w:rFonts w:asciiTheme="majorBidi" w:hAnsiTheme="majorBidi" w:cstheme="majorBidi"/>
        </w:rPr>
        <w:t>dio koda</w:t>
      </w:r>
      <w:r w:rsidR="005345AA" w:rsidRPr="00D7257D">
        <w:rPr>
          <w:rFonts w:asciiTheme="majorBidi" w:hAnsiTheme="majorBidi" w:cstheme="majorBidi"/>
        </w:rPr>
        <w:t xml:space="preserve"> povezan je sa zahtjev</w:t>
      </w:r>
      <w:r w:rsidR="00BD3D0D" w:rsidRPr="00D7257D">
        <w:rPr>
          <w:rFonts w:asciiTheme="majorBidi" w:hAnsiTheme="majorBidi" w:cstheme="majorBidi"/>
        </w:rPr>
        <w:t>om F</w:t>
      </w:r>
      <w:r w:rsidR="00FA2747" w:rsidRPr="00D7257D">
        <w:rPr>
          <w:rFonts w:asciiTheme="majorBidi" w:hAnsiTheme="majorBidi" w:cstheme="majorBidi"/>
        </w:rPr>
        <w:t xml:space="preserve">4, jer se emitiranjem događaja </w:t>
      </w:r>
      <w:r w:rsidR="00FA2747" w:rsidRPr="00D7257D">
        <w:rPr>
          <w:rFonts w:ascii="Consolas" w:hAnsi="Consolas" w:cstheme="majorBidi"/>
          <w:sz w:val="20"/>
          <w:szCs w:val="20"/>
        </w:rPr>
        <w:t>register</w:t>
      </w:r>
      <w:r w:rsidR="00FA2747" w:rsidRPr="00D7257D">
        <w:rPr>
          <w:rFonts w:asciiTheme="majorBidi" w:hAnsiTheme="majorBidi" w:cstheme="majorBidi"/>
        </w:rPr>
        <w:t xml:space="preserve"> </w:t>
      </w:r>
      <w:r w:rsidR="00761A3E" w:rsidRPr="00D7257D">
        <w:rPr>
          <w:rFonts w:asciiTheme="majorBidi" w:hAnsiTheme="majorBidi" w:cstheme="majorBidi"/>
        </w:rPr>
        <w:t>omogućuje ažuriranje popisa svih povezanih uređaja.</w:t>
      </w:r>
    </w:p>
    <w:p w14:paraId="7866DC4C" w14:textId="77777777" w:rsidR="00657592" w:rsidRPr="00D7257D" w:rsidRDefault="00657592" w:rsidP="003E1703">
      <w:pPr>
        <w:spacing w:line="360" w:lineRule="auto"/>
        <w:rPr>
          <w:rFonts w:asciiTheme="majorBidi" w:hAnsiTheme="majorBidi" w:cstheme="majorBidi"/>
        </w:rPr>
      </w:pPr>
    </w:p>
    <w:p w14:paraId="5D622005" w14:textId="77777777" w:rsidR="00EC2527" w:rsidRPr="00D7257D" w:rsidRDefault="00EC2527" w:rsidP="00EC2527">
      <w:pPr>
        <w:spacing w:line="240" w:lineRule="auto"/>
        <w:rPr>
          <w:rFonts w:ascii="Consolas" w:hAnsi="Consolas" w:cs="Courier New"/>
          <w:sz w:val="20"/>
          <w:szCs w:val="20"/>
        </w:rPr>
      </w:pPr>
      <w:r w:rsidRPr="00D7257D">
        <w:rPr>
          <w:rFonts w:ascii="Consolas" w:hAnsi="Consolas" w:cs="Courier New"/>
          <w:sz w:val="20"/>
          <w:szCs w:val="20"/>
        </w:rPr>
        <w:t>@sio.event</w:t>
      </w:r>
    </w:p>
    <w:p w14:paraId="18734FD6" w14:textId="77777777" w:rsidR="00EC2527" w:rsidRPr="00D7257D" w:rsidRDefault="00EC2527" w:rsidP="00EC2527">
      <w:pPr>
        <w:spacing w:line="240" w:lineRule="auto"/>
        <w:rPr>
          <w:rFonts w:ascii="Consolas" w:hAnsi="Consolas" w:cs="Courier New"/>
          <w:sz w:val="20"/>
          <w:szCs w:val="20"/>
        </w:rPr>
      </w:pPr>
      <w:r w:rsidRPr="00D7257D">
        <w:rPr>
          <w:rFonts w:ascii="Consolas" w:hAnsi="Consolas" w:cs="Courier New"/>
          <w:sz w:val="20"/>
          <w:szCs w:val="20"/>
        </w:rPr>
        <w:t>def connect():</w:t>
      </w:r>
    </w:p>
    <w:p w14:paraId="1ACA8D6D" w14:textId="77777777" w:rsidR="00EC2527" w:rsidRPr="00D7257D" w:rsidRDefault="00EC2527" w:rsidP="00EC2527">
      <w:pPr>
        <w:spacing w:line="240" w:lineRule="auto"/>
        <w:rPr>
          <w:rFonts w:ascii="Consolas" w:hAnsi="Consolas" w:cs="Courier New"/>
          <w:sz w:val="20"/>
          <w:szCs w:val="20"/>
        </w:rPr>
      </w:pPr>
      <w:r w:rsidRPr="00D7257D">
        <w:rPr>
          <w:rFonts w:ascii="Consolas" w:hAnsi="Consolas" w:cs="Courier New"/>
          <w:sz w:val="20"/>
          <w:szCs w:val="20"/>
        </w:rPr>
        <w:t xml:space="preserve">    print(“Povezivanje uspjelo”)</w:t>
      </w:r>
    </w:p>
    <w:p w14:paraId="67A0496A" w14:textId="77777777" w:rsidR="00EC2527" w:rsidRPr="00D7257D" w:rsidRDefault="00EC2527" w:rsidP="00EC2527">
      <w:pPr>
        <w:spacing w:line="240" w:lineRule="auto"/>
        <w:rPr>
          <w:rFonts w:ascii="Consolas" w:hAnsi="Consolas" w:cs="Courier New"/>
          <w:sz w:val="20"/>
          <w:szCs w:val="20"/>
        </w:rPr>
      </w:pPr>
      <w:r w:rsidRPr="00D7257D">
        <w:rPr>
          <w:rFonts w:ascii="Consolas" w:hAnsi="Consolas" w:cs="Courier New"/>
          <w:sz w:val="20"/>
          <w:szCs w:val="20"/>
        </w:rPr>
        <w:t xml:space="preserve">    sio.emit(“register”, DEVICE_ID)</w:t>
      </w:r>
    </w:p>
    <w:p w14:paraId="5F0C325C" w14:textId="77777777" w:rsidR="004F2D55" w:rsidRPr="00D7257D" w:rsidRDefault="004F2D55" w:rsidP="003E1703">
      <w:pPr>
        <w:spacing w:line="360" w:lineRule="auto"/>
        <w:rPr>
          <w:rFonts w:ascii="Consolas" w:hAnsi="Consolas" w:cs="Courier New"/>
          <w:sz w:val="20"/>
          <w:szCs w:val="20"/>
        </w:rPr>
      </w:pPr>
    </w:p>
    <w:p w14:paraId="5AE00D91" w14:textId="3AAF5AA4" w:rsidR="004F2D55" w:rsidRPr="00D7257D" w:rsidRDefault="004F2D55" w:rsidP="003E1703">
      <w:pPr>
        <w:spacing w:line="360" w:lineRule="auto"/>
        <w:rPr>
          <w:rFonts w:asciiTheme="majorBidi" w:hAnsiTheme="majorBidi" w:cstheme="majorBidi"/>
        </w:rPr>
      </w:pPr>
      <w:r w:rsidRPr="00D7257D">
        <w:rPr>
          <w:rFonts w:asciiTheme="majorBidi" w:hAnsiTheme="majorBidi" w:cstheme="majorBidi"/>
        </w:rPr>
        <w:tab/>
        <w:t xml:space="preserve">Po povezivanju, </w:t>
      </w:r>
      <w:r w:rsidR="00950546" w:rsidRPr="00D7257D">
        <w:rPr>
          <w:rFonts w:asciiTheme="majorBidi" w:hAnsiTheme="majorBidi" w:cstheme="majorBidi"/>
        </w:rPr>
        <w:t xml:space="preserve">simulator </w:t>
      </w:r>
      <w:r w:rsidR="00124419" w:rsidRPr="00D7257D">
        <w:rPr>
          <w:rFonts w:asciiTheme="majorBidi" w:hAnsiTheme="majorBidi" w:cstheme="majorBidi"/>
        </w:rPr>
        <w:t>ulazi u stanje čekanja na Socket.io događaje</w:t>
      </w:r>
      <w:r w:rsidR="00D85820" w:rsidRPr="00D7257D">
        <w:rPr>
          <w:rFonts w:asciiTheme="majorBidi" w:hAnsiTheme="majorBidi" w:cstheme="majorBidi"/>
        </w:rPr>
        <w:t xml:space="preserve"> koji predstavljaju naredbu za slanjem podataka poslanu uređaju. </w:t>
      </w:r>
      <w:r w:rsidR="000A5D3F" w:rsidRPr="00D7257D">
        <w:rPr>
          <w:rFonts w:asciiTheme="majorBidi" w:hAnsiTheme="majorBidi" w:cstheme="majorBidi"/>
        </w:rPr>
        <w:t xml:space="preserve">Periodičko slanje izvedeno je u zasebnoj pozadinskoj dretvi kako bi simulator mogao istodobno generirati događaje i čekati naredbe pristigle preko Socket.io veze. </w:t>
      </w:r>
      <w:r w:rsidR="00E41D91" w:rsidRPr="00D7257D">
        <w:rPr>
          <w:rFonts w:asciiTheme="majorBidi" w:hAnsiTheme="majorBidi" w:cstheme="majorBidi"/>
        </w:rPr>
        <w:t xml:space="preserve">Novi podatak generira se </w:t>
      </w:r>
      <w:r w:rsidR="00B4780D" w:rsidRPr="00D7257D">
        <w:rPr>
          <w:rFonts w:asciiTheme="majorBidi" w:hAnsiTheme="majorBidi" w:cstheme="majorBidi"/>
        </w:rPr>
        <w:t xml:space="preserve">i šalje svakih 5 sekundi, što je ostvareno u funkciji </w:t>
      </w:r>
      <w:r w:rsidR="00B4780D" w:rsidRPr="00D7257D">
        <w:rPr>
          <w:rFonts w:ascii="Consolas" w:hAnsi="Consolas" w:cs="Courier New"/>
          <w:sz w:val="20"/>
          <w:szCs w:val="20"/>
        </w:rPr>
        <w:t>periodic()</w:t>
      </w:r>
      <w:r w:rsidR="00B4780D" w:rsidRPr="00D7257D">
        <w:rPr>
          <w:rFonts w:asciiTheme="majorBidi" w:hAnsiTheme="majorBidi" w:cstheme="majorBidi"/>
        </w:rPr>
        <w:t>.</w:t>
      </w:r>
      <w:r w:rsidR="00A54BAD">
        <w:rPr>
          <w:rFonts w:asciiTheme="majorBidi" w:hAnsiTheme="majorBidi" w:cstheme="majorBidi"/>
        </w:rPr>
        <w:t xml:space="preserve"> </w:t>
      </w:r>
      <w:r w:rsidR="00BE6C89" w:rsidRPr="00D7257D">
        <w:rPr>
          <w:rFonts w:asciiTheme="majorBidi" w:hAnsiTheme="majorBidi" w:cstheme="majorBidi"/>
        </w:rPr>
        <w:t xml:space="preserve">Ovaj </w:t>
      </w:r>
      <w:r w:rsidR="002504A5">
        <w:rPr>
          <w:rFonts w:asciiTheme="majorBidi" w:hAnsiTheme="majorBidi" w:cstheme="majorBidi"/>
        </w:rPr>
        <w:t>dio koda</w:t>
      </w:r>
      <w:r w:rsidR="00BE6C89" w:rsidRPr="00D7257D">
        <w:rPr>
          <w:rFonts w:asciiTheme="majorBidi" w:hAnsiTheme="majorBidi" w:cstheme="majorBidi"/>
        </w:rPr>
        <w:t xml:space="preserve"> povezan je sa zahtjevom F1 jer omogućuje periodičko i automatsko generiranje i slanje podataka s uređaja prema poslužitelju.</w:t>
      </w:r>
    </w:p>
    <w:p w14:paraId="1D05B07C" w14:textId="77777777" w:rsidR="00FB4994" w:rsidRPr="00D7257D" w:rsidRDefault="00FB4994" w:rsidP="003E1703">
      <w:pPr>
        <w:spacing w:line="360" w:lineRule="auto"/>
        <w:rPr>
          <w:rFonts w:asciiTheme="majorBidi" w:hAnsiTheme="majorBidi" w:cstheme="majorBidi"/>
        </w:rPr>
      </w:pPr>
    </w:p>
    <w:p w14:paraId="30A5C8E9" w14:textId="77777777" w:rsidR="00A576F1" w:rsidRPr="00D7257D" w:rsidRDefault="00A576F1" w:rsidP="00A576F1">
      <w:pPr>
        <w:spacing w:line="240" w:lineRule="auto"/>
        <w:rPr>
          <w:rFonts w:ascii="Consolas" w:hAnsi="Consolas" w:cs="Courier New"/>
          <w:sz w:val="20"/>
          <w:szCs w:val="20"/>
        </w:rPr>
      </w:pPr>
      <w:r w:rsidRPr="00D7257D">
        <w:rPr>
          <w:rFonts w:ascii="Consolas" w:hAnsi="Consolas" w:cs="Courier New"/>
          <w:sz w:val="20"/>
          <w:szCs w:val="20"/>
        </w:rPr>
        <w:t>def periodic():</w:t>
      </w:r>
    </w:p>
    <w:p w14:paraId="631969C9" w14:textId="77777777" w:rsidR="00A576F1" w:rsidRPr="00D7257D" w:rsidRDefault="00A576F1" w:rsidP="00A576F1">
      <w:pPr>
        <w:spacing w:line="240" w:lineRule="auto"/>
        <w:rPr>
          <w:rFonts w:ascii="Consolas" w:hAnsi="Consolas" w:cs="Courier New"/>
          <w:sz w:val="20"/>
          <w:szCs w:val="20"/>
        </w:rPr>
      </w:pPr>
      <w:r w:rsidRPr="00D7257D">
        <w:rPr>
          <w:rFonts w:ascii="Consolas" w:hAnsi="Consolas" w:cs="Courier New"/>
          <w:sz w:val="20"/>
          <w:szCs w:val="20"/>
        </w:rPr>
        <w:t xml:space="preserve">    while True:</w:t>
      </w:r>
    </w:p>
    <w:p w14:paraId="60FC275F" w14:textId="77777777" w:rsidR="00A576F1" w:rsidRPr="00D7257D" w:rsidRDefault="00A576F1" w:rsidP="00A576F1">
      <w:pPr>
        <w:spacing w:line="240" w:lineRule="auto"/>
        <w:rPr>
          <w:rFonts w:ascii="Consolas" w:hAnsi="Consolas" w:cs="Courier New"/>
          <w:sz w:val="20"/>
          <w:szCs w:val="20"/>
        </w:rPr>
      </w:pPr>
      <w:r w:rsidRPr="00D7257D">
        <w:rPr>
          <w:rFonts w:ascii="Consolas" w:hAnsi="Consolas" w:cs="Courier New"/>
          <w:sz w:val="20"/>
          <w:szCs w:val="20"/>
        </w:rPr>
        <w:t xml:space="preserve">        time.sleep(5)</w:t>
      </w:r>
    </w:p>
    <w:p w14:paraId="447F622B" w14:textId="77777777" w:rsidR="00A576F1" w:rsidRPr="00D7257D" w:rsidRDefault="00A576F1" w:rsidP="00A576F1">
      <w:pPr>
        <w:spacing w:line="240" w:lineRule="auto"/>
        <w:rPr>
          <w:rFonts w:ascii="Consolas" w:hAnsi="Consolas" w:cs="Courier New"/>
          <w:sz w:val="20"/>
          <w:szCs w:val="20"/>
        </w:rPr>
      </w:pPr>
      <w:r w:rsidRPr="00D7257D">
        <w:rPr>
          <w:rFonts w:ascii="Consolas" w:hAnsi="Consolas" w:cs="Courier New"/>
          <w:sz w:val="20"/>
          <w:szCs w:val="20"/>
        </w:rPr>
        <w:t xml:space="preserve">        send_data()</w:t>
      </w:r>
    </w:p>
    <w:p w14:paraId="65E5F2B8" w14:textId="77777777" w:rsidR="00A576F1" w:rsidRPr="00D7257D" w:rsidRDefault="00A576F1" w:rsidP="00A576F1">
      <w:pPr>
        <w:spacing w:line="240" w:lineRule="auto"/>
        <w:rPr>
          <w:rFonts w:asciiTheme="majorBidi" w:hAnsiTheme="majorBidi" w:cstheme="majorBidi"/>
        </w:rPr>
      </w:pPr>
    </w:p>
    <w:p w14:paraId="419D7AA6" w14:textId="77777777" w:rsidR="00A576F1" w:rsidRPr="00D7257D" w:rsidRDefault="00A576F1" w:rsidP="00A576F1">
      <w:pPr>
        <w:spacing w:line="240" w:lineRule="auto"/>
        <w:rPr>
          <w:rFonts w:ascii="Consolas" w:hAnsi="Consolas" w:cs="Courier New"/>
          <w:sz w:val="20"/>
          <w:szCs w:val="20"/>
        </w:rPr>
      </w:pPr>
      <w:r w:rsidRPr="00D7257D">
        <w:rPr>
          <w:rFonts w:ascii="Consolas" w:hAnsi="Consolas" w:cs="Courier New"/>
          <w:sz w:val="20"/>
          <w:szCs w:val="20"/>
        </w:rPr>
        <w:t>threading.Thread(target = periodic, daemon = True).start()</w:t>
      </w:r>
    </w:p>
    <w:p w14:paraId="51770B2B" w14:textId="77777777" w:rsidR="00A576F1" w:rsidRPr="00D7257D" w:rsidRDefault="00A576F1" w:rsidP="00A576F1">
      <w:pPr>
        <w:spacing w:line="360" w:lineRule="auto"/>
        <w:rPr>
          <w:rFonts w:ascii="Consolas" w:hAnsi="Consolas" w:cs="Courier New"/>
          <w:sz w:val="20"/>
          <w:szCs w:val="20"/>
        </w:rPr>
      </w:pPr>
    </w:p>
    <w:p w14:paraId="5F336323" w14:textId="77777777" w:rsidR="008135BE" w:rsidRPr="00D7257D" w:rsidRDefault="008135BE" w:rsidP="003E1703">
      <w:pPr>
        <w:spacing w:line="360" w:lineRule="auto"/>
        <w:rPr>
          <w:rFonts w:ascii="Consolas" w:hAnsi="Consolas" w:cs="Courier New"/>
          <w:sz w:val="20"/>
          <w:szCs w:val="20"/>
        </w:rPr>
      </w:pPr>
    </w:p>
    <w:p w14:paraId="2DEDDE2A" w14:textId="54A759CF" w:rsidR="008135BE" w:rsidRPr="00D7257D" w:rsidRDefault="008135BE" w:rsidP="003E1703">
      <w:pPr>
        <w:spacing w:line="360" w:lineRule="auto"/>
        <w:rPr>
          <w:rFonts w:asciiTheme="majorBidi" w:hAnsiTheme="majorBidi" w:cstheme="majorBidi"/>
        </w:rPr>
      </w:pPr>
      <w:r w:rsidRPr="00D7257D">
        <w:rPr>
          <w:rFonts w:asciiTheme="majorBidi" w:hAnsiTheme="majorBidi" w:cstheme="majorBidi"/>
          <w:sz w:val="22"/>
          <w:szCs w:val="22"/>
        </w:rPr>
        <w:tab/>
      </w:r>
      <w:r w:rsidRPr="00D7257D">
        <w:rPr>
          <w:rFonts w:asciiTheme="majorBidi" w:hAnsiTheme="majorBidi" w:cstheme="majorBidi"/>
        </w:rPr>
        <w:t xml:space="preserve">Izvršavanjem </w:t>
      </w:r>
      <w:r w:rsidR="00E8425D" w:rsidRPr="00D7257D">
        <w:rPr>
          <w:rFonts w:asciiTheme="majorBidi" w:hAnsiTheme="majorBidi" w:cstheme="majorBidi"/>
        </w:rPr>
        <w:t>posljednje prikazane</w:t>
      </w:r>
      <w:r w:rsidRPr="00D7257D">
        <w:rPr>
          <w:rFonts w:asciiTheme="majorBidi" w:hAnsiTheme="majorBidi" w:cstheme="majorBidi"/>
        </w:rPr>
        <w:t xml:space="preserve"> </w:t>
      </w:r>
      <w:r w:rsidR="00A46323" w:rsidRPr="00D7257D">
        <w:rPr>
          <w:rFonts w:asciiTheme="majorBidi" w:hAnsiTheme="majorBidi" w:cstheme="majorBidi"/>
        </w:rPr>
        <w:t xml:space="preserve">linije koda pokreće se demonska dretva (engl. </w:t>
      </w:r>
      <w:r w:rsidR="00A46323" w:rsidRPr="00D7257D">
        <w:rPr>
          <w:rFonts w:asciiTheme="majorBidi" w:hAnsiTheme="majorBidi" w:cstheme="majorBidi"/>
          <w:i/>
          <w:iCs/>
        </w:rPr>
        <w:t>daemon</w:t>
      </w:r>
      <w:r w:rsidR="00A46323" w:rsidRPr="00D7257D">
        <w:rPr>
          <w:rFonts w:asciiTheme="majorBidi" w:hAnsiTheme="majorBidi" w:cstheme="majorBidi"/>
        </w:rPr>
        <w:t>), što znači da se njeno izvršavanje automatski zaustavlja u trenutku završetka glavne dretve.</w:t>
      </w:r>
      <w:r w:rsidR="00A55575" w:rsidRPr="00D7257D">
        <w:t xml:space="preserve"> </w:t>
      </w:r>
      <w:r w:rsidR="00A55575" w:rsidRPr="00D7257D">
        <w:rPr>
          <w:rFonts w:asciiTheme="majorBidi" w:hAnsiTheme="majorBidi" w:cstheme="majorBidi"/>
        </w:rPr>
        <w:t>Svaki generirani događaj sadrži identifikator uređaja, jedinstveni identifikator podatka</w:t>
      </w:r>
      <w:r w:rsidR="00827581" w:rsidRPr="00D7257D">
        <w:rPr>
          <w:rFonts w:asciiTheme="majorBidi" w:hAnsiTheme="majorBidi" w:cstheme="majorBidi"/>
        </w:rPr>
        <w:t>, vremensku oznaku te sam podatak.</w:t>
      </w:r>
      <w:r w:rsidR="00A55575" w:rsidRPr="00D7257D">
        <w:rPr>
          <w:rFonts w:asciiTheme="majorBidi" w:hAnsiTheme="majorBidi" w:cstheme="majorBidi"/>
        </w:rPr>
        <w:t xml:space="preserve"> </w:t>
      </w:r>
      <w:r w:rsidR="00F56C96" w:rsidRPr="00D7257D">
        <w:rPr>
          <w:rFonts w:asciiTheme="majorBidi" w:hAnsiTheme="majorBidi" w:cstheme="majorBidi"/>
        </w:rPr>
        <w:t xml:space="preserve"> </w:t>
      </w:r>
      <w:r w:rsidR="00D56703" w:rsidRPr="00D7257D">
        <w:rPr>
          <w:rFonts w:ascii="Consolas" w:hAnsi="Consolas" w:cs="Courier New"/>
          <w:sz w:val="20"/>
          <w:szCs w:val="20"/>
        </w:rPr>
        <w:t xml:space="preserve">uredjaj_id </w:t>
      </w:r>
      <w:r w:rsidR="00D56703" w:rsidRPr="00D7257D">
        <w:rPr>
          <w:rFonts w:asciiTheme="majorBidi" w:hAnsiTheme="majorBidi" w:cstheme="majorBidi"/>
        </w:rPr>
        <w:t xml:space="preserve">predstavlja ID koji je korisnik unio. </w:t>
      </w:r>
      <w:r w:rsidR="00D56703" w:rsidRPr="00D7257D">
        <w:rPr>
          <w:rFonts w:ascii="Consolas" w:hAnsi="Consolas" w:cs="Courier New"/>
          <w:sz w:val="20"/>
          <w:szCs w:val="20"/>
        </w:rPr>
        <w:t xml:space="preserve">podatak </w:t>
      </w:r>
      <w:r w:rsidR="00D56703" w:rsidRPr="00D7257D">
        <w:rPr>
          <w:rFonts w:asciiTheme="majorBidi" w:hAnsiTheme="majorBidi" w:cstheme="majorBidi"/>
        </w:rPr>
        <w:t xml:space="preserve">je sam generirani nasumični broj, a </w:t>
      </w:r>
      <w:r w:rsidR="00D56703" w:rsidRPr="00D7257D">
        <w:rPr>
          <w:rFonts w:ascii="Consolas" w:hAnsi="Consolas" w:cs="Courier New"/>
          <w:sz w:val="20"/>
          <w:szCs w:val="20"/>
        </w:rPr>
        <w:t xml:space="preserve">vrijeme </w:t>
      </w:r>
      <w:r w:rsidR="00D56703" w:rsidRPr="00D7257D">
        <w:rPr>
          <w:rFonts w:asciiTheme="majorBidi" w:hAnsiTheme="majorBidi" w:cstheme="majorBidi"/>
        </w:rPr>
        <w:t xml:space="preserve">predstavlja vremensku oznaku (engl. </w:t>
      </w:r>
      <w:r w:rsidR="00D56703" w:rsidRPr="00D7257D">
        <w:rPr>
          <w:rFonts w:asciiTheme="majorBidi" w:hAnsiTheme="majorBidi" w:cstheme="majorBidi"/>
          <w:i/>
          <w:iCs/>
        </w:rPr>
        <w:t>timestamp</w:t>
      </w:r>
      <w:r w:rsidR="00D56703" w:rsidRPr="00D7257D">
        <w:rPr>
          <w:rFonts w:asciiTheme="majorBidi" w:hAnsiTheme="majorBidi" w:cstheme="majorBidi"/>
        </w:rPr>
        <w:t xml:space="preserve">) generiranja podatka. </w:t>
      </w:r>
      <w:r w:rsidR="00D56703" w:rsidRPr="00D7257D">
        <w:rPr>
          <w:rFonts w:ascii="Consolas" w:hAnsi="Consolas" w:cs="Courier New"/>
          <w:sz w:val="20"/>
          <w:szCs w:val="20"/>
        </w:rPr>
        <w:t xml:space="preserve">podatak_id </w:t>
      </w:r>
      <w:r w:rsidR="00D56703" w:rsidRPr="00D7257D">
        <w:rPr>
          <w:rFonts w:asciiTheme="majorBidi" w:hAnsiTheme="majorBidi" w:cstheme="majorBidi"/>
        </w:rPr>
        <w:t xml:space="preserve">je identifikator svakog pojedinog generiranog podatka, </w:t>
      </w:r>
      <w:r w:rsidR="001059D8" w:rsidRPr="00D7257D">
        <w:rPr>
          <w:rFonts w:asciiTheme="majorBidi" w:hAnsiTheme="majorBidi" w:cstheme="majorBidi"/>
        </w:rPr>
        <w:t>. Jedinstveni identifikator podatka kasnije se koristi za povezivanje neposredno prikazane kopije događaja s potvrđenom kopijom pohranjenom u bazu podataka</w:t>
      </w:r>
      <w:r w:rsidR="003D773E" w:rsidRPr="00D7257D">
        <w:rPr>
          <w:rFonts w:asciiTheme="majorBidi" w:hAnsiTheme="majorBidi" w:cstheme="majorBidi"/>
        </w:rPr>
        <w:t>.</w:t>
      </w:r>
      <w:r w:rsidR="002504A5">
        <w:rPr>
          <w:rFonts w:asciiTheme="majorBidi" w:hAnsiTheme="majorBidi" w:cstheme="majorBidi"/>
        </w:rPr>
        <w:t xml:space="preserve"> Navedeno se postiže u funkciji </w:t>
      </w:r>
      <w:r w:rsidR="002504A5">
        <w:rPr>
          <w:rFonts w:ascii="Consolas" w:hAnsi="Consolas" w:cstheme="majorBidi"/>
          <w:sz w:val="22"/>
          <w:szCs w:val="22"/>
        </w:rPr>
        <w:lastRenderedPageBreak/>
        <w:t>s</w:t>
      </w:r>
      <w:r w:rsidR="002504A5">
        <w:rPr>
          <w:rFonts w:ascii="Consolas" w:hAnsi="Consolas" w:cstheme="majorBidi"/>
          <w:sz w:val="20"/>
          <w:szCs w:val="20"/>
        </w:rPr>
        <w:t>end_data</w:t>
      </w:r>
      <w:r w:rsidR="002504A5">
        <w:rPr>
          <w:rFonts w:asciiTheme="majorBidi" w:hAnsiTheme="majorBidi" w:cstheme="majorBidi"/>
        </w:rPr>
        <w:t>.</w:t>
      </w:r>
      <w:r w:rsidR="003D773E" w:rsidRPr="00D7257D">
        <w:rPr>
          <w:rFonts w:asciiTheme="majorBidi" w:hAnsiTheme="majorBidi" w:cstheme="majorBidi"/>
        </w:rPr>
        <w:t xml:space="preserve"> </w:t>
      </w:r>
      <w:r w:rsidR="00CB4A2D" w:rsidRPr="00D7257D">
        <w:rPr>
          <w:rFonts w:asciiTheme="majorBidi" w:hAnsiTheme="majorBidi" w:cstheme="majorBidi"/>
        </w:rPr>
        <w:t xml:space="preserve">Ovaj </w:t>
      </w:r>
      <w:r w:rsidR="002504A5">
        <w:rPr>
          <w:rFonts w:asciiTheme="majorBidi" w:hAnsiTheme="majorBidi" w:cstheme="majorBidi"/>
        </w:rPr>
        <w:t>dio koda</w:t>
      </w:r>
      <w:r w:rsidR="00CB4A2D" w:rsidRPr="00D7257D">
        <w:rPr>
          <w:rFonts w:asciiTheme="majorBidi" w:hAnsiTheme="majorBidi" w:cstheme="majorBidi"/>
        </w:rPr>
        <w:t xml:space="preserve"> povezan je sa zahtjevom F1, jer se u njemu generiraju i šalju podaci na poslužitelj.</w:t>
      </w:r>
    </w:p>
    <w:p w14:paraId="636E1D45" w14:textId="77777777" w:rsidR="00F56C96" w:rsidRPr="00D7257D" w:rsidRDefault="00F56C96" w:rsidP="003E1703">
      <w:pPr>
        <w:spacing w:line="360" w:lineRule="auto"/>
        <w:rPr>
          <w:rFonts w:asciiTheme="majorBidi" w:hAnsiTheme="majorBidi" w:cstheme="majorBidi"/>
        </w:rPr>
      </w:pPr>
    </w:p>
    <w:p w14:paraId="7E919D08" w14:textId="77777777" w:rsidR="00EE09C7" w:rsidRPr="00D7257D" w:rsidRDefault="00EE09C7" w:rsidP="00EE09C7">
      <w:pPr>
        <w:spacing w:line="240" w:lineRule="auto"/>
        <w:rPr>
          <w:rFonts w:ascii="Consolas" w:hAnsi="Consolas" w:cs="Courier New"/>
          <w:sz w:val="20"/>
          <w:szCs w:val="20"/>
        </w:rPr>
      </w:pPr>
      <w:r w:rsidRPr="00D7257D">
        <w:rPr>
          <w:rFonts w:ascii="Consolas" w:hAnsi="Consolas" w:cs="Courier New"/>
          <w:sz w:val="20"/>
          <w:szCs w:val="20"/>
        </w:rPr>
        <w:t>def send_data():</w:t>
      </w:r>
    </w:p>
    <w:p w14:paraId="33423212" w14:textId="77777777" w:rsidR="00EE09C7" w:rsidRPr="00D7257D" w:rsidRDefault="00EE09C7" w:rsidP="00EE09C7">
      <w:pPr>
        <w:spacing w:line="240" w:lineRule="auto"/>
        <w:rPr>
          <w:rFonts w:ascii="Consolas" w:hAnsi="Consolas" w:cs="Courier New"/>
          <w:sz w:val="20"/>
          <w:szCs w:val="20"/>
        </w:rPr>
      </w:pPr>
      <w:r w:rsidRPr="00D7257D">
        <w:rPr>
          <w:rFonts w:ascii="Consolas" w:hAnsi="Consolas" w:cs="Courier New"/>
          <w:sz w:val="20"/>
          <w:szCs w:val="20"/>
        </w:rPr>
        <w:t xml:space="preserve">    podaci = {</w:t>
      </w:r>
    </w:p>
    <w:p w14:paraId="0D87A140" w14:textId="77777777" w:rsidR="00EE09C7" w:rsidRPr="00D7257D" w:rsidRDefault="00EE09C7" w:rsidP="00EE09C7">
      <w:pPr>
        <w:spacing w:line="240" w:lineRule="auto"/>
        <w:rPr>
          <w:rFonts w:ascii="Consolas" w:hAnsi="Consolas" w:cs="Courier New"/>
          <w:sz w:val="20"/>
          <w:szCs w:val="20"/>
        </w:rPr>
      </w:pPr>
      <w:r w:rsidRPr="00D7257D">
        <w:rPr>
          <w:rFonts w:ascii="Consolas" w:hAnsi="Consolas" w:cs="Courier New"/>
          <w:sz w:val="20"/>
          <w:szCs w:val="20"/>
        </w:rPr>
        <w:t xml:space="preserve">        “uredjaj_id”: DEVICE_ID,</w:t>
      </w:r>
    </w:p>
    <w:p w14:paraId="2741DD62" w14:textId="77777777" w:rsidR="00EE09C7" w:rsidRPr="00D7257D" w:rsidRDefault="00EE09C7" w:rsidP="00EE09C7">
      <w:pPr>
        <w:spacing w:line="240" w:lineRule="auto"/>
        <w:rPr>
          <w:rFonts w:ascii="Consolas" w:hAnsi="Consolas" w:cs="Courier New"/>
          <w:sz w:val="20"/>
          <w:szCs w:val="20"/>
        </w:rPr>
      </w:pPr>
      <w:r w:rsidRPr="00D7257D">
        <w:rPr>
          <w:rFonts w:ascii="Consolas" w:hAnsi="Consolas" w:cs="Courier New"/>
          <w:sz w:val="20"/>
          <w:szCs w:val="20"/>
        </w:rPr>
        <w:t xml:space="preserve">        “podatak_id”: str(uuid.uuid4()),</w:t>
      </w:r>
    </w:p>
    <w:p w14:paraId="24D6B6DE" w14:textId="77777777" w:rsidR="00EE09C7" w:rsidRPr="00D7257D" w:rsidRDefault="00EE09C7" w:rsidP="00EE09C7">
      <w:pPr>
        <w:spacing w:line="240" w:lineRule="auto"/>
        <w:rPr>
          <w:rFonts w:ascii="Consolas" w:hAnsi="Consolas" w:cs="Courier New"/>
          <w:sz w:val="20"/>
          <w:szCs w:val="20"/>
        </w:rPr>
      </w:pPr>
      <w:r w:rsidRPr="00D7257D">
        <w:rPr>
          <w:rFonts w:ascii="Consolas" w:hAnsi="Consolas" w:cs="Courier New"/>
          <w:sz w:val="20"/>
          <w:szCs w:val="20"/>
        </w:rPr>
        <w:t xml:space="preserve">        “podatak”: random.randint(1, 100),</w:t>
      </w:r>
    </w:p>
    <w:p w14:paraId="5C323A50" w14:textId="77777777" w:rsidR="00EE09C7" w:rsidRPr="00D7257D" w:rsidRDefault="00EE09C7" w:rsidP="00EE09C7">
      <w:pPr>
        <w:spacing w:line="240" w:lineRule="auto"/>
        <w:rPr>
          <w:rFonts w:ascii="Consolas" w:hAnsi="Consolas" w:cs="Courier New"/>
          <w:sz w:val="20"/>
          <w:szCs w:val="20"/>
        </w:rPr>
      </w:pPr>
      <w:r w:rsidRPr="00D7257D">
        <w:rPr>
          <w:rFonts w:ascii="Consolas" w:hAnsi="Consolas" w:cs="Courier New"/>
          <w:sz w:val="20"/>
          <w:szCs w:val="20"/>
        </w:rPr>
        <w:t xml:space="preserve">        “vrijeme”: datetime.datetime.now(datetime.timezone.utc).isoformat()</w:t>
      </w:r>
    </w:p>
    <w:p w14:paraId="0DF3FCD6" w14:textId="77777777" w:rsidR="00EE09C7" w:rsidRPr="00D7257D" w:rsidRDefault="00EE09C7" w:rsidP="00EE09C7">
      <w:pPr>
        <w:spacing w:line="240" w:lineRule="auto"/>
        <w:rPr>
          <w:rFonts w:ascii="Consolas" w:hAnsi="Consolas" w:cs="Courier New"/>
          <w:sz w:val="20"/>
          <w:szCs w:val="20"/>
        </w:rPr>
      </w:pPr>
      <w:r w:rsidRPr="00D7257D">
        <w:rPr>
          <w:rFonts w:ascii="Consolas" w:hAnsi="Consolas" w:cs="Courier New"/>
          <w:sz w:val="20"/>
          <w:szCs w:val="20"/>
        </w:rPr>
        <w:t xml:space="preserve">    }</w:t>
      </w:r>
    </w:p>
    <w:p w14:paraId="64375530" w14:textId="77777777" w:rsidR="00EE09C7" w:rsidRPr="00D7257D" w:rsidRDefault="00EE09C7" w:rsidP="00EE09C7">
      <w:pPr>
        <w:spacing w:line="240" w:lineRule="auto"/>
        <w:rPr>
          <w:rFonts w:ascii="Consolas" w:hAnsi="Consolas" w:cs="Courier New"/>
          <w:sz w:val="20"/>
          <w:szCs w:val="20"/>
        </w:rPr>
      </w:pPr>
      <w:r w:rsidRPr="00D7257D">
        <w:rPr>
          <w:rFonts w:ascii="Consolas" w:hAnsi="Consolas" w:cs="Courier New"/>
          <w:sz w:val="20"/>
          <w:szCs w:val="20"/>
        </w:rPr>
        <w:t xml:space="preserve">    sio.emit(“device-data”, podaci)</w:t>
      </w:r>
    </w:p>
    <w:p w14:paraId="7445AFD2" w14:textId="77777777" w:rsidR="003A2CD1" w:rsidRPr="00D7257D" w:rsidRDefault="003A2CD1" w:rsidP="003E1703">
      <w:pPr>
        <w:spacing w:line="360" w:lineRule="auto"/>
        <w:rPr>
          <w:rFonts w:ascii="Consolas" w:hAnsi="Consolas" w:cs="Courier New"/>
          <w:sz w:val="20"/>
          <w:szCs w:val="20"/>
        </w:rPr>
      </w:pPr>
    </w:p>
    <w:p w14:paraId="126FE63A" w14:textId="1EE5B34F" w:rsidR="00FE5D64" w:rsidRPr="00D7257D" w:rsidRDefault="00FE5D64" w:rsidP="003E1703">
      <w:pPr>
        <w:spacing w:line="360" w:lineRule="auto"/>
        <w:rPr>
          <w:rFonts w:asciiTheme="majorBidi" w:hAnsiTheme="majorBidi" w:cstheme="majorBidi"/>
        </w:rPr>
      </w:pPr>
      <w:r w:rsidRPr="00D7257D">
        <w:rPr>
          <w:rFonts w:asciiTheme="majorBidi" w:hAnsiTheme="majorBidi" w:cstheme="majorBidi"/>
        </w:rPr>
        <w:tab/>
        <w:t xml:space="preserve">Naredbe za trenutnim slanjem podataka uređaji primaju putem Socket.io događaja </w:t>
      </w:r>
      <w:r w:rsidRPr="00D7257D">
        <w:rPr>
          <w:rFonts w:ascii="Consolas" w:hAnsi="Consolas" w:cs="Courier New"/>
          <w:sz w:val="20"/>
          <w:szCs w:val="20"/>
        </w:rPr>
        <w:t xml:space="preserve">send-data-now </w:t>
      </w:r>
      <w:r w:rsidRPr="00D7257D">
        <w:rPr>
          <w:rFonts w:asciiTheme="majorBidi" w:hAnsiTheme="majorBidi" w:cstheme="majorBidi"/>
        </w:rPr>
        <w:t>te</w:t>
      </w:r>
      <w:r w:rsidR="0011408B" w:rsidRPr="00D7257D">
        <w:rPr>
          <w:rFonts w:asciiTheme="majorBidi" w:hAnsiTheme="majorBidi" w:cstheme="majorBidi"/>
        </w:rPr>
        <w:t xml:space="preserve"> funkcije</w:t>
      </w:r>
      <w:r w:rsidRPr="00D7257D">
        <w:rPr>
          <w:rFonts w:asciiTheme="majorBidi" w:hAnsiTheme="majorBidi" w:cstheme="majorBidi"/>
        </w:rPr>
        <w:t xml:space="preserve"> slušatelja </w:t>
      </w:r>
      <w:r w:rsidR="0011408B" w:rsidRPr="00D7257D">
        <w:rPr>
          <w:rFonts w:asciiTheme="majorBidi" w:hAnsiTheme="majorBidi" w:cstheme="majorBidi"/>
        </w:rPr>
        <w:t xml:space="preserve">navedenog događaja, u kojoj se </w:t>
      </w:r>
      <w:r w:rsidR="006904D9" w:rsidRPr="00D7257D">
        <w:rPr>
          <w:rFonts w:asciiTheme="majorBidi" w:hAnsiTheme="majorBidi" w:cstheme="majorBidi"/>
        </w:rPr>
        <w:t xml:space="preserve">ispisuje poruka o zahtjevu te </w:t>
      </w:r>
      <w:r w:rsidR="00B06C6D" w:rsidRPr="00D7257D">
        <w:rPr>
          <w:rFonts w:asciiTheme="majorBidi" w:hAnsiTheme="majorBidi" w:cstheme="majorBidi"/>
        </w:rPr>
        <w:t>podaci šalju korištenjem već opisane funkcije</w:t>
      </w:r>
      <w:r w:rsidR="002041EB" w:rsidRPr="00D7257D">
        <w:rPr>
          <w:rFonts w:asciiTheme="majorBidi" w:hAnsiTheme="majorBidi" w:cstheme="majorBidi"/>
        </w:rPr>
        <w:t xml:space="preserve">. </w:t>
      </w:r>
      <w:r w:rsidR="00A7016C">
        <w:rPr>
          <w:rFonts w:asciiTheme="majorBidi" w:hAnsiTheme="majorBidi" w:cstheme="majorBidi"/>
        </w:rPr>
        <w:t xml:space="preserve">Funkcija slušatelj navedenog događaja prikazan je u nastavku. </w:t>
      </w:r>
      <w:r w:rsidR="009F0CB6" w:rsidRPr="00D7257D">
        <w:rPr>
          <w:rFonts w:asciiTheme="majorBidi" w:hAnsiTheme="majorBidi" w:cstheme="majorBidi"/>
        </w:rPr>
        <w:t>Ulaz u prikazani dio programa</w:t>
      </w:r>
      <w:r w:rsidR="00090E7D" w:rsidRPr="00D7257D">
        <w:rPr>
          <w:rFonts w:asciiTheme="majorBidi" w:hAnsiTheme="majorBidi" w:cstheme="majorBidi"/>
        </w:rPr>
        <w:t xml:space="preserve"> je događaj </w:t>
      </w:r>
      <w:r w:rsidR="00090E7D" w:rsidRPr="00D7257D">
        <w:rPr>
          <w:rFonts w:ascii="Consolas" w:hAnsi="Consolas" w:cstheme="majorBidi"/>
          <w:sz w:val="20"/>
          <w:szCs w:val="20"/>
        </w:rPr>
        <w:t xml:space="preserve">send-data-now </w:t>
      </w:r>
      <w:r w:rsidR="00090E7D" w:rsidRPr="00D7257D">
        <w:rPr>
          <w:rFonts w:asciiTheme="majorBidi" w:hAnsiTheme="majorBidi" w:cstheme="majorBidi"/>
        </w:rPr>
        <w:t>pristigao s poslužitelja</w:t>
      </w:r>
      <w:r w:rsidR="00924AFA" w:rsidRPr="00D7257D">
        <w:rPr>
          <w:rFonts w:asciiTheme="majorBidi" w:hAnsiTheme="majorBidi" w:cstheme="majorBidi"/>
        </w:rPr>
        <w:t xml:space="preserve">, a izlaz je poziv funkcije </w:t>
      </w:r>
      <w:r w:rsidR="00924AFA" w:rsidRPr="00D7257D">
        <w:rPr>
          <w:rFonts w:ascii="Consolas" w:hAnsi="Consolas" w:cstheme="majorBidi"/>
          <w:sz w:val="20"/>
          <w:szCs w:val="20"/>
        </w:rPr>
        <w:t>send_data</w:t>
      </w:r>
      <w:r w:rsidR="00924AFA" w:rsidRPr="00D7257D">
        <w:rPr>
          <w:rFonts w:asciiTheme="majorBidi" w:hAnsiTheme="majorBidi" w:cstheme="majorBidi"/>
        </w:rPr>
        <w:t xml:space="preserve">, kojim se inicira generiranje i slanje podataka, kako je ranije opisano. Ovaj </w:t>
      </w:r>
      <w:r w:rsidR="00C176E4">
        <w:rPr>
          <w:rFonts w:asciiTheme="majorBidi" w:hAnsiTheme="majorBidi" w:cstheme="majorBidi"/>
        </w:rPr>
        <w:t>dio koda</w:t>
      </w:r>
      <w:r w:rsidR="00924AFA" w:rsidRPr="00D7257D">
        <w:rPr>
          <w:rFonts w:asciiTheme="majorBidi" w:hAnsiTheme="majorBidi" w:cstheme="majorBidi"/>
        </w:rPr>
        <w:t xml:space="preserve"> povezan je sa zahtjevom F5 jer </w:t>
      </w:r>
      <w:r w:rsidR="00B6575C" w:rsidRPr="00D7257D">
        <w:rPr>
          <w:rFonts w:asciiTheme="majorBidi" w:hAnsiTheme="majorBidi" w:cstheme="majorBidi"/>
        </w:rPr>
        <w:t>se radi o obradi događaja nastalog korisničkim zahtjevom za trenutnim slanjem podataka.</w:t>
      </w:r>
    </w:p>
    <w:p w14:paraId="3FDDC456" w14:textId="77777777" w:rsidR="00B06C6D" w:rsidRPr="00D7257D" w:rsidRDefault="00B06C6D" w:rsidP="003E1703">
      <w:pPr>
        <w:spacing w:line="360" w:lineRule="auto"/>
        <w:rPr>
          <w:rFonts w:asciiTheme="majorBidi" w:hAnsiTheme="majorBidi" w:cstheme="majorBidi"/>
        </w:rPr>
      </w:pPr>
    </w:p>
    <w:p w14:paraId="193ED223" w14:textId="77777777" w:rsidR="00D30C3A" w:rsidRPr="00D7257D" w:rsidRDefault="00D30C3A" w:rsidP="00D30C3A">
      <w:pPr>
        <w:spacing w:line="240" w:lineRule="auto"/>
        <w:rPr>
          <w:rFonts w:ascii="Consolas" w:hAnsi="Consolas" w:cs="Courier New"/>
          <w:sz w:val="20"/>
          <w:szCs w:val="20"/>
        </w:rPr>
      </w:pPr>
      <w:r w:rsidRPr="00D7257D">
        <w:rPr>
          <w:rFonts w:ascii="Consolas" w:hAnsi="Consolas" w:cs="Courier New"/>
          <w:sz w:val="20"/>
          <w:szCs w:val="20"/>
        </w:rPr>
        <w:t>@sio.on(“send-data-now”)</w:t>
      </w:r>
    </w:p>
    <w:p w14:paraId="1A1059F1" w14:textId="77777777" w:rsidR="00D30C3A" w:rsidRPr="00D7257D" w:rsidRDefault="00D30C3A" w:rsidP="00D30C3A">
      <w:pPr>
        <w:spacing w:line="240" w:lineRule="auto"/>
        <w:rPr>
          <w:rFonts w:ascii="Consolas" w:hAnsi="Consolas" w:cs="Courier New"/>
          <w:sz w:val="20"/>
          <w:szCs w:val="20"/>
        </w:rPr>
      </w:pPr>
      <w:r w:rsidRPr="00D7257D">
        <w:rPr>
          <w:rFonts w:ascii="Consolas" w:hAnsi="Consolas" w:cs="Courier New"/>
          <w:sz w:val="20"/>
          <w:szCs w:val="20"/>
        </w:rPr>
        <w:t>def on_command():</w:t>
      </w:r>
    </w:p>
    <w:p w14:paraId="00572222" w14:textId="77777777" w:rsidR="00D30C3A" w:rsidRPr="00D7257D" w:rsidRDefault="00D30C3A" w:rsidP="00D30C3A">
      <w:pPr>
        <w:spacing w:line="240" w:lineRule="auto"/>
        <w:rPr>
          <w:rFonts w:ascii="Consolas" w:hAnsi="Consolas" w:cs="Courier New"/>
          <w:sz w:val="20"/>
          <w:szCs w:val="20"/>
        </w:rPr>
      </w:pPr>
      <w:r w:rsidRPr="00D7257D">
        <w:rPr>
          <w:rFonts w:ascii="Consolas" w:hAnsi="Consolas" w:cs="Courier New"/>
          <w:sz w:val="20"/>
          <w:szCs w:val="20"/>
        </w:rPr>
        <w:t xml:space="preserve">    print(“Zahtjev za podacima stigao”)</w:t>
      </w:r>
    </w:p>
    <w:p w14:paraId="29C532F1" w14:textId="77777777" w:rsidR="00D30C3A" w:rsidRPr="00D7257D" w:rsidRDefault="00D30C3A" w:rsidP="00D30C3A">
      <w:pPr>
        <w:spacing w:line="240" w:lineRule="auto"/>
        <w:rPr>
          <w:rFonts w:ascii="Consolas" w:hAnsi="Consolas" w:cs="Courier New"/>
          <w:sz w:val="20"/>
          <w:szCs w:val="20"/>
        </w:rPr>
      </w:pPr>
      <w:r w:rsidRPr="00D7257D">
        <w:rPr>
          <w:rFonts w:ascii="Consolas" w:hAnsi="Consolas" w:cs="Courier New"/>
          <w:sz w:val="20"/>
          <w:szCs w:val="20"/>
        </w:rPr>
        <w:t xml:space="preserve">    send_data()</w:t>
      </w:r>
    </w:p>
    <w:p w14:paraId="3DE6F1F6" w14:textId="62099D48" w:rsidR="0016553A" w:rsidRPr="00D7257D" w:rsidRDefault="00362ED5" w:rsidP="003E1703">
      <w:pPr>
        <w:spacing w:line="360" w:lineRule="auto"/>
        <w:rPr>
          <w:rFonts w:asciiTheme="majorBidi" w:hAnsiTheme="majorBidi" w:cstheme="majorBidi"/>
        </w:rPr>
      </w:pPr>
      <w:r w:rsidRPr="00D7257D">
        <w:rPr>
          <w:rFonts w:asciiTheme="majorBidi" w:hAnsiTheme="majorBidi" w:cstheme="majorBidi"/>
        </w:rPr>
        <w:tab/>
      </w:r>
    </w:p>
    <w:p w14:paraId="2FA6484D" w14:textId="43D1F1D5" w:rsidR="0016553A" w:rsidRPr="00D7257D" w:rsidRDefault="0016553A" w:rsidP="003E1703">
      <w:pPr>
        <w:spacing w:line="360" w:lineRule="auto"/>
        <w:rPr>
          <w:rFonts w:asciiTheme="majorBidi" w:hAnsiTheme="majorBidi" w:cstheme="majorBidi"/>
          <w:b/>
          <w:bCs/>
          <w:sz w:val="28"/>
          <w:szCs w:val="28"/>
        </w:rPr>
      </w:pPr>
      <w:r w:rsidRPr="00D7257D">
        <w:rPr>
          <w:rFonts w:asciiTheme="majorBidi" w:hAnsiTheme="majorBidi" w:cstheme="majorBidi"/>
        </w:rPr>
        <w:tab/>
      </w:r>
      <w:r w:rsidR="00B107CF" w:rsidRPr="00D7257D">
        <w:rPr>
          <w:rFonts w:asciiTheme="majorBidi" w:hAnsiTheme="majorBidi" w:cstheme="majorBidi"/>
        </w:rPr>
        <w:t>Uređaj radi navedene aktivnosti sve do gašenja programa</w:t>
      </w:r>
      <w:r w:rsidR="004223E8" w:rsidRPr="00D7257D">
        <w:rPr>
          <w:rFonts w:asciiTheme="majorBidi" w:hAnsiTheme="majorBidi" w:cstheme="majorBidi"/>
        </w:rPr>
        <w:t xml:space="preserve">, čime se Socket.io veza prema poslužitelju automatski prekida te se ka poslužitelju šalje Socket.io događaj </w:t>
      </w:r>
      <w:r w:rsidR="009537B4" w:rsidRPr="00D7257D">
        <w:rPr>
          <w:rFonts w:ascii="Consolas" w:hAnsi="Consolas" w:cs="Courier New"/>
          <w:sz w:val="20"/>
          <w:szCs w:val="20"/>
        </w:rPr>
        <w:t>disconnect</w:t>
      </w:r>
      <w:r w:rsidR="009537B4" w:rsidRPr="00D7257D">
        <w:rPr>
          <w:rFonts w:asciiTheme="majorBidi" w:hAnsiTheme="majorBidi" w:cstheme="majorBidi"/>
        </w:rPr>
        <w:t>. Navedeno</w:t>
      </w:r>
      <w:r w:rsidR="002479D2" w:rsidRPr="00D7257D">
        <w:rPr>
          <w:rFonts w:asciiTheme="majorBidi" w:hAnsiTheme="majorBidi" w:cstheme="majorBidi"/>
        </w:rPr>
        <w:t xml:space="preserve"> </w:t>
      </w:r>
      <w:r w:rsidR="009537B4" w:rsidRPr="00D7257D">
        <w:rPr>
          <w:rFonts w:asciiTheme="majorBidi" w:hAnsiTheme="majorBidi" w:cstheme="majorBidi"/>
        </w:rPr>
        <w:t xml:space="preserve">je sastavni dio načina na koji </w:t>
      </w:r>
      <w:r w:rsidR="002479D2" w:rsidRPr="00D7257D">
        <w:rPr>
          <w:rFonts w:asciiTheme="majorBidi" w:hAnsiTheme="majorBidi" w:cstheme="majorBidi"/>
        </w:rPr>
        <w:t>implementacija Socket.io klijenta radi.</w:t>
      </w:r>
      <w:r w:rsidR="00A8103B" w:rsidRPr="00D7257D">
        <w:rPr>
          <w:rFonts w:asciiTheme="majorBidi" w:hAnsiTheme="majorBidi" w:cstheme="majorBidi"/>
        </w:rPr>
        <w:t xml:space="preserve"> Više instanci simulatora može pokrenuti istodobno, simulator čini osnovu za ispitivanje ponašanja sustava pri različitim opterećenjima. Za potrebe eksperimenata preporučljivo je interval generiranja </w:t>
      </w:r>
      <w:r w:rsidR="00A8103B" w:rsidRPr="00D7257D">
        <w:rPr>
          <w:rFonts w:asciiTheme="majorBidi" w:hAnsiTheme="majorBidi" w:cstheme="majorBidi"/>
        </w:rPr>
        <w:lastRenderedPageBreak/>
        <w:t>učiniti konfigurabilnim parametrom, jer se time omogućuje kontrolirano povećavanje opterećenja bez izmjene programskog koda.</w:t>
      </w:r>
    </w:p>
    <w:p w14:paraId="5822323C" w14:textId="77777777" w:rsidR="000409D6" w:rsidRPr="00D7257D" w:rsidRDefault="000409D6" w:rsidP="003E1703">
      <w:pPr>
        <w:spacing w:line="360" w:lineRule="auto"/>
        <w:rPr>
          <w:rFonts w:asciiTheme="majorBidi" w:hAnsiTheme="majorBidi" w:cstheme="majorBidi"/>
          <w:b/>
          <w:bCs/>
          <w:sz w:val="28"/>
          <w:szCs w:val="28"/>
        </w:rPr>
      </w:pPr>
    </w:p>
    <w:p w14:paraId="72651D7E" w14:textId="137EF323" w:rsidR="000409D6" w:rsidRPr="00D7257D" w:rsidRDefault="1FAB5D1C" w:rsidP="00F77E49">
      <w:pPr>
        <w:pStyle w:val="Heading2"/>
        <w:rPr>
          <w:lang w:val="hr-HR"/>
        </w:rPr>
      </w:pPr>
      <w:bookmarkStart w:id="33" w:name="_Toc233394042"/>
      <w:r w:rsidRPr="00D7257D">
        <w:rPr>
          <w:lang w:val="hr-HR"/>
        </w:rPr>
        <w:t>5.2</w:t>
      </w:r>
      <w:r w:rsidR="00F77E49" w:rsidRPr="00D7257D">
        <w:rPr>
          <w:lang w:val="hr-HR"/>
        </w:rPr>
        <w:t>. Poslužiteljska aplikacija</w:t>
      </w:r>
      <w:bookmarkEnd w:id="33"/>
    </w:p>
    <w:p w14:paraId="66CD86AC" w14:textId="77777777" w:rsidR="0082685C" w:rsidRPr="00D7257D" w:rsidRDefault="0082685C" w:rsidP="003E1703">
      <w:pPr>
        <w:spacing w:line="360" w:lineRule="auto"/>
        <w:rPr>
          <w:rFonts w:asciiTheme="majorBidi" w:hAnsiTheme="majorBidi" w:cstheme="majorBidi"/>
        </w:rPr>
      </w:pPr>
      <w:r w:rsidRPr="00D7257D">
        <w:rPr>
          <w:rFonts w:asciiTheme="majorBidi" w:hAnsiTheme="majorBidi" w:cstheme="majorBidi"/>
        </w:rPr>
        <w:t>Poslužiteljska strana prototipa podijeljena je na tri glavne komponente: pristupnu točku za uređaje, sloj obrade i pohrane događaja te pristupnu točku za korisničko sučelje. Komponente ne pozivaju izravno funkcije drugih komponenti, nego podatke i naredbe razmjenjuju preko NATS predmeta. Time se ostvaruje labavo povezivanje i omogućuje da svaka komponenta obavlja jasno određenu odgovornost.</w:t>
      </w:r>
    </w:p>
    <w:p w14:paraId="75B454C4" w14:textId="77777777" w:rsidR="0082685C" w:rsidRPr="00D7257D" w:rsidRDefault="0082685C" w:rsidP="003E1703">
      <w:pPr>
        <w:spacing w:line="360" w:lineRule="auto"/>
        <w:ind w:firstLine="720"/>
        <w:rPr>
          <w:rFonts w:asciiTheme="majorBidi" w:hAnsiTheme="majorBidi" w:cstheme="majorBidi"/>
        </w:rPr>
      </w:pPr>
      <w:r w:rsidRPr="00D7257D">
        <w:rPr>
          <w:rFonts w:asciiTheme="majorBidi" w:hAnsiTheme="majorBidi" w:cstheme="majorBidi"/>
        </w:rPr>
        <w:t>U implementiranom prototipu za razmjenu poruka među poslužiteljskim komponentama koristi se NATS Core. Takav odabir dovoljan je za ostvarenje niske latencije i labavog povezivanja komponenti, dok se trajnost događaja ostvaruje na razini PostgreSQL baze podataka. JetStream nije korišten u osnovnoj verziji prototipa jer bi uveo dodatne mehanizme trajnih tokova i potvrda primitka koji nisu nužni za provjeru osnovnog toka obrade, ali predstavljaju mogući smjer nadogradnje u sustavu s jačim zahtjevima pouzdanosti.</w:t>
      </w:r>
    </w:p>
    <w:p w14:paraId="0F4879C4" w14:textId="77777777" w:rsidR="000409D6" w:rsidRPr="00D7257D" w:rsidRDefault="000409D6" w:rsidP="003E1703">
      <w:pPr>
        <w:spacing w:line="360" w:lineRule="auto"/>
        <w:rPr>
          <w:rFonts w:asciiTheme="majorBidi" w:hAnsiTheme="majorBidi" w:cstheme="majorBidi"/>
          <w:b/>
          <w:sz w:val="28"/>
          <w:szCs w:val="28"/>
        </w:rPr>
      </w:pPr>
    </w:p>
    <w:p w14:paraId="60D64E0D" w14:textId="444A3E12" w:rsidR="000409D6" w:rsidRPr="00D7257D" w:rsidRDefault="501CD595" w:rsidP="00C347CD">
      <w:pPr>
        <w:pStyle w:val="Heading3"/>
      </w:pPr>
      <w:bookmarkStart w:id="34" w:name="_Toc233394043"/>
      <w:r w:rsidRPr="00D7257D">
        <w:t>5</w:t>
      </w:r>
      <w:r w:rsidR="2A18DED8" w:rsidRPr="00D7257D">
        <w:t>.</w:t>
      </w:r>
      <w:r w:rsidR="7D9AAEE3" w:rsidRPr="00D7257D">
        <w:t>2</w:t>
      </w:r>
      <w:r w:rsidR="00F77E49" w:rsidRPr="00D7257D">
        <w:t>.1. Pristupna točka za uređaje</w:t>
      </w:r>
      <w:bookmarkEnd w:id="34"/>
    </w:p>
    <w:p w14:paraId="609B790A" w14:textId="77777777" w:rsidR="00F77E49" w:rsidRPr="00D7257D" w:rsidRDefault="00F77E49" w:rsidP="003E1703">
      <w:pPr>
        <w:spacing w:line="360" w:lineRule="auto"/>
        <w:rPr>
          <w:rFonts w:asciiTheme="majorBidi" w:hAnsiTheme="majorBidi" w:cstheme="majorBidi"/>
          <w:b/>
        </w:rPr>
      </w:pPr>
    </w:p>
    <w:p w14:paraId="26EFDFE6" w14:textId="11AE23AE" w:rsidR="002418FC" w:rsidRPr="00D7257D" w:rsidRDefault="000409D6" w:rsidP="003E1703">
      <w:pPr>
        <w:spacing w:line="360" w:lineRule="auto"/>
        <w:rPr>
          <w:rFonts w:asciiTheme="majorBidi" w:hAnsiTheme="majorBidi" w:cstheme="majorBidi"/>
        </w:rPr>
      </w:pPr>
      <w:r w:rsidRPr="00D7257D">
        <w:rPr>
          <w:rFonts w:asciiTheme="majorBidi" w:hAnsiTheme="majorBidi" w:cstheme="majorBidi"/>
          <w:b/>
        </w:rPr>
        <w:tab/>
      </w:r>
      <w:r w:rsidR="001778F8" w:rsidRPr="00D7257D">
        <w:rPr>
          <w:rFonts w:asciiTheme="majorBidi" w:hAnsiTheme="majorBidi" w:cstheme="majorBidi"/>
        </w:rPr>
        <w:t>Pristupna točka za uređaje dio je poslužitelja zadužen za komunikaciju s uređajima</w:t>
      </w:r>
      <w:r w:rsidR="004B3B1D" w:rsidRPr="00D7257D">
        <w:rPr>
          <w:rFonts w:asciiTheme="majorBidi" w:hAnsiTheme="majorBidi" w:cstheme="majorBidi"/>
        </w:rPr>
        <w:t xml:space="preserve"> te posredstvo između njih i ostalih dijelova poslužitelja. Ova komponenta prima podatke od uređaja te ih prosljeđuje ostalim dijelovima sustava, a ist</w:t>
      </w:r>
      <w:r w:rsidR="00B142C0" w:rsidRPr="00D7257D">
        <w:rPr>
          <w:rFonts w:asciiTheme="majorBidi" w:hAnsiTheme="majorBidi" w:cstheme="majorBidi"/>
        </w:rPr>
        <w:t xml:space="preserve">ovremeno prima </w:t>
      </w:r>
      <w:r w:rsidR="00F3714F" w:rsidRPr="00D7257D">
        <w:rPr>
          <w:rFonts w:asciiTheme="majorBidi" w:hAnsiTheme="majorBidi" w:cstheme="majorBidi"/>
        </w:rPr>
        <w:t xml:space="preserve">zahtjeve od ostalih dijelova sustava te odgovara na njih ili ih prosljeđuje uređajima. </w:t>
      </w:r>
      <w:r w:rsidR="009F1A84" w:rsidRPr="00D7257D">
        <w:rPr>
          <w:rFonts w:asciiTheme="majorBidi" w:hAnsiTheme="majorBidi" w:cstheme="majorBidi"/>
        </w:rPr>
        <w:t xml:space="preserve">Najprije se na adresi </w:t>
      </w:r>
      <w:r w:rsidR="002B1D93" w:rsidRPr="00D7257D">
        <w:rPr>
          <w:rFonts w:asciiTheme="majorBidi" w:hAnsiTheme="majorBidi" w:cstheme="majorBidi"/>
          <w:i/>
        </w:rPr>
        <w:t>http://localhost:3001</w:t>
      </w:r>
      <w:r w:rsidR="002B1D93" w:rsidRPr="00D7257D">
        <w:t xml:space="preserve"> </w:t>
      </w:r>
      <w:r w:rsidR="009F1A84" w:rsidRPr="00D7257D">
        <w:rPr>
          <w:rFonts w:asciiTheme="majorBidi" w:hAnsiTheme="majorBidi" w:cstheme="majorBidi"/>
        </w:rPr>
        <w:t xml:space="preserve">kreira HTTP poslužitelj, nad kojim se, zatim, kreira Socket.io poslužitelj. </w:t>
      </w:r>
      <w:r w:rsidR="00893CE8" w:rsidRPr="00D7257D">
        <w:rPr>
          <w:rFonts w:asciiTheme="majorBidi" w:hAnsiTheme="majorBidi" w:cstheme="majorBidi"/>
        </w:rPr>
        <w:t>Poslužitelj je konfiguriran koristeći CORS (</w:t>
      </w:r>
      <w:r w:rsidR="00893CE8" w:rsidRPr="00D7257D">
        <w:rPr>
          <w:rFonts w:asciiTheme="majorBidi" w:hAnsiTheme="majorBidi" w:cstheme="majorBidi"/>
          <w:i/>
        </w:rPr>
        <w:t>Cross</w:t>
      </w:r>
      <w:r w:rsidR="0027229E" w:rsidRPr="00D7257D">
        <w:rPr>
          <w:rFonts w:asciiTheme="majorBidi" w:hAnsiTheme="majorBidi" w:cstheme="majorBidi"/>
          <w:i/>
        </w:rPr>
        <w:t>-</w:t>
      </w:r>
      <w:r w:rsidR="00893CE8" w:rsidRPr="00D7257D">
        <w:rPr>
          <w:rFonts w:asciiTheme="majorBidi" w:hAnsiTheme="majorBidi" w:cstheme="majorBidi"/>
          <w:i/>
        </w:rPr>
        <w:t>origin request</w:t>
      </w:r>
      <w:r w:rsidR="0027229E" w:rsidRPr="00D7257D">
        <w:rPr>
          <w:rFonts w:asciiTheme="majorBidi" w:hAnsiTheme="majorBidi" w:cstheme="majorBidi"/>
          <w:i/>
        </w:rPr>
        <w:t xml:space="preserve"> sharing</w:t>
      </w:r>
      <w:r w:rsidR="0027229E" w:rsidRPr="00D7257D">
        <w:rPr>
          <w:rFonts w:asciiTheme="majorBidi" w:hAnsiTheme="majorBidi" w:cstheme="majorBidi"/>
        </w:rPr>
        <w:t xml:space="preserve">) postavke koje omogućuju povezivanje s pristupnom točkom za korisničko sučelje na adresi </w:t>
      </w:r>
      <w:r w:rsidR="0027229E" w:rsidRPr="00D7257D">
        <w:rPr>
          <w:rFonts w:asciiTheme="majorBidi" w:hAnsiTheme="majorBidi" w:cstheme="majorBidi"/>
          <w:i/>
        </w:rPr>
        <w:t>http://localhost:3000</w:t>
      </w:r>
      <w:r w:rsidR="0027229E" w:rsidRPr="00D7257D">
        <w:rPr>
          <w:rFonts w:asciiTheme="majorBidi" w:hAnsiTheme="majorBidi" w:cstheme="majorBidi"/>
        </w:rPr>
        <w:t>.</w:t>
      </w:r>
      <w:r w:rsidR="0027229E" w:rsidRPr="00D7257D">
        <w:rPr>
          <w:rFonts w:asciiTheme="majorBidi" w:hAnsiTheme="majorBidi" w:cstheme="majorBidi"/>
          <w:i/>
        </w:rPr>
        <w:t xml:space="preserve"> </w:t>
      </w:r>
      <w:r w:rsidR="00C8363E" w:rsidRPr="00D7257D">
        <w:rPr>
          <w:rFonts w:asciiTheme="majorBidi" w:hAnsiTheme="majorBidi" w:cstheme="majorBidi"/>
        </w:rPr>
        <w:t xml:space="preserve">Objekt </w:t>
      </w:r>
      <w:r w:rsidR="00C8363E" w:rsidRPr="00D7257D">
        <w:rPr>
          <w:rFonts w:ascii="Consolas" w:hAnsi="Consolas" w:cs="Courier New"/>
          <w:sz w:val="20"/>
          <w:szCs w:val="20"/>
        </w:rPr>
        <w:t>io</w:t>
      </w:r>
      <w:r w:rsidR="00EA6958" w:rsidRPr="00D7257D">
        <w:rPr>
          <w:rFonts w:ascii="Consolas" w:hAnsi="Consolas" w:cs="Courier New"/>
          <w:sz w:val="20"/>
          <w:szCs w:val="20"/>
        </w:rPr>
        <w:t xml:space="preserve"> </w:t>
      </w:r>
      <w:r w:rsidR="00EA6958" w:rsidRPr="00D7257D">
        <w:rPr>
          <w:rFonts w:asciiTheme="majorBidi" w:hAnsiTheme="majorBidi" w:cstheme="majorBidi"/>
        </w:rPr>
        <w:t xml:space="preserve">nastao kao povratna vrijednost kreiranja poslužitelja, </w:t>
      </w:r>
      <w:r w:rsidR="00C8363E" w:rsidRPr="00D7257D">
        <w:rPr>
          <w:rFonts w:asciiTheme="majorBidi" w:hAnsiTheme="majorBidi" w:cstheme="majorBidi"/>
        </w:rPr>
        <w:t xml:space="preserve">objekt je nad kojim se izvršavaju metode </w:t>
      </w:r>
      <w:r w:rsidR="00EA6958" w:rsidRPr="00D7257D">
        <w:rPr>
          <w:rFonts w:asciiTheme="majorBidi" w:hAnsiTheme="majorBidi" w:cstheme="majorBidi"/>
        </w:rPr>
        <w:t xml:space="preserve">vezane za poslužitelj, tj. za sve povezane uređaje. </w:t>
      </w:r>
      <w:r w:rsidR="00C54F9E" w:rsidRPr="00D7257D">
        <w:rPr>
          <w:rFonts w:asciiTheme="majorBidi" w:hAnsiTheme="majorBidi" w:cstheme="majorBidi"/>
        </w:rPr>
        <w:t xml:space="preserve">Sama funkcionalnost pristupne točke za uređaje ostvarena je u obliku </w:t>
      </w:r>
      <w:r w:rsidR="00346C9E" w:rsidRPr="00D7257D">
        <w:rPr>
          <w:rFonts w:asciiTheme="majorBidi" w:hAnsiTheme="majorBidi" w:cstheme="majorBidi"/>
        </w:rPr>
        <w:t>slušatelja Socket.io događaja</w:t>
      </w:r>
      <w:r w:rsidR="00C01C77" w:rsidRPr="00D7257D">
        <w:rPr>
          <w:rFonts w:asciiTheme="majorBidi" w:hAnsiTheme="majorBidi" w:cstheme="majorBidi"/>
        </w:rPr>
        <w:t xml:space="preserve"> </w:t>
      </w:r>
      <w:r w:rsidR="00C01C77" w:rsidRPr="00D7257D">
        <w:rPr>
          <w:rFonts w:asciiTheme="majorBidi" w:hAnsiTheme="majorBidi" w:cstheme="majorBidi"/>
        </w:rPr>
        <w:lastRenderedPageBreak/>
        <w:t>(za komunikaciju s uređajima) te metoda kojima se ostvaruje pretplata/objavljivanje na odgovarajući NATS predmet</w:t>
      </w:r>
      <w:r w:rsidR="00AA7D0A" w:rsidRPr="00D7257D">
        <w:rPr>
          <w:rFonts w:asciiTheme="majorBidi" w:hAnsiTheme="majorBidi" w:cstheme="majorBidi"/>
        </w:rPr>
        <w:t xml:space="preserve"> (za komunikaciju s ostalim dijelovima poslužitelja). </w:t>
      </w:r>
      <w:r w:rsidR="002418FC" w:rsidRPr="00D7257D">
        <w:rPr>
          <w:rFonts w:asciiTheme="majorBidi" w:hAnsiTheme="majorBidi" w:cstheme="majorBidi"/>
        </w:rPr>
        <w:t>Svaki registrirani uređaj dodaje se u Socket.io sobu čiji naziv odgovara identifikatoru uređaja. Time pristupna točka za uređaje može naredbu poslati točno određenom uređaju bez ručnog pretraživanja svih aktivnih Socket.io veza. Ovaj pristup pojednostavljuje usmjeravanje naredbi i izravno se povezuje s NATS predmetima oblika devices.commands.[ID_UREĐAJA].</w:t>
      </w:r>
    </w:p>
    <w:p w14:paraId="2F9889B8" w14:textId="4DC50552" w:rsidR="004E3626" w:rsidRPr="00D7257D" w:rsidRDefault="00AA7D0A" w:rsidP="004E3626">
      <w:pPr>
        <w:spacing w:line="360" w:lineRule="auto"/>
        <w:rPr>
          <w:rFonts w:asciiTheme="majorBidi" w:hAnsiTheme="majorBidi" w:cstheme="majorBidi"/>
        </w:rPr>
      </w:pPr>
      <w:r w:rsidRPr="00D7257D">
        <w:rPr>
          <w:rFonts w:asciiTheme="majorBidi" w:hAnsiTheme="majorBidi" w:cstheme="majorBidi"/>
        </w:rPr>
        <w:t xml:space="preserve">Početnu točku izvođenja programa predstavlja funkcija </w:t>
      </w:r>
      <w:r w:rsidRPr="00D7257D">
        <w:rPr>
          <w:rFonts w:ascii="Consolas" w:hAnsi="Consolas" w:cs="Courier New"/>
          <w:sz w:val="20"/>
          <w:szCs w:val="20"/>
        </w:rPr>
        <w:t>start()</w:t>
      </w:r>
      <w:r w:rsidRPr="00D7257D">
        <w:rPr>
          <w:rFonts w:asciiTheme="majorBidi" w:hAnsiTheme="majorBidi" w:cstheme="majorBidi"/>
        </w:rPr>
        <w:t xml:space="preserve">, koja se poziva odmah nakon kreiranja poslužitelja te se u njoj </w:t>
      </w:r>
      <w:r w:rsidR="0012392A" w:rsidRPr="00D7257D">
        <w:rPr>
          <w:rFonts w:asciiTheme="majorBidi" w:hAnsiTheme="majorBidi" w:cstheme="majorBidi"/>
        </w:rPr>
        <w:t>ostvaruje povezivanje na NATS poslužitelj,</w:t>
      </w:r>
      <w:r w:rsidR="007D64D2" w:rsidRPr="00D7257D">
        <w:rPr>
          <w:rFonts w:asciiTheme="majorBidi" w:hAnsiTheme="majorBidi" w:cstheme="majorBidi"/>
        </w:rPr>
        <w:t xml:space="preserve"> pretplate na odgovaraju</w:t>
      </w:r>
      <w:r w:rsidR="00F53BDD" w:rsidRPr="00D7257D">
        <w:rPr>
          <w:rFonts w:asciiTheme="majorBidi" w:hAnsiTheme="majorBidi" w:cstheme="majorBidi"/>
        </w:rPr>
        <w:t xml:space="preserve">će NATS predemete te definiraju potrebni slušači događaja. </w:t>
      </w:r>
      <w:r w:rsidR="008566FA" w:rsidRPr="00D7257D">
        <w:rPr>
          <w:rFonts w:asciiTheme="majorBidi" w:hAnsiTheme="majorBidi" w:cstheme="majorBidi"/>
        </w:rPr>
        <w:t xml:space="preserve">Najprije se ostvaruju pretplate na predmete </w:t>
      </w:r>
      <w:r w:rsidR="00B31235" w:rsidRPr="00D7257D">
        <w:rPr>
          <w:rFonts w:ascii="Consolas" w:hAnsi="Consolas" w:cs="Courier New"/>
          <w:sz w:val="20"/>
          <w:szCs w:val="20"/>
        </w:rPr>
        <w:t xml:space="preserve">“devices.commands.&gt;” </w:t>
      </w:r>
      <w:r w:rsidR="00B31235" w:rsidRPr="00D7257D">
        <w:rPr>
          <w:rFonts w:asciiTheme="majorBidi" w:hAnsiTheme="majorBidi" w:cstheme="majorBidi"/>
        </w:rPr>
        <w:t xml:space="preserve">te </w:t>
      </w:r>
      <w:r w:rsidR="00B31235" w:rsidRPr="00D7257D">
        <w:rPr>
          <w:rFonts w:ascii="Consolas" w:hAnsi="Consolas" w:cs="Courier New"/>
          <w:sz w:val="20"/>
          <w:szCs w:val="20"/>
        </w:rPr>
        <w:t>“devices.list”</w:t>
      </w:r>
      <w:r w:rsidR="00B31235" w:rsidRPr="00D7257D">
        <w:rPr>
          <w:rFonts w:asciiTheme="majorBidi" w:hAnsiTheme="majorBidi" w:cstheme="majorBidi"/>
        </w:rPr>
        <w:t xml:space="preserve"> i pokreću se odgovarajuće metode </w:t>
      </w:r>
      <w:r w:rsidR="0023643B" w:rsidRPr="00D7257D">
        <w:rPr>
          <w:rFonts w:ascii="Consolas" w:hAnsi="Consolas" w:cs="Courier New"/>
          <w:sz w:val="20"/>
          <w:szCs w:val="20"/>
        </w:rPr>
        <w:t xml:space="preserve">handlerKomandi </w:t>
      </w:r>
      <w:r w:rsidR="0023643B" w:rsidRPr="00D7257D">
        <w:rPr>
          <w:rFonts w:asciiTheme="majorBidi" w:hAnsiTheme="majorBidi" w:cstheme="majorBidi"/>
        </w:rPr>
        <w:t xml:space="preserve">i </w:t>
      </w:r>
      <w:r w:rsidR="0023643B" w:rsidRPr="00D7257D">
        <w:rPr>
          <w:rFonts w:ascii="Consolas" w:hAnsi="Consolas" w:cs="Courier New"/>
          <w:sz w:val="20"/>
          <w:szCs w:val="20"/>
        </w:rPr>
        <w:t>handlerListeUredjaja</w:t>
      </w:r>
      <w:r w:rsidR="0023643B" w:rsidRPr="00D7257D">
        <w:rPr>
          <w:rFonts w:asciiTheme="majorBidi" w:hAnsiTheme="majorBidi" w:cstheme="majorBidi"/>
        </w:rPr>
        <w:t xml:space="preserve">. </w:t>
      </w:r>
      <w:r w:rsidR="00567406" w:rsidRPr="00D7257D">
        <w:rPr>
          <w:rFonts w:asciiTheme="majorBidi" w:hAnsiTheme="majorBidi" w:cstheme="majorBidi"/>
        </w:rPr>
        <w:t xml:space="preserve">Nakon toga slijedi definicija </w:t>
      </w:r>
      <w:r w:rsidR="003E2C58" w:rsidRPr="00D7257D">
        <w:rPr>
          <w:rFonts w:asciiTheme="majorBidi" w:hAnsiTheme="majorBidi" w:cstheme="majorBidi"/>
        </w:rPr>
        <w:t xml:space="preserve">slušatelja događaja </w:t>
      </w:r>
      <w:r w:rsidR="003E2C58" w:rsidRPr="00D7257D">
        <w:rPr>
          <w:rFonts w:ascii="Consolas" w:hAnsi="Consolas" w:cs="Courier New"/>
          <w:sz w:val="20"/>
          <w:szCs w:val="20"/>
        </w:rPr>
        <w:t>connection</w:t>
      </w:r>
      <w:r w:rsidR="003E2C58" w:rsidRPr="00D7257D">
        <w:rPr>
          <w:rFonts w:asciiTheme="majorBidi" w:hAnsiTheme="majorBidi" w:cstheme="majorBidi"/>
        </w:rPr>
        <w:t xml:space="preserve">, koji pristiže kad god se novi uređaj poveže na poslužitelj. </w:t>
      </w:r>
      <w:r w:rsidR="009644F2" w:rsidRPr="00D7257D">
        <w:rPr>
          <w:rFonts w:asciiTheme="majorBidi" w:hAnsiTheme="majorBidi" w:cstheme="majorBidi"/>
        </w:rPr>
        <w:t xml:space="preserve">Argument te funkcije slušatelja je objekt </w:t>
      </w:r>
      <w:r w:rsidR="009644F2" w:rsidRPr="00D7257D">
        <w:rPr>
          <w:rFonts w:ascii="Consolas" w:hAnsi="Consolas" w:cs="Courier New"/>
          <w:sz w:val="20"/>
          <w:szCs w:val="20"/>
        </w:rPr>
        <w:t>socket</w:t>
      </w:r>
      <w:r w:rsidR="009644F2" w:rsidRPr="00D7257D">
        <w:rPr>
          <w:rFonts w:asciiTheme="majorBidi" w:hAnsiTheme="majorBidi" w:cstheme="majorBidi"/>
        </w:rPr>
        <w:t xml:space="preserve">, koji predstavlja trenutnog klijenta. </w:t>
      </w:r>
      <w:r w:rsidR="00C32243" w:rsidRPr="00D7257D">
        <w:rPr>
          <w:rFonts w:asciiTheme="majorBidi" w:hAnsiTheme="majorBidi" w:cstheme="majorBidi"/>
        </w:rPr>
        <w:t>Međutim, konkretna funkcionalnost rukovanja uređajima i konekcijama ostvarena je u ugniježđenim slušateljima</w:t>
      </w:r>
      <w:r w:rsidR="00790E5E" w:rsidRPr="00D7257D">
        <w:rPr>
          <w:rFonts w:asciiTheme="majorBidi" w:hAnsiTheme="majorBidi" w:cstheme="majorBidi"/>
        </w:rPr>
        <w:t xml:space="preserve"> za događaje </w:t>
      </w:r>
      <w:r w:rsidR="00790E5E" w:rsidRPr="00D7257D">
        <w:rPr>
          <w:rFonts w:ascii="Consolas" w:hAnsi="Consolas" w:cs="Courier New"/>
          <w:sz w:val="20"/>
          <w:szCs w:val="20"/>
        </w:rPr>
        <w:t>register</w:t>
      </w:r>
      <w:r w:rsidR="00790E5E" w:rsidRPr="00D7257D">
        <w:rPr>
          <w:rFonts w:asciiTheme="majorBidi" w:hAnsiTheme="majorBidi" w:cstheme="majorBidi"/>
        </w:rPr>
        <w:t>,</w:t>
      </w:r>
      <w:r w:rsidR="00790E5E" w:rsidRPr="00D7257D">
        <w:rPr>
          <w:rFonts w:ascii="Consolas" w:hAnsi="Consolas" w:cs="Courier New"/>
          <w:sz w:val="20"/>
          <w:szCs w:val="20"/>
        </w:rPr>
        <w:t xml:space="preserve"> device</w:t>
      </w:r>
      <w:r w:rsidR="002C041A" w:rsidRPr="00D7257D">
        <w:rPr>
          <w:rFonts w:ascii="Consolas" w:hAnsi="Consolas" w:cs="Courier New"/>
          <w:sz w:val="20"/>
          <w:szCs w:val="20"/>
        </w:rPr>
        <w:t>-</w:t>
      </w:r>
      <w:r w:rsidR="00790E5E" w:rsidRPr="00D7257D">
        <w:rPr>
          <w:rFonts w:ascii="Consolas" w:hAnsi="Consolas" w:cs="Courier New"/>
          <w:sz w:val="20"/>
          <w:szCs w:val="20"/>
        </w:rPr>
        <w:t xml:space="preserve">data </w:t>
      </w:r>
      <w:r w:rsidR="00790E5E" w:rsidRPr="00D7257D">
        <w:rPr>
          <w:rFonts w:asciiTheme="majorBidi" w:hAnsiTheme="majorBidi" w:cstheme="majorBidi"/>
        </w:rPr>
        <w:t xml:space="preserve">i </w:t>
      </w:r>
      <w:r w:rsidR="00790E5E" w:rsidRPr="00D7257D">
        <w:rPr>
          <w:rFonts w:ascii="Consolas" w:hAnsi="Consolas" w:cs="Courier New"/>
          <w:sz w:val="20"/>
          <w:szCs w:val="20"/>
        </w:rPr>
        <w:t>disconnec</w:t>
      </w:r>
      <w:r w:rsidR="009644F2" w:rsidRPr="00D7257D">
        <w:rPr>
          <w:rFonts w:ascii="Consolas" w:hAnsi="Consolas" w:cs="Courier New"/>
          <w:sz w:val="20"/>
          <w:szCs w:val="20"/>
        </w:rPr>
        <w:t xml:space="preserve">t. </w:t>
      </w:r>
      <w:r w:rsidR="00833886" w:rsidRPr="00D7257D">
        <w:rPr>
          <w:rFonts w:asciiTheme="majorBidi" w:hAnsiTheme="majorBidi" w:cstheme="majorBidi"/>
        </w:rPr>
        <w:t xml:space="preserve">Kad se primi događaj </w:t>
      </w:r>
      <w:r w:rsidR="00833886" w:rsidRPr="00D7257D">
        <w:rPr>
          <w:rFonts w:ascii="Consolas" w:hAnsi="Consolas" w:cs="Courier New"/>
          <w:sz w:val="20"/>
          <w:szCs w:val="20"/>
        </w:rPr>
        <w:t>register</w:t>
      </w:r>
      <w:r w:rsidR="00C16CB5" w:rsidRPr="00D7257D">
        <w:rPr>
          <w:rFonts w:asciiTheme="majorBidi" w:hAnsiTheme="majorBidi" w:cstheme="majorBidi"/>
        </w:rPr>
        <w:t xml:space="preserve">, </w:t>
      </w:r>
      <w:r w:rsidR="00023368" w:rsidRPr="00D7257D">
        <w:rPr>
          <w:rFonts w:asciiTheme="majorBidi" w:hAnsiTheme="majorBidi" w:cstheme="majorBidi"/>
        </w:rPr>
        <w:t xml:space="preserve">ID uređaja pohranjuje se na </w:t>
      </w:r>
      <w:r w:rsidR="009644F2" w:rsidRPr="00D7257D">
        <w:rPr>
          <w:rFonts w:asciiTheme="majorBidi" w:hAnsiTheme="majorBidi" w:cstheme="majorBidi"/>
        </w:rPr>
        <w:t xml:space="preserve">već spomenuti objekt </w:t>
      </w:r>
      <w:r w:rsidR="009644F2" w:rsidRPr="00D7257D">
        <w:rPr>
          <w:rFonts w:ascii="Consolas" w:hAnsi="Consolas" w:cs="Courier New"/>
          <w:sz w:val="20"/>
          <w:szCs w:val="20"/>
        </w:rPr>
        <w:t>socket</w:t>
      </w:r>
      <w:r w:rsidR="001B5F5B" w:rsidRPr="00D7257D">
        <w:rPr>
          <w:rFonts w:asciiTheme="majorBidi" w:hAnsiTheme="majorBidi" w:cstheme="majorBidi"/>
        </w:rPr>
        <w:t xml:space="preserve">, a zatim se registrirani uređaj dodaje u odgovarajuću sobu definiranu vlastitim ID-jem. </w:t>
      </w:r>
      <w:r w:rsidR="00C05C6A" w:rsidRPr="00D7257D">
        <w:rPr>
          <w:rFonts w:asciiTheme="majorBidi" w:hAnsiTheme="majorBidi" w:cstheme="majorBidi"/>
        </w:rPr>
        <w:t>Kako bi se održavao popis trenutno povezanih uređaja te kako bi se povezao</w:t>
      </w:r>
      <w:r w:rsidR="002E25BF" w:rsidRPr="00D7257D">
        <w:rPr>
          <w:rFonts w:asciiTheme="majorBidi" w:hAnsiTheme="majorBidi" w:cstheme="majorBidi"/>
        </w:rPr>
        <w:t xml:space="preserve"> ID uređaja koji je korisnik postavio s ID-jem </w:t>
      </w:r>
      <w:r w:rsidR="004059A6" w:rsidRPr="00D7257D">
        <w:rPr>
          <w:rFonts w:asciiTheme="majorBidi" w:hAnsiTheme="majorBidi" w:cstheme="majorBidi"/>
        </w:rPr>
        <w:t xml:space="preserve">dodijeljenim od strane Socket.io protokola, te dvije vrrijednosti se, kao par ključ-vrijednost, dodaju u mapu </w:t>
      </w:r>
      <w:r w:rsidR="00221833" w:rsidRPr="00D7257D">
        <w:rPr>
          <w:rFonts w:ascii="Consolas" w:hAnsi="Consolas" w:cs="Courier New"/>
          <w:sz w:val="20"/>
          <w:szCs w:val="20"/>
        </w:rPr>
        <w:t>uredaji</w:t>
      </w:r>
      <w:r w:rsidR="00221833" w:rsidRPr="00D7257D">
        <w:rPr>
          <w:rFonts w:asciiTheme="majorBidi" w:hAnsiTheme="majorBidi" w:cstheme="majorBidi"/>
        </w:rPr>
        <w:t xml:space="preserve">. </w:t>
      </w:r>
      <w:r w:rsidR="0091480C" w:rsidRPr="00D7257D">
        <w:rPr>
          <w:rFonts w:asciiTheme="majorBidi" w:hAnsiTheme="majorBidi" w:cstheme="majorBidi"/>
        </w:rPr>
        <w:t>Registracija uređaja završava objavom</w:t>
      </w:r>
      <w:r w:rsidR="00BF1292" w:rsidRPr="00D7257D">
        <w:rPr>
          <w:rFonts w:asciiTheme="majorBidi" w:hAnsiTheme="majorBidi" w:cstheme="majorBidi"/>
        </w:rPr>
        <w:t xml:space="preserve"> liste uređaja dobivene iz navedene mape</w:t>
      </w:r>
      <w:r w:rsidR="0091480C" w:rsidRPr="00D7257D">
        <w:rPr>
          <w:rFonts w:asciiTheme="majorBidi" w:hAnsiTheme="majorBidi" w:cstheme="majorBidi"/>
        </w:rPr>
        <w:t xml:space="preserve"> na NATS predmet </w:t>
      </w:r>
      <w:r w:rsidR="00BF1292" w:rsidRPr="00D7257D">
        <w:rPr>
          <w:rFonts w:ascii="Consolas" w:hAnsi="Consolas" w:cs="Courier New"/>
          <w:sz w:val="20"/>
          <w:szCs w:val="20"/>
        </w:rPr>
        <w:t>devices.status</w:t>
      </w:r>
      <w:r w:rsidR="00BF1292" w:rsidRPr="00D7257D">
        <w:rPr>
          <w:rFonts w:asciiTheme="majorBidi" w:hAnsiTheme="majorBidi" w:cstheme="majorBidi"/>
        </w:rPr>
        <w:t xml:space="preserve">, što omogućuje ostalim dijelovima sustava dobivanje podataka o trenutno povezanim uređajima. Navedeno je vidljivo u </w:t>
      </w:r>
      <w:r w:rsidR="009E6645" w:rsidRPr="00D7257D">
        <w:rPr>
          <w:rFonts w:asciiTheme="majorBidi" w:hAnsiTheme="majorBidi" w:cstheme="majorBidi"/>
        </w:rPr>
        <w:t>isječku koda 5.</w:t>
      </w:r>
      <w:r w:rsidR="00FF4F3C">
        <w:rPr>
          <w:rFonts w:asciiTheme="majorBidi" w:hAnsiTheme="majorBidi" w:cstheme="majorBidi"/>
        </w:rPr>
        <w:t>1</w:t>
      </w:r>
      <w:r w:rsidR="009E6645" w:rsidRPr="00D7257D">
        <w:rPr>
          <w:rFonts w:asciiTheme="majorBidi" w:hAnsiTheme="majorBidi" w:cstheme="majorBidi"/>
        </w:rPr>
        <w:t xml:space="preserve">. </w:t>
      </w:r>
      <w:r w:rsidR="00182464" w:rsidRPr="00D7257D">
        <w:rPr>
          <w:rFonts w:asciiTheme="majorBidi" w:hAnsiTheme="majorBidi" w:cstheme="majorBidi"/>
        </w:rPr>
        <w:t>Ulaz u ovaj isječak koda predstavlja</w:t>
      </w:r>
      <w:r w:rsidR="00A548CC" w:rsidRPr="00D7257D">
        <w:rPr>
          <w:rFonts w:asciiTheme="majorBidi" w:hAnsiTheme="majorBidi" w:cstheme="majorBidi"/>
        </w:rPr>
        <w:t xml:space="preserve"> </w:t>
      </w:r>
      <w:r w:rsidR="00F5758F" w:rsidRPr="00D7257D">
        <w:rPr>
          <w:rFonts w:asciiTheme="majorBidi" w:hAnsiTheme="majorBidi" w:cstheme="majorBidi"/>
        </w:rPr>
        <w:t xml:space="preserve">događaj </w:t>
      </w:r>
      <w:r w:rsidR="00F5758F" w:rsidRPr="00D7257D">
        <w:rPr>
          <w:rFonts w:ascii="Consolas" w:hAnsi="Consolas" w:cstheme="majorBidi"/>
          <w:sz w:val="20"/>
          <w:szCs w:val="20"/>
        </w:rPr>
        <w:t>connection</w:t>
      </w:r>
      <w:r w:rsidR="00F5758F" w:rsidRPr="00D7257D">
        <w:rPr>
          <w:rFonts w:asciiTheme="majorBidi" w:hAnsiTheme="majorBidi" w:cstheme="majorBidi"/>
        </w:rPr>
        <w:t xml:space="preserve"> pristigao</w:t>
      </w:r>
      <w:r w:rsidR="0019400A" w:rsidRPr="00D7257D">
        <w:rPr>
          <w:rFonts w:asciiTheme="majorBidi" w:hAnsiTheme="majorBidi" w:cstheme="majorBidi"/>
        </w:rPr>
        <w:t xml:space="preserve"> na poslužitelj</w:t>
      </w:r>
      <w:r w:rsidR="00AF689B" w:rsidRPr="00D7257D">
        <w:rPr>
          <w:rFonts w:asciiTheme="majorBidi" w:hAnsiTheme="majorBidi" w:cstheme="majorBidi"/>
        </w:rPr>
        <w:t xml:space="preserve"> te objekt </w:t>
      </w:r>
      <w:r w:rsidR="00AF689B" w:rsidRPr="00D7257D">
        <w:rPr>
          <w:rFonts w:ascii="Consolas" w:hAnsi="Consolas" w:cstheme="majorBidi"/>
          <w:sz w:val="20"/>
          <w:szCs w:val="20"/>
        </w:rPr>
        <w:t>socket</w:t>
      </w:r>
      <w:r w:rsidR="00AF689B" w:rsidRPr="00D7257D">
        <w:rPr>
          <w:rFonts w:asciiTheme="majorBidi" w:hAnsiTheme="majorBidi" w:cstheme="majorBidi"/>
        </w:rPr>
        <w:t>, koji predstavlja povezani uređaj</w:t>
      </w:r>
      <w:r w:rsidR="0019400A" w:rsidRPr="00D7257D">
        <w:rPr>
          <w:rFonts w:asciiTheme="majorBidi" w:hAnsiTheme="majorBidi" w:cstheme="majorBidi"/>
        </w:rPr>
        <w:t xml:space="preserve">, dok </w:t>
      </w:r>
      <w:r w:rsidR="00AF689B" w:rsidRPr="00D7257D">
        <w:rPr>
          <w:rFonts w:asciiTheme="majorBidi" w:hAnsiTheme="majorBidi" w:cstheme="majorBidi"/>
        </w:rPr>
        <w:t>su</w:t>
      </w:r>
      <w:r w:rsidR="0019400A" w:rsidRPr="00D7257D">
        <w:rPr>
          <w:rFonts w:asciiTheme="majorBidi" w:hAnsiTheme="majorBidi" w:cstheme="majorBidi"/>
        </w:rPr>
        <w:t xml:space="preserve"> </w:t>
      </w:r>
      <w:r w:rsidR="00C907EF" w:rsidRPr="00D7257D">
        <w:rPr>
          <w:rFonts w:asciiTheme="majorBidi" w:hAnsiTheme="majorBidi" w:cstheme="majorBidi"/>
        </w:rPr>
        <w:t xml:space="preserve">događaj </w:t>
      </w:r>
      <w:r w:rsidR="00C907EF" w:rsidRPr="00D7257D">
        <w:rPr>
          <w:rFonts w:ascii="Consolas" w:hAnsi="Consolas" w:cstheme="majorBidi"/>
          <w:sz w:val="20"/>
          <w:szCs w:val="20"/>
        </w:rPr>
        <w:t>register</w:t>
      </w:r>
      <w:r w:rsidR="00AF689B" w:rsidRPr="00D7257D">
        <w:rPr>
          <w:rFonts w:ascii="Consolas" w:hAnsi="Consolas" w:cstheme="majorBidi"/>
          <w:sz w:val="20"/>
          <w:szCs w:val="20"/>
        </w:rPr>
        <w:t xml:space="preserve"> </w:t>
      </w:r>
      <w:r w:rsidR="00AF689B" w:rsidRPr="00D7257D">
        <w:rPr>
          <w:rFonts w:asciiTheme="majorBidi" w:hAnsiTheme="majorBidi" w:cstheme="majorBidi"/>
        </w:rPr>
        <w:t xml:space="preserve">i </w:t>
      </w:r>
      <w:r w:rsidR="00054E8A" w:rsidRPr="00D7257D">
        <w:rPr>
          <w:rFonts w:asciiTheme="majorBidi" w:hAnsiTheme="majorBidi" w:cstheme="majorBidi"/>
        </w:rPr>
        <w:t>ID povezanog uređaja</w:t>
      </w:r>
      <w:r w:rsidR="00C907EF" w:rsidRPr="00D7257D">
        <w:rPr>
          <w:rFonts w:ascii="Consolas" w:hAnsi="Consolas" w:cstheme="majorBidi"/>
          <w:sz w:val="20"/>
          <w:szCs w:val="20"/>
        </w:rPr>
        <w:t xml:space="preserve"> </w:t>
      </w:r>
      <w:r w:rsidR="00C907EF" w:rsidRPr="00D7257D">
        <w:rPr>
          <w:rFonts w:asciiTheme="majorBidi" w:hAnsiTheme="majorBidi" w:cstheme="majorBidi"/>
        </w:rPr>
        <w:t>ulaz u ugniježđeni dio koda. Izlaz</w:t>
      </w:r>
      <w:r w:rsidR="00870757" w:rsidRPr="00D7257D">
        <w:rPr>
          <w:rFonts w:asciiTheme="majorBidi" w:hAnsiTheme="majorBidi" w:cstheme="majorBidi"/>
        </w:rPr>
        <w:t xml:space="preserve"> iz </w:t>
      </w:r>
      <w:r w:rsidR="001D7F6B" w:rsidRPr="00D7257D">
        <w:rPr>
          <w:rFonts w:asciiTheme="majorBidi" w:hAnsiTheme="majorBidi" w:cstheme="majorBidi"/>
        </w:rPr>
        <w:t>ugniježđene funkcije slušatelja predstavlja objava</w:t>
      </w:r>
      <w:r w:rsidR="00D6304C" w:rsidRPr="00D7257D">
        <w:rPr>
          <w:rFonts w:asciiTheme="majorBidi" w:hAnsiTheme="majorBidi" w:cstheme="majorBidi"/>
        </w:rPr>
        <w:t xml:space="preserve"> </w:t>
      </w:r>
      <w:r w:rsidR="00DE548F" w:rsidRPr="00D7257D">
        <w:rPr>
          <w:rFonts w:asciiTheme="majorBidi" w:hAnsiTheme="majorBidi" w:cstheme="majorBidi"/>
        </w:rPr>
        <w:t xml:space="preserve">ažurirane </w:t>
      </w:r>
      <w:r w:rsidR="004E3626" w:rsidRPr="00D7257D">
        <w:rPr>
          <w:rFonts w:asciiTheme="majorBidi" w:hAnsiTheme="majorBidi" w:cstheme="majorBidi"/>
        </w:rPr>
        <w:t xml:space="preserve">liste uređaja na NATS predmet </w:t>
      </w:r>
      <w:r w:rsidR="004E3626" w:rsidRPr="00D7257D">
        <w:rPr>
          <w:rFonts w:ascii="Consolas" w:hAnsi="Consolas" w:cstheme="majorBidi"/>
          <w:sz w:val="20"/>
          <w:szCs w:val="20"/>
        </w:rPr>
        <w:t>devices.status</w:t>
      </w:r>
      <w:r w:rsidR="004E3626" w:rsidRPr="00D7257D">
        <w:rPr>
          <w:rFonts w:asciiTheme="majorBidi" w:hAnsiTheme="majorBidi" w:cstheme="majorBidi"/>
        </w:rPr>
        <w:t xml:space="preserve">. </w:t>
      </w:r>
      <w:r w:rsidR="005779E7" w:rsidRPr="00D7257D">
        <w:rPr>
          <w:rFonts w:asciiTheme="majorBidi" w:hAnsiTheme="majorBidi" w:cstheme="majorBidi"/>
        </w:rPr>
        <w:t>Ovaj isječak povezan je sa zahtjev</w:t>
      </w:r>
      <w:r w:rsidR="006A4B4A" w:rsidRPr="00D7257D">
        <w:rPr>
          <w:rFonts w:asciiTheme="majorBidi" w:hAnsiTheme="majorBidi" w:cstheme="majorBidi"/>
        </w:rPr>
        <w:t>ima F4</w:t>
      </w:r>
      <w:r w:rsidR="006F303C" w:rsidRPr="00D7257D">
        <w:rPr>
          <w:rFonts w:asciiTheme="majorBidi" w:hAnsiTheme="majorBidi" w:cstheme="majorBidi"/>
        </w:rPr>
        <w:t>,</w:t>
      </w:r>
      <w:r w:rsidR="006A4B4A" w:rsidRPr="00D7257D">
        <w:rPr>
          <w:rFonts w:asciiTheme="majorBidi" w:hAnsiTheme="majorBidi" w:cstheme="majorBidi"/>
        </w:rPr>
        <w:t xml:space="preserve"> N1 </w:t>
      </w:r>
      <w:r w:rsidR="006F303C" w:rsidRPr="00D7257D">
        <w:rPr>
          <w:rFonts w:asciiTheme="majorBidi" w:hAnsiTheme="majorBidi" w:cstheme="majorBidi"/>
        </w:rPr>
        <w:t xml:space="preserve">i N2 </w:t>
      </w:r>
      <w:r w:rsidR="006A4B4A" w:rsidRPr="00D7257D">
        <w:rPr>
          <w:rFonts w:asciiTheme="majorBidi" w:hAnsiTheme="majorBidi" w:cstheme="majorBidi"/>
        </w:rPr>
        <w:t xml:space="preserve">jer </w:t>
      </w:r>
      <w:r w:rsidR="0075534F" w:rsidRPr="00D7257D">
        <w:rPr>
          <w:rFonts w:asciiTheme="majorBidi" w:hAnsiTheme="majorBidi" w:cstheme="majorBidi"/>
        </w:rPr>
        <w:t>omogućuje praćenje trenutno povezanih uređaja putem liste</w:t>
      </w:r>
      <w:r w:rsidR="00AC79A3" w:rsidRPr="00D7257D">
        <w:rPr>
          <w:rFonts w:asciiTheme="majorBidi" w:hAnsiTheme="majorBidi" w:cstheme="majorBidi"/>
        </w:rPr>
        <w:t>, a opisani mehanizam registracije podržava proizvoljan broj povezanih uređaja.</w:t>
      </w:r>
      <w:r w:rsidR="006F303C" w:rsidRPr="00D7257D">
        <w:rPr>
          <w:rFonts w:asciiTheme="majorBidi" w:hAnsiTheme="majorBidi" w:cstheme="majorBidi"/>
        </w:rPr>
        <w:t xml:space="preserve"> Također, </w:t>
      </w:r>
      <w:r w:rsidR="009F7C5A" w:rsidRPr="00D7257D">
        <w:rPr>
          <w:rFonts w:asciiTheme="majorBidi" w:hAnsiTheme="majorBidi" w:cstheme="majorBidi"/>
        </w:rPr>
        <w:t>korištenje NATS objave predstavlja usklađenost s zahtjevom prema kojem je obavezna indirektna komunikacija između komponenti sustava, korištenjem posrednika poruka.</w:t>
      </w:r>
    </w:p>
    <w:p w14:paraId="5A6B4934" w14:textId="77777777" w:rsidR="00AC79A3" w:rsidRPr="00D7257D" w:rsidRDefault="00AC79A3" w:rsidP="004E3626">
      <w:pPr>
        <w:spacing w:line="360" w:lineRule="auto"/>
        <w:rPr>
          <w:rFonts w:asciiTheme="majorBidi" w:hAnsiTheme="majorBidi" w:cstheme="majorBidi"/>
        </w:rPr>
      </w:pPr>
    </w:p>
    <w:p w14:paraId="3CD86EC4" w14:textId="4B887C36" w:rsidR="00620606" w:rsidRPr="00620606" w:rsidRDefault="00620606" w:rsidP="00620606">
      <w:pPr>
        <w:pStyle w:val="Caption"/>
      </w:pPr>
      <w:bookmarkStart w:id="35" w:name="_Toc233301409"/>
      <w:r>
        <w:t xml:space="preserve">Isječak </w:t>
      </w:r>
      <w:r w:rsidR="00757FC5">
        <w:fldChar w:fldCharType="begin"/>
      </w:r>
      <w:r w:rsidR="00757FC5">
        <w:instrText xml:space="preserve"> STYLEREF 1 \s </w:instrText>
      </w:r>
      <w:r w:rsidR="00757FC5">
        <w:fldChar w:fldCharType="separate"/>
      </w:r>
      <w:r w:rsidR="00757FC5">
        <w:rPr>
          <w:noProof/>
          <w:cs/>
        </w:rPr>
        <w:t>‎</w:t>
      </w:r>
      <w:r w:rsidR="00757FC5">
        <w:rPr>
          <w:noProof/>
        </w:rPr>
        <w:t>5</w:t>
      </w:r>
      <w:r w:rsidR="00757FC5">
        <w:fldChar w:fldCharType="end"/>
      </w:r>
      <w:r w:rsidR="00757FC5">
        <w:t>.</w:t>
      </w:r>
      <w:r w:rsidR="00757FC5">
        <w:fldChar w:fldCharType="begin"/>
      </w:r>
      <w:r w:rsidR="00757FC5">
        <w:instrText xml:space="preserve"> SEQ Isječak \* ARABIC \s 1 </w:instrText>
      </w:r>
      <w:r w:rsidR="00757FC5">
        <w:fldChar w:fldCharType="separate"/>
      </w:r>
      <w:r w:rsidR="00757FC5">
        <w:rPr>
          <w:noProof/>
        </w:rPr>
        <w:t>1</w:t>
      </w:r>
      <w:r w:rsidR="00757FC5">
        <w:fldChar w:fldCharType="end"/>
      </w:r>
      <w:r w:rsidRPr="00620606">
        <w:t>. Funkcija slušatelj događaja connection na pristupnoj točki za uređaje</w:t>
      </w:r>
      <w:bookmarkEnd w:id="35"/>
    </w:p>
    <w:p w14:paraId="0490E0D9" w14:textId="77777777" w:rsidR="00620606" w:rsidRDefault="00620606" w:rsidP="00620606"/>
    <w:p w14:paraId="720B2F89" w14:textId="77777777" w:rsidR="00620606" w:rsidRPr="00620606" w:rsidRDefault="00620606" w:rsidP="00620606"/>
    <w:p w14:paraId="7614FC89" w14:textId="77777777" w:rsidR="007F6826" w:rsidRPr="00D7257D" w:rsidRDefault="007F6826" w:rsidP="007F6826">
      <w:pPr>
        <w:spacing w:line="240" w:lineRule="auto"/>
        <w:rPr>
          <w:rFonts w:ascii="Consolas" w:hAnsi="Consolas" w:cs="Courier New"/>
          <w:sz w:val="20"/>
          <w:szCs w:val="20"/>
        </w:rPr>
      </w:pPr>
      <w:r w:rsidRPr="00D7257D">
        <w:rPr>
          <w:rFonts w:ascii="Consolas" w:hAnsi="Consolas" w:cs="Courier New"/>
          <w:sz w:val="20"/>
          <w:szCs w:val="20"/>
        </w:rPr>
        <w:t>io.on("connection", (socket) =&gt; {</w:t>
      </w:r>
    </w:p>
    <w:p w14:paraId="1E2910AD" w14:textId="77777777" w:rsidR="007F6826" w:rsidRPr="00D7257D" w:rsidRDefault="007F6826" w:rsidP="007F6826">
      <w:pPr>
        <w:spacing w:line="240" w:lineRule="auto"/>
        <w:rPr>
          <w:rFonts w:ascii="Consolas" w:hAnsi="Consolas" w:cs="Courier New"/>
          <w:sz w:val="20"/>
          <w:szCs w:val="20"/>
        </w:rPr>
      </w:pPr>
      <w:r w:rsidRPr="00D7257D">
        <w:rPr>
          <w:rFonts w:ascii="Consolas" w:hAnsi="Consolas" w:cs="Courier New"/>
          <w:sz w:val="20"/>
          <w:szCs w:val="20"/>
        </w:rPr>
        <w:t>    console.log("Uredaj spojen:", socket.id);</w:t>
      </w:r>
    </w:p>
    <w:p w14:paraId="28718EE5" w14:textId="77777777" w:rsidR="007F6826" w:rsidRPr="00D7257D" w:rsidRDefault="007F6826" w:rsidP="007F6826">
      <w:pPr>
        <w:spacing w:line="240" w:lineRule="auto"/>
        <w:rPr>
          <w:rFonts w:ascii="Consolas" w:hAnsi="Consolas" w:cs="Courier New"/>
          <w:sz w:val="20"/>
          <w:szCs w:val="20"/>
        </w:rPr>
      </w:pPr>
    </w:p>
    <w:p w14:paraId="2783BD10" w14:textId="77777777" w:rsidR="007F6826" w:rsidRPr="00D7257D" w:rsidRDefault="007F6826" w:rsidP="007F6826">
      <w:pPr>
        <w:spacing w:line="240" w:lineRule="auto"/>
        <w:rPr>
          <w:rFonts w:ascii="Consolas" w:hAnsi="Consolas" w:cs="Courier New"/>
          <w:sz w:val="20"/>
          <w:szCs w:val="20"/>
        </w:rPr>
      </w:pPr>
      <w:r w:rsidRPr="00D7257D">
        <w:rPr>
          <w:rFonts w:ascii="Consolas" w:hAnsi="Consolas" w:cs="Courier New"/>
          <w:sz w:val="20"/>
          <w:szCs w:val="20"/>
        </w:rPr>
        <w:t>    socket.on("register", (deviceId) =&gt; {</w:t>
      </w:r>
    </w:p>
    <w:p w14:paraId="03F8C870" w14:textId="77777777" w:rsidR="007F6826" w:rsidRPr="00D7257D" w:rsidRDefault="007F6826" w:rsidP="007F6826">
      <w:pPr>
        <w:spacing w:line="240" w:lineRule="auto"/>
        <w:rPr>
          <w:rFonts w:ascii="Consolas" w:hAnsi="Consolas" w:cs="Courier New"/>
          <w:sz w:val="20"/>
          <w:szCs w:val="20"/>
        </w:rPr>
      </w:pPr>
      <w:r w:rsidRPr="00D7257D">
        <w:rPr>
          <w:rFonts w:ascii="Consolas" w:hAnsi="Consolas" w:cs="Courier New"/>
          <w:sz w:val="20"/>
          <w:szCs w:val="20"/>
        </w:rPr>
        <w:t>        socket.deviceId = String(deviceId);</w:t>
      </w:r>
    </w:p>
    <w:p w14:paraId="7A2E17F2" w14:textId="77777777" w:rsidR="007F6826" w:rsidRPr="00D7257D" w:rsidRDefault="007F6826" w:rsidP="007F6826">
      <w:pPr>
        <w:spacing w:line="240" w:lineRule="auto"/>
        <w:rPr>
          <w:rFonts w:ascii="Consolas" w:hAnsi="Consolas" w:cs="Courier New"/>
          <w:sz w:val="20"/>
          <w:szCs w:val="20"/>
        </w:rPr>
      </w:pPr>
      <w:r w:rsidRPr="00D7257D">
        <w:rPr>
          <w:rFonts w:ascii="Consolas" w:hAnsi="Consolas" w:cs="Courier New"/>
          <w:sz w:val="20"/>
          <w:szCs w:val="20"/>
        </w:rPr>
        <w:t>        socket.join(socket.deviceId);</w:t>
      </w:r>
    </w:p>
    <w:p w14:paraId="5559A602" w14:textId="77777777" w:rsidR="007F6826" w:rsidRPr="00D7257D" w:rsidRDefault="007F6826" w:rsidP="007F6826">
      <w:pPr>
        <w:spacing w:line="240" w:lineRule="auto"/>
        <w:rPr>
          <w:rFonts w:ascii="Consolas" w:hAnsi="Consolas" w:cs="Courier New"/>
          <w:sz w:val="20"/>
          <w:szCs w:val="20"/>
        </w:rPr>
      </w:pPr>
      <w:r w:rsidRPr="00D7257D">
        <w:rPr>
          <w:rFonts w:ascii="Consolas" w:hAnsi="Consolas" w:cs="Courier New"/>
          <w:sz w:val="20"/>
          <w:szCs w:val="20"/>
        </w:rPr>
        <w:t>        uredaji.set(socket.deviceId, socket.id);</w:t>
      </w:r>
    </w:p>
    <w:p w14:paraId="6B4287BF" w14:textId="77777777" w:rsidR="007F6826" w:rsidRPr="00D7257D" w:rsidRDefault="007F6826" w:rsidP="007F6826">
      <w:pPr>
        <w:spacing w:line="240" w:lineRule="auto"/>
        <w:rPr>
          <w:rFonts w:ascii="Consolas" w:hAnsi="Consolas" w:cs="Courier New"/>
          <w:sz w:val="20"/>
          <w:szCs w:val="20"/>
        </w:rPr>
      </w:pPr>
      <w:r w:rsidRPr="00D7257D">
        <w:rPr>
          <w:rFonts w:ascii="Consolas" w:hAnsi="Consolas" w:cs="Courier New"/>
          <w:sz w:val="20"/>
          <w:szCs w:val="20"/>
        </w:rPr>
        <w:t>        console.log("Uredaj registriran", socket.deviceId);</w:t>
      </w:r>
    </w:p>
    <w:p w14:paraId="725E8F3D" w14:textId="77777777" w:rsidR="007F6826" w:rsidRPr="00D7257D" w:rsidRDefault="007F6826" w:rsidP="007F6826">
      <w:pPr>
        <w:spacing w:line="240" w:lineRule="auto"/>
        <w:rPr>
          <w:rFonts w:ascii="Consolas" w:hAnsi="Consolas" w:cs="Courier New"/>
          <w:sz w:val="20"/>
          <w:szCs w:val="20"/>
        </w:rPr>
      </w:pPr>
    </w:p>
    <w:p w14:paraId="30AA03E2" w14:textId="77777777" w:rsidR="007F6826" w:rsidRPr="00D7257D" w:rsidRDefault="007F6826" w:rsidP="007F6826">
      <w:pPr>
        <w:spacing w:line="240" w:lineRule="auto"/>
        <w:rPr>
          <w:rFonts w:ascii="Consolas" w:hAnsi="Consolas" w:cs="Courier New"/>
          <w:sz w:val="20"/>
          <w:szCs w:val="20"/>
        </w:rPr>
      </w:pPr>
      <w:r w:rsidRPr="00D7257D">
        <w:rPr>
          <w:rFonts w:ascii="Consolas" w:hAnsi="Consolas" w:cs="Courier New"/>
          <w:sz w:val="20"/>
          <w:szCs w:val="20"/>
        </w:rPr>
        <w:t>        nc.publish("devices.status", sc.encode(JSON.stringify({</w:t>
      </w:r>
    </w:p>
    <w:p w14:paraId="0563BE29" w14:textId="77777777" w:rsidR="007F6826" w:rsidRPr="00D7257D" w:rsidRDefault="007F6826" w:rsidP="007F6826">
      <w:pPr>
        <w:spacing w:line="240" w:lineRule="auto"/>
        <w:rPr>
          <w:rFonts w:ascii="Consolas" w:hAnsi="Consolas" w:cs="Courier New"/>
          <w:sz w:val="20"/>
          <w:szCs w:val="20"/>
        </w:rPr>
      </w:pPr>
      <w:r w:rsidRPr="00D7257D">
        <w:rPr>
          <w:rFonts w:ascii="Consolas" w:hAnsi="Consolas" w:cs="Courier New"/>
          <w:sz w:val="20"/>
          <w:szCs w:val="20"/>
        </w:rPr>
        <w:t>            event: "connected",</w:t>
      </w:r>
    </w:p>
    <w:p w14:paraId="5E82E231" w14:textId="77777777" w:rsidR="007F6826" w:rsidRPr="00D7257D" w:rsidRDefault="007F6826" w:rsidP="007F6826">
      <w:pPr>
        <w:spacing w:line="240" w:lineRule="auto"/>
        <w:rPr>
          <w:rFonts w:ascii="Consolas" w:hAnsi="Consolas" w:cs="Courier New"/>
          <w:sz w:val="20"/>
          <w:szCs w:val="20"/>
        </w:rPr>
      </w:pPr>
      <w:r w:rsidRPr="00D7257D">
        <w:rPr>
          <w:rFonts w:ascii="Consolas" w:hAnsi="Consolas" w:cs="Courier New"/>
          <w:sz w:val="20"/>
          <w:szCs w:val="20"/>
        </w:rPr>
        <w:t>            uredaji: Array.from(uredaji.keys())</w:t>
      </w:r>
    </w:p>
    <w:p w14:paraId="5E2C4D96" w14:textId="77777777" w:rsidR="007F6826" w:rsidRPr="00D7257D" w:rsidRDefault="007F6826" w:rsidP="007F6826">
      <w:pPr>
        <w:spacing w:line="240" w:lineRule="auto"/>
        <w:rPr>
          <w:rFonts w:ascii="Consolas" w:hAnsi="Consolas" w:cs="Courier New"/>
          <w:sz w:val="20"/>
          <w:szCs w:val="20"/>
        </w:rPr>
      </w:pPr>
      <w:r w:rsidRPr="00D7257D">
        <w:rPr>
          <w:rFonts w:ascii="Consolas" w:hAnsi="Consolas" w:cs="Courier New"/>
          <w:sz w:val="20"/>
          <w:szCs w:val="20"/>
        </w:rPr>
        <w:t>        })));</w:t>
      </w:r>
    </w:p>
    <w:p w14:paraId="64A960E3" w14:textId="77777777" w:rsidR="007F6826" w:rsidRPr="00D7257D" w:rsidRDefault="007F6826" w:rsidP="007F6826">
      <w:pPr>
        <w:spacing w:line="240" w:lineRule="auto"/>
        <w:rPr>
          <w:rFonts w:ascii="Consolas" w:hAnsi="Consolas" w:cs="Courier New"/>
          <w:sz w:val="20"/>
          <w:szCs w:val="20"/>
        </w:rPr>
      </w:pPr>
      <w:r w:rsidRPr="00D7257D">
        <w:rPr>
          <w:rFonts w:ascii="Consolas" w:hAnsi="Consolas" w:cs="Courier New"/>
          <w:sz w:val="20"/>
          <w:szCs w:val="20"/>
        </w:rPr>
        <w:t>    });</w:t>
      </w:r>
    </w:p>
    <w:p w14:paraId="50F6C5CC" w14:textId="77777777" w:rsidR="007F6826" w:rsidRPr="00D7257D" w:rsidRDefault="007F6826" w:rsidP="007F6826">
      <w:pPr>
        <w:spacing w:line="240" w:lineRule="auto"/>
        <w:rPr>
          <w:rFonts w:ascii="Consolas" w:hAnsi="Consolas" w:cs="Courier New"/>
          <w:sz w:val="20"/>
          <w:szCs w:val="20"/>
        </w:rPr>
      </w:pPr>
    </w:p>
    <w:p w14:paraId="260EFB14" w14:textId="77777777" w:rsidR="007F6826" w:rsidRPr="00D7257D" w:rsidRDefault="007F6826" w:rsidP="007F6826">
      <w:pPr>
        <w:spacing w:line="240" w:lineRule="auto"/>
        <w:rPr>
          <w:rFonts w:ascii="Consolas" w:hAnsi="Consolas" w:cs="Courier New"/>
          <w:sz w:val="20"/>
          <w:szCs w:val="20"/>
        </w:rPr>
      </w:pPr>
      <w:r w:rsidRPr="00D7257D">
        <w:rPr>
          <w:rFonts w:ascii="Consolas" w:hAnsi="Consolas" w:cs="Courier New"/>
          <w:sz w:val="20"/>
          <w:szCs w:val="20"/>
        </w:rPr>
        <w:t>// HANDLERI device-data i disconnect</w:t>
      </w:r>
    </w:p>
    <w:p w14:paraId="27C2EB2F" w14:textId="77777777" w:rsidR="007F6826" w:rsidRPr="00D7257D" w:rsidRDefault="007F6826" w:rsidP="007F6826">
      <w:pPr>
        <w:spacing w:line="240" w:lineRule="auto"/>
        <w:rPr>
          <w:rFonts w:ascii="Consolas" w:hAnsi="Consolas" w:cs="Courier New"/>
          <w:sz w:val="20"/>
          <w:szCs w:val="20"/>
        </w:rPr>
      </w:pPr>
      <w:r w:rsidRPr="00D7257D">
        <w:rPr>
          <w:rFonts w:ascii="Consolas" w:hAnsi="Consolas" w:cs="Courier New"/>
          <w:sz w:val="20"/>
          <w:szCs w:val="20"/>
        </w:rPr>
        <w:t>});</w:t>
      </w:r>
    </w:p>
    <w:p w14:paraId="139CCCFB" w14:textId="77777777" w:rsidR="00726092" w:rsidRPr="00D7257D" w:rsidRDefault="00726092" w:rsidP="003E1703">
      <w:pPr>
        <w:spacing w:line="360" w:lineRule="auto"/>
        <w:rPr>
          <w:rFonts w:ascii="Consolas" w:hAnsi="Consolas" w:cs="Courier New"/>
          <w:sz w:val="20"/>
          <w:szCs w:val="20"/>
        </w:rPr>
      </w:pPr>
    </w:p>
    <w:p w14:paraId="54891896" w14:textId="589BF231" w:rsidR="00726092" w:rsidRPr="00D7257D" w:rsidRDefault="00726092" w:rsidP="003E1703">
      <w:pPr>
        <w:spacing w:line="360" w:lineRule="auto"/>
        <w:rPr>
          <w:rFonts w:asciiTheme="majorBidi" w:hAnsiTheme="majorBidi" w:cstheme="majorBidi"/>
        </w:rPr>
      </w:pPr>
      <w:r w:rsidRPr="00D7257D">
        <w:rPr>
          <w:rFonts w:asciiTheme="majorBidi" w:hAnsiTheme="majorBidi" w:cstheme="majorBidi"/>
        </w:rPr>
        <w:tab/>
      </w:r>
      <w:r w:rsidR="00922749" w:rsidRPr="00D7257D">
        <w:rPr>
          <w:rFonts w:asciiTheme="majorBidi" w:hAnsiTheme="majorBidi" w:cstheme="majorBidi"/>
        </w:rPr>
        <w:t xml:space="preserve">Kad pristupna točka za uređaje primi podatke od uređaja, to se događa putem Socket.io događaja </w:t>
      </w:r>
      <w:r w:rsidR="00922749" w:rsidRPr="00D7257D">
        <w:rPr>
          <w:rFonts w:ascii="Consolas" w:hAnsi="Consolas" w:cs="Courier New"/>
          <w:sz w:val="20"/>
          <w:szCs w:val="20"/>
        </w:rPr>
        <w:t>device-data</w:t>
      </w:r>
      <w:r w:rsidR="00922749" w:rsidRPr="00D7257D">
        <w:rPr>
          <w:rFonts w:asciiTheme="majorBidi" w:hAnsiTheme="majorBidi" w:cstheme="majorBidi"/>
        </w:rPr>
        <w:t xml:space="preserve">. </w:t>
      </w:r>
      <w:r w:rsidR="00D3688D" w:rsidRPr="00D7257D">
        <w:rPr>
          <w:rFonts w:asciiTheme="majorBidi" w:hAnsiTheme="majorBidi" w:cstheme="majorBidi"/>
        </w:rPr>
        <w:t xml:space="preserve">Ovaj se događaj obrađuje u funkciji slušatelju, koja </w:t>
      </w:r>
      <w:r w:rsidR="00E31319" w:rsidRPr="00D7257D">
        <w:rPr>
          <w:rFonts w:asciiTheme="majorBidi" w:hAnsiTheme="majorBidi" w:cstheme="majorBidi"/>
        </w:rPr>
        <w:t xml:space="preserve">ispisuje poruku o primanju podataka te objavljuje dobivene podatke na NATS predmet koji odgovara uređaju pošiljatelju. Naime, </w:t>
      </w:r>
      <w:r w:rsidR="00277D2F" w:rsidRPr="00D7257D">
        <w:rPr>
          <w:rFonts w:asciiTheme="majorBidi" w:hAnsiTheme="majorBidi" w:cstheme="majorBidi"/>
        </w:rPr>
        <w:t>predmeti na koje se podaci objavljuju imenovani su tako da posljednji dio naziva predmeta odvojen točkom odgovara ID</w:t>
      </w:r>
      <w:r w:rsidR="002C041A" w:rsidRPr="00D7257D">
        <w:rPr>
          <w:rFonts w:asciiTheme="majorBidi" w:hAnsiTheme="majorBidi" w:cstheme="majorBidi"/>
        </w:rPr>
        <w:t>-ju uređaja koji je poslao podatak</w:t>
      </w:r>
      <w:r w:rsidR="000D7C84" w:rsidRPr="00D7257D">
        <w:rPr>
          <w:rFonts w:asciiTheme="majorBidi" w:hAnsiTheme="majorBidi" w:cstheme="majorBidi"/>
        </w:rPr>
        <w:t xml:space="preserve">. Šablona koju nazivi tih predmeta koriste je </w:t>
      </w:r>
      <w:r w:rsidR="009909E3" w:rsidRPr="00D7257D">
        <w:rPr>
          <w:rFonts w:ascii="Consolas" w:hAnsi="Consolas" w:cs="Courier New"/>
          <w:sz w:val="20"/>
          <w:szCs w:val="20"/>
        </w:rPr>
        <w:t>devices.data.[ID_UREĐAJA]</w:t>
      </w:r>
      <w:r w:rsidR="002C041A" w:rsidRPr="00D7257D">
        <w:rPr>
          <w:rFonts w:asciiTheme="majorBidi" w:hAnsiTheme="majorBidi" w:cstheme="majorBidi"/>
        </w:rPr>
        <w:t xml:space="preserve">. </w:t>
      </w:r>
      <w:r w:rsidR="006D5E08" w:rsidRPr="00D7257D">
        <w:rPr>
          <w:rFonts w:asciiTheme="majorBidi" w:hAnsiTheme="majorBidi" w:cstheme="majorBidi"/>
        </w:rPr>
        <w:t xml:space="preserve">Navedeno je prikazano u </w:t>
      </w:r>
      <w:r w:rsidR="00316A1B" w:rsidRPr="00D7257D">
        <w:rPr>
          <w:rFonts w:asciiTheme="majorBidi" w:hAnsiTheme="majorBidi" w:cstheme="majorBidi"/>
        </w:rPr>
        <w:t>Isječku 5.</w:t>
      </w:r>
      <w:r w:rsidR="00FF4F3C">
        <w:rPr>
          <w:rFonts w:asciiTheme="majorBidi" w:hAnsiTheme="majorBidi" w:cstheme="majorBidi"/>
        </w:rPr>
        <w:t>2</w:t>
      </w:r>
      <w:r w:rsidR="00316A1B" w:rsidRPr="00D7257D">
        <w:rPr>
          <w:rFonts w:asciiTheme="majorBidi" w:hAnsiTheme="majorBidi" w:cstheme="majorBidi"/>
        </w:rPr>
        <w:t xml:space="preserve">. </w:t>
      </w:r>
      <w:r w:rsidR="0053269C" w:rsidRPr="00D7257D">
        <w:rPr>
          <w:rFonts w:asciiTheme="majorBidi" w:hAnsiTheme="majorBidi" w:cstheme="majorBidi"/>
        </w:rPr>
        <w:t>Ulaz u prikazani isječak je</w:t>
      </w:r>
      <w:r w:rsidR="00591F50" w:rsidRPr="00D7257D">
        <w:rPr>
          <w:rFonts w:asciiTheme="majorBidi" w:hAnsiTheme="majorBidi" w:cstheme="majorBidi"/>
        </w:rPr>
        <w:t xml:space="preserve"> događaj </w:t>
      </w:r>
      <w:r w:rsidR="00591F50" w:rsidRPr="00D7257D">
        <w:rPr>
          <w:rFonts w:ascii="Consolas" w:hAnsi="Consolas" w:cstheme="majorBidi"/>
          <w:sz w:val="20"/>
          <w:szCs w:val="20"/>
        </w:rPr>
        <w:t xml:space="preserve">device-data </w:t>
      </w:r>
      <w:r w:rsidR="00591F50" w:rsidRPr="00D7257D">
        <w:rPr>
          <w:rFonts w:asciiTheme="majorBidi" w:hAnsiTheme="majorBidi" w:cstheme="majorBidi"/>
        </w:rPr>
        <w:t xml:space="preserve">te </w:t>
      </w:r>
      <w:r w:rsidR="00591F50" w:rsidRPr="00D7257D">
        <w:rPr>
          <w:rFonts w:ascii="Consolas" w:hAnsi="Consolas" w:cstheme="majorBidi"/>
          <w:sz w:val="20"/>
          <w:szCs w:val="20"/>
        </w:rPr>
        <w:t xml:space="preserve">socket </w:t>
      </w:r>
      <w:r w:rsidR="00591F50" w:rsidRPr="00D7257D">
        <w:rPr>
          <w:rFonts w:asciiTheme="majorBidi" w:hAnsiTheme="majorBidi" w:cstheme="majorBidi"/>
        </w:rPr>
        <w:t xml:space="preserve">objekt, koji predstavlja povezani uređaj. Izlaz iz isječka predstavlja objava </w:t>
      </w:r>
      <w:r w:rsidR="00543305" w:rsidRPr="00D7257D">
        <w:rPr>
          <w:rFonts w:asciiTheme="majorBidi" w:hAnsiTheme="majorBidi" w:cstheme="majorBidi"/>
        </w:rPr>
        <w:t>podataka</w:t>
      </w:r>
      <w:r w:rsidR="00857CF7" w:rsidRPr="00D7257D">
        <w:rPr>
          <w:rFonts w:asciiTheme="majorBidi" w:hAnsiTheme="majorBidi" w:cstheme="majorBidi"/>
        </w:rPr>
        <w:t xml:space="preserve"> s uređaja na NATS predmet </w:t>
      </w:r>
      <w:r w:rsidR="0091002B" w:rsidRPr="00D7257D">
        <w:rPr>
          <w:rFonts w:ascii="Consolas" w:hAnsi="Consolas" w:cstheme="majorBidi"/>
          <w:sz w:val="20"/>
          <w:szCs w:val="20"/>
        </w:rPr>
        <w:t>devices.data.</w:t>
      </w:r>
      <w:r w:rsidR="00560F4B" w:rsidRPr="00D7257D">
        <w:rPr>
          <w:rFonts w:ascii="Consolas" w:hAnsi="Consolas" w:cstheme="majorBidi"/>
          <w:sz w:val="20"/>
          <w:szCs w:val="20"/>
        </w:rPr>
        <w:t>[UREĐAJ_ID]</w:t>
      </w:r>
      <w:r w:rsidR="00560F4B" w:rsidRPr="00D7257D">
        <w:rPr>
          <w:rFonts w:asciiTheme="majorBidi" w:hAnsiTheme="majorBidi" w:cstheme="majorBidi"/>
        </w:rPr>
        <w:t>. Ovaj isječak povezan je sa zahtjev</w:t>
      </w:r>
      <w:r w:rsidR="00AB0CC9" w:rsidRPr="00D7257D">
        <w:rPr>
          <w:rFonts w:asciiTheme="majorBidi" w:hAnsiTheme="majorBidi" w:cstheme="majorBidi"/>
        </w:rPr>
        <w:t>ima</w:t>
      </w:r>
      <w:r w:rsidR="00BD1D40" w:rsidRPr="00D7257D">
        <w:rPr>
          <w:rFonts w:asciiTheme="majorBidi" w:hAnsiTheme="majorBidi" w:cstheme="majorBidi"/>
        </w:rPr>
        <w:t xml:space="preserve"> F1</w:t>
      </w:r>
      <w:r w:rsidR="00AB0CC9" w:rsidRPr="00D7257D">
        <w:rPr>
          <w:rFonts w:asciiTheme="majorBidi" w:hAnsiTheme="majorBidi" w:cstheme="majorBidi"/>
        </w:rPr>
        <w:t xml:space="preserve"> i N2</w:t>
      </w:r>
      <w:r w:rsidR="00BD1D40" w:rsidRPr="00D7257D">
        <w:rPr>
          <w:rFonts w:asciiTheme="majorBidi" w:hAnsiTheme="majorBidi" w:cstheme="majorBidi"/>
        </w:rPr>
        <w:t xml:space="preserve"> jer se radi o </w:t>
      </w:r>
      <w:r w:rsidR="00BD1D40" w:rsidRPr="00D7257D">
        <w:rPr>
          <w:rFonts w:asciiTheme="majorBidi" w:hAnsiTheme="majorBidi" w:cstheme="majorBidi"/>
        </w:rPr>
        <w:lastRenderedPageBreak/>
        <w:t>funkcionalnosti ključnoj za primanje i nastavak obrade podataka pristiglih s uređaja</w:t>
      </w:r>
      <w:r w:rsidR="00AB0CC9" w:rsidRPr="00D7257D">
        <w:rPr>
          <w:rFonts w:asciiTheme="majorBidi" w:hAnsiTheme="majorBidi" w:cstheme="majorBidi"/>
        </w:rPr>
        <w:t>, a vidljiva je i objava na NATS predmet, što ukazuje na indirektnu komunikaciju među poslužiteljskim komponentama.</w:t>
      </w:r>
    </w:p>
    <w:p w14:paraId="5A1E522E" w14:textId="0F836D66" w:rsidR="006D5E08" w:rsidRPr="00D7257D" w:rsidRDefault="00620606" w:rsidP="00620606">
      <w:pPr>
        <w:tabs>
          <w:tab w:val="left" w:pos="5088"/>
        </w:tabs>
        <w:spacing w:line="360" w:lineRule="auto"/>
        <w:rPr>
          <w:rFonts w:asciiTheme="majorBidi" w:hAnsiTheme="majorBidi" w:cstheme="majorBidi"/>
        </w:rPr>
      </w:pPr>
      <w:r>
        <w:rPr>
          <w:rFonts w:asciiTheme="majorBidi" w:hAnsiTheme="majorBidi" w:cstheme="majorBidi"/>
        </w:rPr>
        <w:tab/>
      </w:r>
    </w:p>
    <w:p w14:paraId="42FF7451" w14:textId="7E75B4A8" w:rsidR="004159CC" w:rsidRPr="004159CC" w:rsidRDefault="004159CC" w:rsidP="004159CC">
      <w:pPr>
        <w:pStyle w:val="Caption"/>
      </w:pPr>
      <w:bookmarkStart w:id="36" w:name="_Toc233301410"/>
      <w:r>
        <w:t xml:space="preserve">Isječak </w:t>
      </w:r>
      <w:r w:rsidR="00757FC5">
        <w:fldChar w:fldCharType="begin"/>
      </w:r>
      <w:r w:rsidR="00757FC5">
        <w:instrText xml:space="preserve"> STYLEREF 1 \s </w:instrText>
      </w:r>
      <w:r w:rsidR="00757FC5">
        <w:fldChar w:fldCharType="separate"/>
      </w:r>
      <w:r w:rsidR="00757FC5">
        <w:rPr>
          <w:noProof/>
          <w:cs/>
        </w:rPr>
        <w:t>‎</w:t>
      </w:r>
      <w:r w:rsidR="00757FC5">
        <w:rPr>
          <w:noProof/>
        </w:rPr>
        <w:t>5</w:t>
      </w:r>
      <w:r w:rsidR="00757FC5">
        <w:fldChar w:fldCharType="end"/>
      </w:r>
      <w:r w:rsidR="00757FC5">
        <w:t>.</w:t>
      </w:r>
      <w:r w:rsidR="00757FC5">
        <w:fldChar w:fldCharType="begin"/>
      </w:r>
      <w:r w:rsidR="00757FC5">
        <w:instrText xml:space="preserve"> SEQ Isječak \* ARABIC \s 1 </w:instrText>
      </w:r>
      <w:r w:rsidR="00757FC5">
        <w:fldChar w:fldCharType="separate"/>
      </w:r>
      <w:r w:rsidR="00757FC5">
        <w:rPr>
          <w:noProof/>
        </w:rPr>
        <w:t>2</w:t>
      </w:r>
      <w:r w:rsidR="00757FC5">
        <w:fldChar w:fldCharType="end"/>
      </w:r>
      <w:r w:rsidRPr="004159CC">
        <w:t>. Funkcija slušatelj za događaj device-data</w:t>
      </w:r>
      <w:bookmarkEnd w:id="36"/>
    </w:p>
    <w:p w14:paraId="4EBD06CE" w14:textId="77777777" w:rsidR="00AD20C0" w:rsidRPr="00D7257D" w:rsidRDefault="00AD20C0" w:rsidP="00AD20C0">
      <w:pPr>
        <w:spacing w:line="240" w:lineRule="auto"/>
        <w:rPr>
          <w:rFonts w:ascii="Consolas" w:hAnsi="Consolas" w:cs="Courier New"/>
          <w:sz w:val="20"/>
          <w:szCs w:val="20"/>
        </w:rPr>
      </w:pPr>
      <w:r w:rsidRPr="00D7257D">
        <w:rPr>
          <w:rFonts w:ascii="Consolas" w:hAnsi="Consolas" w:cs="Courier New"/>
          <w:sz w:val="20"/>
          <w:szCs w:val="20"/>
        </w:rPr>
        <w:t>io.on("connection", (socket) =&gt; {</w:t>
      </w:r>
    </w:p>
    <w:p w14:paraId="44BAE840" w14:textId="77777777" w:rsidR="00AD20C0" w:rsidRPr="00D7257D" w:rsidRDefault="00AD20C0" w:rsidP="00AD20C0">
      <w:pPr>
        <w:spacing w:line="240" w:lineRule="auto"/>
        <w:rPr>
          <w:rFonts w:ascii="Consolas" w:hAnsi="Consolas" w:cs="Courier New"/>
          <w:sz w:val="20"/>
          <w:szCs w:val="20"/>
        </w:rPr>
      </w:pPr>
      <w:r w:rsidRPr="00D7257D">
        <w:rPr>
          <w:rFonts w:ascii="Consolas" w:hAnsi="Consolas" w:cs="Courier New"/>
          <w:sz w:val="20"/>
          <w:szCs w:val="20"/>
        </w:rPr>
        <w:t xml:space="preserve">    //… HANDLER za register</w:t>
      </w:r>
    </w:p>
    <w:p w14:paraId="516CA9CE" w14:textId="77777777" w:rsidR="00AD20C0" w:rsidRPr="00D7257D" w:rsidRDefault="00AD20C0" w:rsidP="00AD20C0">
      <w:pPr>
        <w:spacing w:line="240" w:lineRule="auto"/>
        <w:rPr>
          <w:rFonts w:ascii="Consolas" w:hAnsi="Consolas" w:cs="Courier New"/>
          <w:sz w:val="20"/>
          <w:szCs w:val="20"/>
        </w:rPr>
      </w:pPr>
    </w:p>
    <w:p w14:paraId="50BB1369" w14:textId="77777777" w:rsidR="00AD20C0" w:rsidRPr="00D7257D" w:rsidRDefault="00AD20C0" w:rsidP="00AD20C0">
      <w:pPr>
        <w:spacing w:line="240" w:lineRule="auto"/>
        <w:rPr>
          <w:rFonts w:ascii="Consolas" w:hAnsi="Consolas" w:cs="Courier New"/>
          <w:sz w:val="20"/>
          <w:szCs w:val="20"/>
        </w:rPr>
      </w:pPr>
      <w:r w:rsidRPr="00D7257D">
        <w:rPr>
          <w:rFonts w:ascii="Consolas" w:hAnsi="Consolas" w:cs="Courier New"/>
          <w:sz w:val="20"/>
          <w:szCs w:val="20"/>
        </w:rPr>
        <w:t>    socket.on("device-data", (data) =&gt; {</w:t>
      </w:r>
    </w:p>
    <w:p w14:paraId="33E4793D" w14:textId="77777777" w:rsidR="00AD20C0" w:rsidRPr="00D7257D" w:rsidRDefault="00AD20C0" w:rsidP="00AD20C0">
      <w:pPr>
        <w:spacing w:line="240" w:lineRule="auto"/>
        <w:rPr>
          <w:rFonts w:ascii="Consolas" w:hAnsi="Consolas" w:cs="Courier New"/>
          <w:sz w:val="20"/>
          <w:szCs w:val="20"/>
        </w:rPr>
      </w:pPr>
      <w:r w:rsidRPr="00D7257D">
        <w:rPr>
          <w:rFonts w:ascii="Consolas" w:hAnsi="Consolas" w:cs="Courier New"/>
          <w:sz w:val="20"/>
          <w:szCs w:val="20"/>
        </w:rPr>
        <w:t>        console.log("Podaci primljeni s uredaja", data);</w:t>
      </w:r>
    </w:p>
    <w:p w14:paraId="5F0BE7AF" w14:textId="77777777" w:rsidR="00AD20C0" w:rsidRPr="00D7257D" w:rsidRDefault="00AD20C0" w:rsidP="00AD20C0">
      <w:pPr>
        <w:spacing w:line="240" w:lineRule="auto"/>
        <w:rPr>
          <w:rFonts w:ascii="Consolas" w:hAnsi="Consolas" w:cs="Courier New"/>
          <w:sz w:val="20"/>
          <w:szCs w:val="20"/>
        </w:rPr>
      </w:pPr>
      <w:r w:rsidRPr="00D7257D">
        <w:rPr>
          <w:rFonts w:ascii="Consolas" w:hAnsi="Consolas" w:cs="Courier New"/>
          <w:sz w:val="20"/>
          <w:szCs w:val="20"/>
        </w:rPr>
        <w:t xml:space="preserve">        nc.publish(`devices.data.${data.uredjaj_id}`,  </w:t>
      </w:r>
    </w:p>
    <w:p w14:paraId="66C40C33" w14:textId="77777777" w:rsidR="00AD20C0" w:rsidRPr="00D7257D" w:rsidRDefault="00AD20C0" w:rsidP="00AD20C0">
      <w:pPr>
        <w:spacing w:line="240" w:lineRule="auto"/>
        <w:rPr>
          <w:rFonts w:ascii="Consolas" w:hAnsi="Consolas" w:cs="Courier New"/>
          <w:sz w:val="20"/>
          <w:szCs w:val="20"/>
        </w:rPr>
      </w:pPr>
      <w:r w:rsidRPr="00D7257D">
        <w:rPr>
          <w:rFonts w:ascii="Consolas" w:hAnsi="Consolas" w:cs="Courier New"/>
          <w:sz w:val="20"/>
          <w:szCs w:val="20"/>
        </w:rPr>
        <w:t xml:space="preserve">                    sc.encode(JSON.stringify(data)));</w:t>
      </w:r>
    </w:p>
    <w:p w14:paraId="0A14E263" w14:textId="77777777" w:rsidR="00AD20C0" w:rsidRPr="00D7257D" w:rsidRDefault="00AD20C0" w:rsidP="00AD20C0">
      <w:pPr>
        <w:spacing w:line="240" w:lineRule="auto"/>
        <w:rPr>
          <w:rFonts w:ascii="Consolas" w:hAnsi="Consolas" w:cs="Courier New"/>
          <w:sz w:val="20"/>
          <w:szCs w:val="20"/>
        </w:rPr>
      </w:pPr>
      <w:r w:rsidRPr="00D7257D">
        <w:rPr>
          <w:rFonts w:ascii="Consolas" w:hAnsi="Consolas" w:cs="Courier New"/>
          <w:sz w:val="20"/>
          <w:szCs w:val="20"/>
        </w:rPr>
        <w:t>    });</w:t>
      </w:r>
    </w:p>
    <w:p w14:paraId="5E3DABFB" w14:textId="77777777" w:rsidR="00AD20C0" w:rsidRPr="00D7257D" w:rsidRDefault="00AD20C0" w:rsidP="00AD20C0">
      <w:pPr>
        <w:spacing w:line="240" w:lineRule="auto"/>
        <w:rPr>
          <w:rFonts w:ascii="Consolas" w:hAnsi="Consolas" w:cs="Courier New"/>
          <w:sz w:val="20"/>
          <w:szCs w:val="20"/>
        </w:rPr>
      </w:pPr>
      <w:r w:rsidRPr="00D7257D">
        <w:rPr>
          <w:rFonts w:ascii="Consolas" w:hAnsi="Consolas" w:cs="Courier New"/>
          <w:sz w:val="20"/>
          <w:szCs w:val="20"/>
        </w:rPr>
        <w:t xml:space="preserve">    //HANDLER za disconnect</w:t>
      </w:r>
    </w:p>
    <w:p w14:paraId="7EFBA8FA" w14:textId="77777777" w:rsidR="00AD20C0" w:rsidRPr="00D7257D" w:rsidRDefault="00AD20C0" w:rsidP="00AD20C0">
      <w:pPr>
        <w:spacing w:line="240" w:lineRule="auto"/>
        <w:rPr>
          <w:rFonts w:asciiTheme="majorBidi" w:hAnsiTheme="majorBidi" w:cstheme="majorBidi"/>
        </w:rPr>
      </w:pPr>
      <w:r w:rsidRPr="00D7257D">
        <w:rPr>
          <w:rFonts w:ascii="Consolas" w:hAnsi="Consolas" w:cs="Courier New"/>
          <w:sz w:val="20"/>
          <w:szCs w:val="20"/>
        </w:rPr>
        <w:t xml:space="preserve">        </w:t>
      </w:r>
    </w:p>
    <w:p w14:paraId="178E7523" w14:textId="77777777" w:rsidR="00AD20C0" w:rsidRPr="00D7257D" w:rsidRDefault="00AD20C0" w:rsidP="00AD20C0">
      <w:pPr>
        <w:spacing w:line="240" w:lineRule="auto"/>
        <w:rPr>
          <w:rFonts w:asciiTheme="majorBidi" w:hAnsiTheme="majorBidi" w:cstheme="majorBidi"/>
        </w:rPr>
      </w:pPr>
      <w:r w:rsidRPr="00D7257D">
        <w:rPr>
          <w:rFonts w:asciiTheme="majorBidi" w:hAnsiTheme="majorBidi" w:cstheme="majorBidi"/>
        </w:rPr>
        <w:t xml:space="preserve"> });</w:t>
      </w:r>
    </w:p>
    <w:p w14:paraId="3607AAC9" w14:textId="77777777" w:rsidR="006D5E08" w:rsidRPr="00D7257D" w:rsidRDefault="006D5E08" w:rsidP="003E1703">
      <w:pPr>
        <w:spacing w:line="360" w:lineRule="auto"/>
        <w:rPr>
          <w:rFonts w:asciiTheme="majorBidi" w:hAnsiTheme="majorBidi" w:cstheme="majorBidi"/>
        </w:rPr>
      </w:pPr>
    </w:p>
    <w:p w14:paraId="069BFE73" w14:textId="63131247" w:rsidR="006B42E2" w:rsidRPr="00D7257D" w:rsidRDefault="00A121D0" w:rsidP="003E1703">
      <w:pPr>
        <w:spacing w:line="360" w:lineRule="auto"/>
        <w:rPr>
          <w:rFonts w:asciiTheme="majorBidi" w:hAnsiTheme="majorBidi" w:cstheme="majorBidi"/>
        </w:rPr>
      </w:pPr>
      <w:r w:rsidRPr="00D7257D">
        <w:rPr>
          <w:rFonts w:ascii="Consolas" w:hAnsi="Consolas" w:cs="Courier New"/>
          <w:sz w:val="20"/>
          <w:szCs w:val="20"/>
        </w:rPr>
        <w:tab/>
      </w:r>
      <w:r w:rsidR="00FD7BAB" w:rsidRPr="00D7257D">
        <w:rPr>
          <w:rFonts w:asciiTheme="majorBidi" w:hAnsiTheme="majorBidi" w:cstheme="majorBidi"/>
        </w:rPr>
        <w:t>Prilikom odspajanja uređaja s poslužitelja, aut</w:t>
      </w:r>
      <w:r w:rsidR="00B01827" w:rsidRPr="00D7257D">
        <w:rPr>
          <w:rFonts w:asciiTheme="majorBidi" w:hAnsiTheme="majorBidi" w:cstheme="majorBidi"/>
        </w:rPr>
        <w:t>o</w:t>
      </w:r>
      <w:r w:rsidR="00FD7BAB" w:rsidRPr="00D7257D">
        <w:rPr>
          <w:rFonts w:asciiTheme="majorBidi" w:hAnsiTheme="majorBidi" w:cstheme="majorBidi"/>
        </w:rPr>
        <w:t xml:space="preserve">matski se </w:t>
      </w:r>
      <w:r w:rsidR="003674C2" w:rsidRPr="00D7257D">
        <w:rPr>
          <w:rFonts w:asciiTheme="majorBidi" w:hAnsiTheme="majorBidi" w:cstheme="majorBidi"/>
        </w:rPr>
        <w:t>šalje</w:t>
      </w:r>
      <w:r w:rsidR="00FD7BAB" w:rsidRPr="00D7257D">
        <w:rPr>
          <w:rFonts w:asciiTheme="majorBidi" w:hAnsiTheme="majorBidi" w:cstheme="majorBidi"/>
        </w:rPr>
        <w:t xml:space="preserve"> Socket.io događaj </w:t>
      </w:r>
      <w:r w:rsidR="00FD7BAB" w:rsidRPr="00D7257D">
        <w:rPr>
          <w:rFonts w:ascii="Consolas" w:hAnsi="Consolas" w:cs="Courier New"/>
          <w:sz w:val="20"/>
          <w:szCs w:val="20"/>
        </w:rPr>
        <w:t>disconnect</w:t>
      </w:r>
      <w:r w:rsidR="00FD7BAB" w:rsidRPr="00D7257D">
        <w:rPr>
          <w:rFonts w:asciiTheme="majorBidi" w:hAnsiTheme="majorBidi" w:cstheme="majorBidi"/>
        </w:rPr>
        <w:t>. Po njegovom</w:t>
      </w:r>
      <w:r w:rsidR="003674C2" w:rsidRPr="00D7257D">
        <w:rPr>
          <w:rFonts w:asciiTheme="majorBidi" w:hAnsiTheme="majorBidi" w:cstheme="majorBidi"/>
        </w:rPr>
        <w:t xml:space="preserve"> primanju, iz mape </w:t>
      </w:r>
      <w:r w:rsidR="003674C2" w:rsidRPr="00D7257D">
        <w:rPr>
          <w:rFonts w:ascii="Consolas" w:hAnsi="Consolas" w:cs="Courier New"/>
          <w:sz w:val="20"/>
          <w:szCs w:val="20"/>
        </w:rPr>
        <w:t xml:space="preserve">uredaji </w:t>
      </w:r>
      <w:r w:rsidR="003674C2" w:rsidRPr="00D7257D">
        <w:rPr>
          <w:rFonts w:asciiTheme="majorBidi" w:hAnsiTheme="majorBidi" w:cstheme="majorBidi"/>
        </w:rPr>
        <w:t xml:space="preserve">briše se </w:t>
      </w:r>
      <w:r w:rsidR="00743D19" w:rsidRPr="00D7257D">
        <w:rPr>
          <w:rFonts w:asciiTheme="majorBidi" w:hAnsiTheme="majorBidi" w:cstheme="majorBidi"/>
        </w:rPr>
        <w:t xml:space="preserve">par ključ-vrijednost koji odgovara netom odspojenom uređaju. Nakon toga se ažurirana informacija o trenutno spojenim uređajima čini dostupnom objavljivanjem </w:t>
      </w:r>
      <w:r w:rsidR="00992284" w:rsidRPr="00D7257D">
        <w:rPr>
          <w:rFonts w:asciiTheme="majorBidi" w:hAnsiTheme="majorBidi" w:cstheme="majorBidi"/>
        </w:rPr>
        <w:t xml:space="preserve">popisa uređaja </w:t>
      </w:r>
      <w:r w:rsidR="00743D19" w:rsidRPr="00D7257D">
        <w:rPr>
          <w:rFonts w:asciiTheme="majorBidi" w:hAnsiTheme="majorBidi" w:cstheme="majorBidi"/>
        </w:rPr>
        <w:t xml:space="preserve">na NATS predmet </w:t>
      </w:r>
      <w:r w:rsidR="00992284" w:rsidRPr="00D7257D">
        <w:rPr>
          <w:rFonts w:ascii="Consolas" w:hAnsi="Consolas" w:cs="Courier New"/>
          <w:sz w:val="20"/>
          <w:szCs w:val="20"/>
        </w:rPr>
        <w:t>devices.status</w:t>
      </w:r>
      <w:r w:rsidR="00992284" w:rsidRPr="00D7257D">
        <w:rPr>
          <w:rFonts w:asciiTheme="majorBidi" w:hAnsiTheme="majorBidi" w:cstheme="majorBidi"/>
        </w:rPr>
        <w:t>, baš kao što je slučaj i pri spajanju novog uređaja.</w:t>
      </w:r>
    </w:p>
    <w:p w14:paraId="24770384" w14:textId="77777777" w:rsidR="006E0BA6" w:rsidRPr="00D7257D" w:rsidRDefault="006E0BA6" w:rsidP="003E1703">
      <w:pPr>
        <w:spacing w:line="360" w:lineRule="auto"/>
        <w:rPr>
          <w:rFonts w:asciiTheme="majorBidi" w:hAnsiTheme="majorBidi" w:cstheme="majorBidi"/>
        </w:rPr>
      </w:pPr>
    </w:p>
    <w:p w14:paraId="089CE08B" w14:textId="34E8F793" w:rsidR="006E0BA6" w:rsidRPr="00D7257D" w:rsidRDefault="006E0BA6" w:rsidP="003E1703">
      <w:pPr>
        <w:spacing w:line="360" w:lineRule="auto"/>
        <w:rPr>
          <w:rFonts w:asciiTheme="majorBidi" w:hAnsiTheme="majorBidi" w:cstheme="majorBidi"/>
        </w:rPr>
      </w:pPr>
      <w:r w:rsidRPr="00D7257D">
        <w:rPr>
          <w:rFonts w:asciiTheme="majorBidi" w:hAnsiTheme="majorBidi" w:cstheme="majorBidi"/>
        </w:rPr>
        <w:tab/>
        <w:t xml:space="preserve">Ranije spomenute pretplate na NATS predmete </w:t>
      </w:r>
      <w:r w:rsidRPr="00D7257D">
        <w:rPr>
          <w:rFonts w:ascii="Consolas" w:hAnsi="Consolas" w:cs="Courier New"/>
          <w:sz w:val="20"/>
          <w:szCs w:val="20"/>
        </w:rPr>
        <w:t xml:space="preserve">“devices.commands.&gt;” </w:t>
      </w:r>
      <w:r w:rsidRPr="00D7257D">
        <w:rPr>
          <w:rFonts w:asciiTheme="majorBidi" w:hAnsiTheme="majorBidi" w:cstheme="majorBidi"/>
        </w:rPr>
        <w:t xml:space="preserve">te </w:t>
      </w:r>
      <w:r w:rsidRPr="00D7257D">
        <w:rPr>
          <w:rFonts w:ascii="Consolas" w:hAnsi="Consolas" w:cs="Courier New"/>
          <w:sz w:val="20"/>
          <w:szCs w:val="20"/>
        </w:rPr>
        <w:t>“devices.list”</w:t>
      </w:r>
      <w:r w:rsidR="0006350F" w:rsidRPr="00D7257D">
        <w:rPr>
          <w:rFonts w:asciiTheme="majorBidi" w:hAnsiTheme="majorBidi" w:cstheme="majorBidi"/>
        </w:rPr>
        <w:t xml:space="preserve"> služe za komunikaciju s ostalim dijelovima poslužitelja, konkretno s pristupnom točkom za korisničko sučelje, koja je objašnjena detaljnije u narednim poglavljima. Pretplatom na predmet </w:t>
      </w:r>
      <w:r w:rsidR="0006350F" w:rsidRPr="00D7257D">
        <w:rPr>
          <w:rFonts w:ascii="Consolas" w:hAnsi="Consolas" w:cs="Courier New"/>
          <w:sz w:val="20"/>
          <w:szCs w:val="20"/>
        </w:rPr>
        <w:t xml:space="preserve">devices.commands.&gt; </w:t>
      </w:r>
      <w:r w:rsidR="0006350F" w:rsidRPr="00D7257D">
        <w:rPr>
          <w:rFonts w:asciiTheme="majorBidi" w:hAnsiTheme="majorBidi" w:cstheme="majorBidi"/>
        </w:rPr>
        <w:t>ostvaruje se primanje nare</w:t>
      </w:r>
      <w:r w:rsidR="004960F2" w:rsidRPr="00D7257D">
        <w:rPr>
          <w:rFonts w:asciiTheme="majorBidi" w:hAnsiTheme="majorBidi" w:cstheme="majorBidi"/>
        </w:rPr>
        <w:t>dbi za trenutno slanje podataka koje treba proslijediti odgovarajućem uređaju.</w:t>
      </w:r>
      <w:r w:rsidR="00684080" w:rsidRPr="00D7257D">
        <w:rPr>
          <w:rFonts w:asciiTheme="majorBidi" w:hAnsiTheme="majorBidi" w:cstheme="majorBidi"/>
        </w:rPr>
        <w:t xml:space="preserve"> </w:t>
      </w:r>
      <w:r w:rsidR="00981985" w:rsidRPr="00D7257D">
        <w:rPr>
          <w:rFonts w:asciiTheme="majorBidi" w:hAnsiTheme="majorBidi" w:cstheme="majorBidi"/>
        </w:rPr>
        <w:t xml:space="preserve">Svaki uređaj </w:t>
      </w:r>
      <w:r w:rsidR="000220B8" w:rsidRPr="00D7257D">
        <w:rPr>
          <w:rFonts w:asciiTheme="majorBidi" w:hAnsiTheme="majorBidi" w:cstheme="majorBidi"/>
        </w:rPr>
        <w:t xml:space="preserve">pridružen je jednom NATS predmetu naziva </w:t>
      </w:r>
      <w:r w:rsidR="000220B8" w:rsidRPr="00D7257D">
        <w:rPr>
          <w:rFonts w:ascii="Consolas" w:hAnsi="Consolas" w:cs="Courier New"/>
          <w:sz w:val="20"/>
          <w:szCs w:val="20"/>
        </w:rPr>
        <w:t>devices.commands.[ID_UREĐAJA]</w:t>
      </w:r>
      <w:r w:rsidR="000220B8" w:rsidRPr="00D7257D">
        <w:rPr>
          <w:rFonts w:asciiTheme="majorBidi" w:hAnsiTheme="majorBidi" w:cstheme="majorBidi"/>
        </w:rPr>
        <w:t>.</w:t>
      </w:r>
      <w:r w:rsidR="003A2CD1" w:rsidRPr="00D7257D">
        <w:rPr>
          <w:rFonts w:asciiTheme="majorBidi" w:hAnsiTheme="majorBidi" w:cstheme="majorBidi"/>
        </w:rPr>
        <w:t xml:space="preserve"> </w:t>
      </w:r>
      <w:r w:rsidR="002D3EF8" w:rsidRPr="00D7257D">
        <w:rPr>
          <w:rFonts w:asciiTheme="majorBidi" w:hAnsiTheme="majorBidi" w:cstheme="majorBidi"/>
        </w:rPr>
        <w:t xml:space="preserve">ID željenog uređaja pristiže kao </w:t>
      </w:r>
      <w:r w:rsidR="002D3EF8" w:rsidRPr="00D7257D">
        <w:rPr>
          <w:rFonts w:asciiTheme="majorBidi" w:hAnsiTheme="majorBidi" w:cstheme="majorBidi"/>
        </w:rPr>
        <w:lastRenderedPageBreak/>
        <w:t xml:space="preserve">sadržaj poruke. </w:t>
      </w:r>
      <w:r w:rsidR="00E14B4B" w:rsidRPr="00D7257D">
        <w:rPr>
          <w:rFonts w:asciiTheme="majorBidi" w:hAnsiTheme="majorBidi" w:cstheme="majorBidi"/>
        </w:rPr>
        <w:t xml:space="preserve">Nakon dekodiranja sadržaja, naredba se prosljeđuje željenom uređaju </w:t>
      </w:r>
      <w:r w:rsidR="00C40316" w:rsidRPr="00D7257D">
        <w:rPr>
          <w:rFonts w:asciiTheme="majorBidi" w:hAnsiTheme="majorBidi" w:cstheme="majorBidi"/>
        </w:rPr>
        <w:t>slanjem</w:t>
      </w:r>
      <w:r w:rsidR="006A2455" w:rsidRPr="00D7257D">
        <w:rPr>
          <w:rFonts w:asciiTheme="majorBidi" w:hAnsiTheme="majorBidi" w:cstheme="majorBidi"/>
        </w:rPr>
        <w:t xml:space="preserve"> Socket.io događaja </w:t>
      </w:r>
      <w:r w:rsidR="006A2455" w:rsidRPr="00D7257D">
        <w:rPr>
          <w:rFonts w:ascii="Consolas" w:hAnsi="Consolas" w:cs="Courier New"/>
          <w:sz w:val="20"/>
          <w:szCs w:val="20"/>
        </w:rPr>
        <w:t>send-data-now</w:t>
      </w:r>
      <w:r w:rsidR="00C40316" w:rsidRPr="00D7257D">
        <w:rPr>
          <w:rFonts w:asciiTheme="majorBidi" w:hAnsiTheme="majorBidi" w:cstheme="majorBidi"/>
        </w:rPr>
        <w:t xml:space="preserve"> sobi</w:t>
      </w:r>
      <w:r w:rsidR="006A2455" w:rsidRPr="00D7257D">
        <w:rPr>
          <w:rFonts w:asciiTheme="majorBidi" w:hAnsiTheme="majorBidi" w:cstheme="majorBidi"/>
        </w:rPr>
        <w:t xml:space="preserve"> u kojoj se uređaj nalazi</w:t>
      </w:r>
      <w:r w:rsidR="00E14B4B" w:rsidRPr="00D7257D">
        <w:rPr>
          <w:rFonts w:asciiTheme="majorBidi" w:hAnsiTheme="majorBidi" w:cstheme="majorBidi"/>
        </w:rPr>
        <w:t xml:space="preserve">, kao što je prikazano </w:t>
      </w:r>
      <w:r w:rsidR="0073736E" w:rsidRPr="00D7257D">
        <w:rPr>
          <w:rFonts w:asciiTheme="majorBidi" w:hAnsiTheme="majorBidi" w:cstheme="majorBidi"/>
        </w:rPr>
        <w:t>Isječkom 5.</w:t>
      </w:r>
      <w:r w:rsidR="00FF4F3C">
        <w:rPr>
          <w:rFonts w:asciiTheme="majorBidi" w:hAnsiTheme="majorBidi" w:cstheme="majorBidi"/>
        </w:rPr>
        <w:t>3</w:t>
      </w:r>
      <w:r w:rsidR="0073736E" w:rsidRPr="00D7257D">
        <w:rPr>
          <w:rFonts w:asciiTheme="majorBidi" w:hAnsiTheme="majorBidi" w:cstheme="majorBidi"/>
        </w:rPr>
        <w:t xml:space="preserve">. Ulaz u ovaj isječak su </w:t>
      </w:r>
      <w:r w:rsidR="00246491" w:rsidRPr="00D7257D">
        <w:rPr>
          <w:rFonts w:asciiTheme="majorBidi" w:hAnsiTheme="majorBidi" w:cstheme="majorBidi"/>
        </w:rPr>
        <w:t>objekt</w:t>
      </w:r>
      <w:r w:rsidR="006B2DB4" w:rsidRPr="00D7257D">
        <w:rPr>
          <w:rFonts w:asciiTheme="majorBidi" w:hAnsiTheme="majorBidi" w:cstheme="majorBidi"/>
        </w:rPr>
        <w:t xml:space="preserve"> </w:t>
      </w:r>
      <w:r w:rsidR="006B2DB4" w:rsidRPr="00D7257D">
        <w:rPr>
          <w:rFonts w:ascii="Consolas" w:hAnsi="Consolas" w:cstheme="majorBidi"/>
          <w:sz w:val="20"/>
          <w:szCs w:val="20"/>
        </w:rPr>
        <w:t>cmdSub</w:t>
      </w:r>
      <w:r w:rsidR="006B2DB4" w:rsidRPr="00D7257D">
        <w:rPr>
          <w:rFonts w:asciiTheme="majorBidi" w:hAnsiTheme="majorBidi" w:cstheme="majorBidi"/>
        </w:rPr>
        <w:t>, rezultat pretplate</w:t>
      </w:r>
      <w:r w:rsidR="00246491" w:rsidRPr="00D7257D">
        <w:rPr>
          <w:rFonts w:asciiTheme="majorBidi" w:hAnsiTheme="majorBidi" w:cstheme="majorBidi"/>
        </w:rPr>
        <w:t xml:space="preserve"> po kojemu se može iterirati</w:t>
      </w:r>
      <w:r w:rsidR="006B2DB4" w:rsidRPr="00D7257D">
        <w:rPr>
          <w:rFonts w:asciiTheme="majorBidi" w:hAnsiTheme="majorBidi" w:cstheme="majorBidi"/>
        </w:rPr>
        <w:t xml:space="preserve"> i</w:t>
      </w:r>
      <w:r w:rsidR="00246491" w:rsidRPr="00D7257D">
        <w:rPr>
          <w:rFonts w:asciiTheme="majorBidi" w:hAnsiTheme="majorBidi" w:cstheme="majorBidi"/>
        </w:rPr>
        <w:t xml:space="preserve"> koji sadrži poruke pristigle </w:t>
      </w:r>
      <w:r w:rsidR="006B2DB4" w:rsidRPr="00D7257D">
        <w:rPr>
          <w:rFonts w:asciiTheme="majorBidi" w:hAnsiTheme="majorBidi" w:cstheme="majorBidi"/>
        </w:rPr>
        <w:t xml:space="preserve">na temu </w:t>
      </w:r>
      <w:r w:rsidR="006B2DB4" w:rsidRPr="00D7257D">
        <w:rPr>
          <w:rFonts w:ascii="Consolas" w:hAnsi="Consolas" w:cstheme="majorBidi"/>
          <w:sz w:val="20"/>
          <w:szCs w:val="20"/>
        </w:rPr>
        <w:t xml:space="preserve">devices.commands.&gt; </w:t>
      </w:r>
      <w:r w:rsidR="006B2DB4" w:rsidRPr="00D7257D">
        <w:rPr>
          <w:rFonts w:asciiTheme="majorBidi" w:hAnsiTheme="majorBidi" w:cstheme="majorBidi"/>
        </w:rPr>
        <w:t xml:space="preserve">te objekt </w:t>
      </w:r>
      <w:r w:rsidR="006B2DB4" w:rsidRPr="00D7257D">
        <w:rPr>
          <w:rFonts w:ascii="Consolas" w:hAnsi="Consolas" w:cstheme="majorBidi"/>
          <w:sz w:val="20"/>
          <w:szCs w:val="20"/>
        </w:rPr>
        <w:t>io</w:t>
      </w:r>
      <w:r w:rsidR="006B2DB4" w:rsidRPr="00D7257D">
        <w:rPr>
          <w:rFonts w:asciiTheme="majorBidi" w:hAnsiTheme="majorBidi" w:cstheme="majorBidi"/>
        </w:rPr>
        <w:t xml:space="preserve">, koji predstavlja sve veze prema povezanim uređajima. </w:t>
      </w:r>
      <w:r w:rsidR="009110BD" w:rsidRPr="00D7257D">
        <w:rPr>
          <w:rFonts w:asciiTheme="majorBidi" w:hAnsiTheme="majorBidi" w:cstheme="majorBidi"/>
        </w:rPr>
        <w:t>Ovaj isječak povezan je sa zahtjevima</w:t>
      </w:r>
      <w:r w:rsidR="00CB3AAF" w:rsidRPr="00D7257D">
        <w:rPr>
          <w:rFonts w:asciiTheme="majorBidi" w:hAnsiTheme="majorBidi" w:cstheme="majorBidi"/>
        </w:rPr>
        <w:t xml:space="preserve"> </w:t>
      </w:r>
      <w:r w:rsidR="00803F7F" w:rsidRPr="00D7257D">
        <w:rPr>
          <w:rFonts w:asciiTheme="majorBidi" w:hAnsiTheme="majorBidi" w:cstheme="majorBidi"/>
        </w:rPr>
        <w:t xml:space="preserve">F5 i N2 jer predstavlja funkcionalnost ključnu za prosljeđivanje korisničkih naredbi koje omogućuju </w:t>
      </w:r>
      <w:r w:rsidR="00F4629B" w:rsidRPr="00D7257D">
        <w:rPr>
          <w:rFonts w:asciiTheme="majorBidi" w:hAnsiTheme="majorBidi" w:cstheme="majorBidi"/>
        </w:rPr>
        <w:t xml:space="preserve">generiranje podataka na zahtjev, a </w:t>
      </w:r>
      <w:r w:rsidR="00B752F1" w:rsidRPr="00D7257D">
        <w:rPr>
          <w:rFonts w:asciiTheme="majorBidi" w:hAnsiTheme="majorBidi" w:cstheme="majorBidi"/>
        </w:rPr>
        <w:t>čitanje pristiglih naredbi putem pretplate predstavlja neizravnu komunikaciju između komponenata poslužitelja.</w:t>
      </w:r>
    </w:p>
    <w:p w14:paraId="70B6FE31" w14:textId="77777777" w:rsidR="00E14B4B" w:rsidRPr="00D7257D" w:rsidRDefault="00E14B4B" w:rsidP="003E1703">
      <w:pPr>
        <w:spacing w:line="360" w:lineRule="auto"/>
        <w:rPr>
          <w:rFonts w:asciiTheme="majorBidi" w:hAnsiTheme="majorBidi" w:cstheme="majorBidi"/>
        </w:rPr>
      </w:pPr>
    </w:p>
    <w:p w14:paraId="0005E880" w14:textId="1D67E64E" w:rsidR="008414CD" w:rsidRPr="00D7257D" w:rsidRDefault="004159CC" w:rsidP="004159CC">
      <w:pPr>
        <w:pStyle w:val="Caption"/>
      </w:pPr>
      <w:bookmarkStart w:id="37" w:name="_Toc233301411"/>
      <w:r>
        <w:t xml:space="preserve">Isječak </w:t>
      </w:r>
      <w:r w:rsidR="00757FC5">
        <w:fldChar w:fldCharType="begin"/>
      </w:r>
      <w:r w:rsidR="00757FC5">
        <w:instrText xml:space="preserve"> STYLEREF 1 \s </w:instrText>
      </w:r>
      <w:r w:rsidR="00757FC5">
        <w:fldChar w:fldCharType="separate"/>
      </w:r>
      <w:r w:rsidR="00757FC5">
        <w:rPr>
          <w:noProof/>
          <w:cs/>
        </w:rPr>
        <w:t>‎</w:t>
      </w:r>
      <w:r w:rsidR="00757FC5">
        <w:rPr>
          <w:noProof/>
        </w:rPr>
        <w:t>5</w:t>
      </w:r>
      <w:r w:rsidR="00757FC5">
        <w:fldChar w:fldCharType="end"/>
      </w:r>
      <w:r w:rsidR="00757FC5">
        <w:t>.</w:t>
      </w:r>
      <w:r w:rsidR="00757FC5">
        <w:fldChar w:fldCharType="begin"/>
      </w:r>
      <w:r w:rsidR="00757FC5">
        <w:instrText xml:space="preserve"> SEQ Isječak \* ARABIC \s 1 </w:instrText>
      </w:r>
      <w:r w:rsidR="00757FC5">
        <w:fldChar w:fldCharType="separate"/>
      </w:r>
      <w:r w:rsidR="00757FC5">
        <w:rPr>
          <w:noProof/>
        </w:rPr>
        <w:t>3</w:t>
      </w:r>
      <w:r w:rsidR="00757FC5">
        <w:fldChar w:fldCharType="end"/>
      </w:r>
      <w:r w:rsidRPr="00EF5E2A">
        <w:t>. Funkcija handlerKomandi na pristupnoj točki za uređaje</w:t>
      </w:r>
      <w:bookmarkEnd w:id="37"/>
    </w:p>
    <w:p w14:paraId="229ABBA4" w14:textId="77777777" w:rsidR="009743F3" w:rsidRPr="00D7257D" w:rsidRDefault="009743F3" w:rsidP="009743F3">
      <w:pPr>
        <w:spacing w:line="240" w:lineRule="auto"/>
        <w:rPr>
          <w:rFonts w:ascii="Consolas" w:hAnsi="Consolas" w:cs="Courier New"/>
          <w:sz w:val="20"/>
          <w:szCs w:val="20"/>
        </w:rPr>
      </w:pPr>
      <w:r w:rsidRPr="00D7257D">
        <w:rPr>
          <w:rFonts w:ascii="Consolas" w:hAnsi="Consolas" w:cs="Courier New"/>
          <w:sz w:val="20"/>
          <w:szCs w:val="20"/>
        </w:rPr>
        <w:t>async function handlerKomandi(cmdSub, io) {</w:t>
      </w:r>
    </w:p>
    <w:p w14:paraId="251D3A8D" w14:textId="77777777" w:rsidR="009743F3" w:rsidRPr="00D7257D" w:rsidRDefault="009743F3" w:rsidP="009743F3">
      <w:pPr>
        <w:spacing w:line="240" w:lineRule="auto"/>
        <w:rPr>
          <w:rFonts w:ascii="Consolas" w:hAnsi="Consolas" w:cs="Courier New"/>
          <w:sz w:val="20"/>
          <w:szCs w:val="20"/>
        </w:rPr>
      </w:pPr>
      <w:r w:rsidRPr="00D7257D">
        <w:rPr>
          <w:rFonts w:ascii="Consolas" w:hAnsi="Consolas" w:cs="Courier New"/>
          <w:sz w:val="20"/>
          <w:szCs w:val="20"/>
        </w:rPr>
        <w:t>    for await (const poruka of cmdSub) {</w:t>
      </w:r>
    </w:p>
    <w:p w14:paraId="6D5C00FF" w14:textId="77777777" w:rsidR="009743F3" w:rsidRPr="00D7257D" w:rsidRDefault="009743F3" w:rsidP="009743F3">
      <w:pPr>
        <w:spacing w:line="240" w:lineRule="auto"/>
        <w:rPr>
          <w:rFonts w:ascii="Consolas" w:hAnsi="Consolas" w:cs="Courier New"/>
          <w:sz w:val="20"/>
          <w:szCs w:val="20"/>
        </w:rPr>
      </w:pPr>
      <w:r w:rsidRPr="00D7257D">
        <w:rPr>
          <w:rFonts w:ascii="Consolas" w:hAnsi="Consolas" w:cs="Courier New"/>
          <w:sz w:val="20"/>
          <w:szCs w:val="20"/>
        </w:rPr>
        <w:t>        const { deviceId } = JSON.parse(sc.decode(poruka.data));</w:t>
      </w:r>
    </w:p>
    <w:p w14:paraId="7D9F254D" w14:textId="77777777" w:rsidR="009743F3" w:rsidRPr="00D7257D" w:rsidRDefault="009743F3" w:rsidP="009743F3">
      <w:pPr>
        <w:spacing w:line="240" w:lineRule="auto"/>
        <w:rPr>
          <w:rFonts w:ascii="Consolas" w:hAnsi="Consolas" w:cs="Courier New"/>
          <w:sz w:val="20"/>
          <w:szCs w:val="20"/>
        </w:rPr>
      </w:pPr>
      <w:r w:rsidRPr="00D7257D">
        <w:rPr>
          <w:rFonts w:ascii="Consolas" w:hAnsi="Consolas" w:cs="Courier New"/>
          <w:sz w:val="20"/>
          <w:szCs w:val="20"/>
        </w:rPr>
        <w:t>        console.log("Saljem naredbu uredaju ", deviceId);</w:t>
      </w:r>
    </w:p>
    <w:p w14:paraId="5D67061D" w14:textId="77777777" w:rsidR="009743F3" w:rsidRPr="00D7257D" w:rsidRDefault="009743F3" w:rsidP="009743F3">
      <w:pPr>
        <w:spacing w:line="240" w:lineRule="auto"/>
        <w:rPr>
          <w:rFonts w:ascii="Consolas" w:hAnsi="Consolas" w:cs="Courier New"/>
          <w:sz w:val="20"/>
          <w:szCs w:val="20"/>
        </w:rPr>
      </w:pPr>
      <w:r w:rsidRPr="00D7257D">
        <w:rPr>
          <w:rFonts w:ascii="Consolas" w:hAnsi="Consolas" w:cs="Courier New"/>
          <w:sz w:val="20"/>
          <w:szCs w:val="20"/>
        </w:rPr>
        <w:t>        io.to(deviceId).emit("send-data-now");</w:t>
      </w:r>
    </w:p>
    <w:p w14:paraId="54626C36" w14:textId="77777777" w:rsidR="009743F3" w:rsidRPr="00D7257D" w:rsidRDefault="009743F3" w:rsidP="009743F3">
      <w:pPr>
        <w:spacing w:line="240" w:lineRule="auto"/>
        <w:rPr>
          <w:rFonts w:ascii="Consolas" w:hAnsi="Consolas" w:cs="Courier New"/>
          <w:sz w:val="20"/>
          <w:szCs w:val="20"/>
        </w:rPr>
      </w:pPr>
      <w:r w:rsidRPr="00D7257D">
        <w:rPr>
          <w:rFonts w:ascii="Consolas" w:hAnsi="Consolas" w:cs="Courier New"/>
          <w:sz w:val="20"/>
          <w:szCs w:val="20"/>
        </w:rPr>
        <w:t>    }</w:t>
      </w:r>
    </w:p>
    <w:p w14:paraId="5EDE401D" w14:textId="77777777" w:rsidR="009743F3" w:rsidRPr="00D7257D" w:rsidRDefault="009743F3" w:rsidP="009743F3">
      <w:pPr>
        <w:spacing w:line="240" w:lineRule="auto"/>
        <w:rPr>
          <w:rFonts w:ascii="Consolas" w:hAnsi="Consolas" w:cs="Courier New"/>
          <w:sz w:val="20"/>
          <w:szCs w:val="20"/>
        </w:rPr>
      </w:pPr>
      <w:r w:rsidRPr="00D7257D">
        <w:rPr>
          <w:rFonts w:ascii="Consolas" w:hAnsi="Consolas" w:cs="Courier New"/>
          <w:sz w:val="20"/>
          <w:szCs w:val="20"/>
        </w:rPr>
        <w:t>}</w:t>
      </w:r>
    </w:p>
    <w:p w14:paraId="3963F2B4" w14:textId="1BB2225D" w:rsidR="006A2455" w:rsidRPr="00D7257D" w:rsidRDefault="006A2455" w:rsidP="001519CB">
      <w:pPr>
        <w:spacing w:line="360" w:lineRule="auto"/>
        <w:rPr>
          <w:rFonts w:asciiTheme="majorBidi" w:hAnsiTheme="majorBidi" w:cstheme="majorBidi"/>
        </w:rPr>
      </w:pPr>
    </w:p>
    <w:p w14:paraId="2BC1135F" w14:textId="651BA375" w:rsidR="00816B50" w:rsidRDefault="00B6155E" w:rsidP="003E1703">
      <w:pPr>
        <w:spacing w:line="360" w:lineRule="auto"/>
        <w:rPr>
          <w:rFonts w:asciiTheme="majorBidi" w:hAnsiTheme="majorBidi" w:cstheme="majorBidi"/>
        </w:rPr>
      </w:pPr>
      <w:r w:rsidRPr="00D7257D">
        <w:rPr>
          <w:rFonts w:asciiTheme="majorBidi" w:hAnsiTheme="majorBidi" w:cstheme="majorBidi"/>
        </w:rPr>
        <w:tab/>
        <w:t xml:space="preserve">Pristupna točka za uređaje </w:t>
      </w:r>
      <w:r w:rsidR="00926A3A" w:rsidRPr="00D7257D">
        <w:rPr>
          <w:rFonts w:asciiTheme="majorBidi" w:hAnsiTheme="majorBidi" w:cstheme="majorBidi"/>
        </w:rPr>
        <w:t xml:space="preserve">definira i funkciju kojom se obrađuju podaci pristigli s NATS predmeta </w:t>
      </w:r>
      <w:r w:rsidR="00926A3A" w:rsidRPr="00D7257D">
        <w:rPr>
          <w:rFonts w:ascii="Consolas" w:hAnsi="Consolas" w:cstheme="majorBidi"/>
          <w:sz w:val="20"/>
          <w:szCs w:val="20"/>
        </w:rPr>
        <w:t>devices.list</w:t>
      </w:r>
      <w:r w:rsidR="00926A3A" w:rsidRPr="00D7257D">
        <w:rPr>
          <w:rFonts w:asciiTheme="majorBidi" w:hAnsiTheme="majorBidi" w:cstheme="majorBidi"/>
        </w:rPr>
        <w:t>. Isječak 5.</w:t>
      </w:r>
      <w:r w:rsidR="00FF4F3C">
        <w:rPr>
          <w:rFonts w:asciiTheme="majorBidi" w:hAnsiTheme="majorBidi" w:cstheme="majorBidi"/>
        </w:rPr>
        <w:t>4</w:t>
      </w:r>
      <w:r w:rsidR="00926A3A" w:rsidRPr="00D7257D">
        <w:rPr>
          <w:rFonts w:asciiTheme="majorBidi" w:hAnsiTheme="majorBidi" w:cstheme="majorBidi"/>
        </w:rPr>
        <w:t>. prikazuje tu funkciju</w:t>
      </w:r>
      <w:r w:rsidR="001A53C5" w:rsidRPr="00D7257D">
        <w:rPr>
          <w:rFonts w:asciiTheme="majorBidi" w:hAnsiTheme="majorBidi" w:cstheme="majorBidi"/>
        </w:rPr>
        <w:t>. Ovaj isječak povezan je sa zahtje</w:t>
      </w:r>
      <w:r w:rsidR="006B58D6" w:rsidRPr="00D7257D">
        <w:rPr>
          <w:rFonts w:asciiTheme="majorBidi" w:hAnsiTheme="majorBidi" w:cstheme="majorBidi"/>
        </w:rPr>
        <w:t>v</w:t>
      </w:r>
      <w:r w:rsidR="006F6DFA" w:rsidRPr="00D7257D">
        <w:rPr>
          <w:rFonts w:asciiTheme="majorBidi" w:hAnsiTheme="majorBidi" w:cstheme="majorBidi"/>
        </w:rPr>
        <w:t>ima</w:t>
      </w:r>
      <w:r w:rsidR="006B58D6" w:rsidRPr="00D7257D">
        <w:rPr>
          <w:rFonts w:asciiTheme="majorBidi" w:hAnsiTheme="majorBidi" w:cstheme="majorBidi"/>
        </w:rPr>
        <w:t xml:space="preserve"> F4</w:t>
      </w:r>
      <w:r w:rsidR="006F6DFA" w:rsidRPr="00D7257D">
        <w:rPr>
          <w:rFonts w:asciiTheme="majorBidi" w:hAnsiTheme="majorBidi" w:cstheme="majorBidi"/>
        </w:rPr>
        <w:t xml:space="preserve"> i N2 jer, na zahtjev druge komponente, šalje aktualnu listu povezanih uređaja, što omogućuje njihov pravilan prikaz na korisničkom sučelju. Također, mehanizam pretplate te objave odgovora na NATS zahtjev odražavaju indirektnu komunikaciju između komponenata.</w:t>
      </w:r>
    </w:p>
    <w:p w14:paraId="78E8157F" w14:textId="77777777" w:rsidR="00A31757" w:rsidRPr="00D7257D" w:rsidRDefault="00A31757" w:rsidP="003E1703">
      <w:pPr>
        <w:spacing w:line="360" w:lineRule="auto"/>
        <w:rPr>
          <w:rFonts w:asciiTheme="majorBidi" w:hAnsiTheme="majorBidi" w:cstheme="majorBidi"/>
        </w:rPr>
      </w:pPr>
    </w:p>
    <w:p w14:paraId="0F8514D9" w14:textId="182EB289" w:rsidR="00A31757" w:rsidRPr="00A31757" w:rsidRDefault="00A31757" w:rsidP="00A31757">
      <w:pPr>
        <w:pStyle w:val="Caption"/>
      </w:pPr>
      <w:bookmarkStart w:id="38" w:name="_Toc233301412"/>
      <w:r>
        <w:t xml:space="preserve">Isječak </w:t>
      </w:r>
      <w:r w:rsidR="00757FC5">
        <w:fldChar w:fldCharType="begin"/>
      </w:r>
      <w:r w:rsidR="00757FC5">
        <w:instrText xml:space="preserve"> STYLEREF 1 \s </w:instrText>
      </w:r>
      <w:r w:rsidR="00757FC5">
        <w:fldChar w:fldCharType="separate"/>
      </w:r>
      <w:r w:rsidR="00757FC5">
        <w:rPr>
          <w:noProof/>
          <w:cs/>
        </w:rPr>
        <w:t>‎</w:t>
      </w:r>
      <w:r w:rsidR="00757FC5">
        <w:rPr>
          <w:noProof/>
        </w:rPr>
        <w:t>5</w:t>
      </w:r>
      <w:r w:rsidR="00757FC5">
        <w:fldChar w:fldCharType="end"/>
      </w:r>
      <w:r w:rsidR="00757FC5">
        <w:t>.</w:t>
      </w:r>
      <w:r w:rsidR="00757FC5">
        <w:fldChar w:fldCharType="begin"/>
      </w:r>
      <w:r w:rsidR="00757FC5">
        <w:instrText xml:space="preserve"> SEQ Isječak \* ARABIC \s 1 </w:instrText>
      </w:r>
      <w:r w:rsidR="00757FC5">
        <w:fldChar w:fldCharType="separate"/>
      </w:r>
      <w:r w:rsidR="00757FC5">
        <w:rPr>
          <w:noProof/>
        </w:rPr>
        <w:t>4</w:t>
      </w:r>
      <w:r w:rsidR="00757FC5">
        <w:fldChar w:fldCharType="end"/>
      </w:r>
      <w:r w:rsidRPr="00A31757">
        <w:t>. Funkcija handlerListeUredaja na pristupnoj točki za uređaje</w:t>
      </w:r>
      <w:bookmarkEnd w:id="38"/>
    </w:p>
    <w:p w14:paraId="1A2E1412" w14:textId="71DEE85C" w:rsidR="001A3719" w:rsidRPr="00D7257D" w:rsidRDefault="001A3719" w:rsidP="001A3719">
      <w:pPr>
        <w:spacing w:line="240" w:lineRule="auto"/>
        <w:rPr>
          <w:rFonts w:ascii="Consolas" w:hAnsi="Consolas" w:cs="Courier New"/>
          <w:sz w:val="20"/>
          <w:szCs w:val="20"/>
        </w:rPr>
      </w:pPr>
      <w:r w:rsidRPr="00D7257D">
        <w:rPr>
          <w:rFonts w:ascii="Consolas" w:hAnsi="Consolas" w:cs="Courier New"/>
          <w:sz w:val="20"/>
          <w:szCs w:val="20"/>
        </w:rPr>
        <w:t>async function handlerListeUredaja(listSub, io) {</w:t>
      </w:r>
    </w:p>
    <w:p w14:paraId="74C4A7EA" w14:textId="77777777" w:rsidR="001A3719" w:rsidRPr="00D7257D" w:rsidRDefault="001A3719" w:rsidP="001A3719">
      <w:pPr>
        <w:spacing w:line="240" w:lineRule="auto"/>
        <w:rPr>
          <w:rFonts w:ascii="Consolas" w:hAnsi="Consolas" w:cs="Courier New"/>
          <w:sz w:val="20"/>
          <w:szCs w:val="20"/>
        </w:rPr>
      </w:pPr>
      <w:r w:rsidRPr="00D7257D">
        <w:rPr>
          <w:rFonts w:ascii="Consolas" w:hAnsi="Consolas" w:cs="Courier New"/>
          <w:sz w:val="20"/>
          <w:szCs w:val="20"/>
        </w:rPr>
        <w:t>    for await (const poruka of listSub) {</w:t>
      </w:r>
    </w:p>
    <w:p w14:paraId="376AB0BF" w14:textId="77777777" w:rsidR="001A3719" w:rsidRPr="00D7257D" w:rsidRDefault="001A3719" w:rsidP="001A3719">
      <w:pPr>
        <w:spacing w:line="240" w:lineRule="auto"/>
        <w:rPr>
          <w:rFonts w:ascii="Consolas" w:hAnsi="Consolas" w:cs="Courier New"/>
          <w:sz w:val="20"/>
          <w:szCs w:val="20"/>
        </w:rPr>
      </w:pPr>
      <w:r w:rsidRPr="00D7257D">
        <w:rPr>
          <w:rFonts w:ascii="Consolas" w:hAnsi="Consolas" w:cs="Courier New"/>
          <w:sz w:val="20"/>
          <w:szCs w:val="20"/>
        </w:rPr>
        <w:t xml:space="preserve">        poruka.respond(sc.encode(JSON.stringify({uredaji: </w:t>
      </w:r>
    </w:p>
    <w:p w14:paraId="130B693B" w14:textId="77777777" w:rsidR="001A3719" w:rsidRPr="00D7257D" w:rsidRDefault="001A3719" w:rsidP="001A3719">
      <w:pPr>
        <w:spacing w:line="240" w:lineRule="auto"/>
        <w:rPr>
          <w:rFonts w:ascii="Consolas" w:hAnsi="Consolas" w:cs="Courier New"/>
          <w:sz w:val="20"/>
          <w:szCs w:val="20"/>
        </w:rPr>
      </w:pPr>
      <w:r w:rsidRPr="00D7257D">
        <w:rPr>
          <w:rFonts w:ascii="Consolas" w:hAnsi="Consolas" w:cs="Courier New"/>
          <w:sz w:val="20"/>
          <w:szCs w:val="20"/>
        </w:rPr>
        <w:t xml:space="preserve">                                      Array.from(uredaji.keys())})));</w:t>
      </w:r>
    </w:p>
    <w:p w14:paraId="37D0A7BE" w14:textId="77777777" w:rsidR="001A3719" w:rsidRPr="00D7257D" w:rsidRDefault="001A3719" w:rsidP="001A3719">
      <w:pPr>
        <w:spacing w:line="240" w:lineRule="auto"/>
        <w:rPr>
          <w:rFonts w:ascii="Consolas" w:hAnsi="Consolas" w:cs="Courier New"/>
          <w:sz w:val="20"/>
          <w:szCs w:val="20"/>
        </w:rPr>
      </w:pPr>
      <w:r w:rsidRPr="00D7257D">
        <w:rPr>
          <w:rFonts w:ascii="Consolas" w:hAnsi="Consolas" w:cs="Courier New"/>
          <w:sz w:val="20"/>
          <w:szCs w:val="20"/>
        </w:rPr>
        <w:t>    }</w:t>
      </w:r>
    </w:p>
    <w:p w14:paraId="5ABFFD69" w14:textId="77777777" w:rsidR="001A3719" w:rsidRPr="00D7257D" w:rsidRDefault="001A3719" w:rsidP="001A3719">
      <w:pPr>
        <w:spacing w:line="240" w:lineRule="auto"/>
        <w:rPr>
          <w:rFonts w:ascii="Consolas" w:hAnsi="Consolas" w:cs="Courier New"/>
          <w:sz w:val="20"/>
          <w:szCs w:val="20"/>
        </w:rPr>
      </w:pPr>
      <w:r w:rsidRPr="00D7257D">
        <w:rPr>
          <w:rFonts w:ascii="Consolas" w:hAnsi="Consolas" w:cs="Courier New"/>
          <w:sz w:val="20"/>
          <w:szCs w:val="20"/>
        </w:rPr>
        <w:lastRenderedPageBreak/>
        <w:t>}</w:t>
      </w:r>
    </w:p>
    <w:p w14:paraId="56873C70" w14:textId="77777777" w:rsidR="001519CB" w:rsidRPr="00D7257D" w:rsidRDefault="001519CB" w:rsidP="001C1317">
      <w:pPr>
        <w:spacing w:line="240" w:lineRule="auto"/>
        <w:rPr>
          <w:rFonts w:ascii="Consolas" w:hAnsi="Consolas" w:cs="Courier New"/>
          <w:sz w:val="20"/>
          <w:szCs w:val="20"/>
        </w:rPr>
      </w:pPr>
    </w:p>
    <w:p w14:paraId="1CCF2412" w14:textId="0404C679" w:rsidR="00E6361A" w:rsidRPr="00D7257D" w:rsidRDefault="009A717D" w:rsidP="003E1703">
      <w:pPr>
        <w:spacing w:line="360" w:lineRule="auto"/>
        <w:rPr>
          <w:rFonts w:asciiTheme="majorBidi" w:hAnsiTheme="majorBidi" w:cstheme="majorBidi"/>
        </w:rPr>
      </w:pPr>
      <w:r w:rsidRPr="00D7257D">
        <w:rPr>
          <w:rFonts w:asciiTheme="majorBidi" w:hAnsiTheme="majorBidi" w:cstheme="majorBidi"/>
        </w:rPr>
        <w:t>Ovom komponentom ostvaruju se zahtjevi povezani s registracijom uređaja, prihvatom događaja s više izvora i prosljeđivanjem korisničkih naredbi prema odabranom uređaju. Budući da se ulazni događaji odmah objavljuju na NATS predmet, pristupna točka za uređaje ne pohranjuje podatke, čime se zadržava jasna podjela odgovornosti među komponentama.</w:t>
      </w:r>
    </w:p>
    <w:p w14:paraId="5EFEC47B" w14:textId="77777777" w:rsidR="00256A82" w:rsidRPr="00D7257D" w:rsidRDefault="00256A82" w:rsidP="003E1703">
      <w:pPr>
        <w:spacing w:line="360" w:lineRule="auto"/>
        <w:rPr>
          <w:rFonts w:ascii="Consolas" w:hAnsi="Consolas" w:cs="Courier New"/>
          <w:sz w:val="20"/>
          <w:szCs w:val="20"/>
        </w:rPr>
      </w:pPr>
    </w:p>
    <w:p w14:paraId="0A91F775" w14:textId="53201F65" w:rsidR="00E6361A" w:rsidRPr="00D7257D" w:rsidRDefault="482D8920" w:rsidP="00C347CD">
      <w:pPr>
        <w:pStyle w:val="Heading3"/>
      </w:pPr>
      <w:bookmarkStart w:id="39" w:name="_Toc233394044"/>
      <w:r w:rsidRPr="00D7257D">
        <w:t>5.2</w:t>
      </w:r>
      <w:r w:rsidR="097DE38E" w:rsidRPr="00D7257D">
        <w:t xml:space="preserve">.2. </w:t>
      </w:r>
      <w:r w:rsidR="002113B4" w:rsidRPr="00D7257D">
        <w:t>Sloj obrade i pohrane podataka</w:t>
      </w:r>
      <w:bookmarkEnd w:id="39"/>
    </w:p>
    <w:p w14:paraId="39C05FB5" w14:textId="77777777" w:rsidR="00783E57" w:rsidRPr="00D7257D" w:rsidRDefault="00783E57" w:rsidP="003E1703">
      <w:pPr>
        <w:spacing w:line="360" w:lineRule="auto"/>
        <w:rPr>
          <w:rFonts w:asciiTheme="majorBidi" w:hAnsiTheme="majorBidi" w:cstheme="majorBidi"/>
          <w:b/>
          <w:bCs/>
        </w:rPr>
      </w:pPr>
    </w:p>
    <w:p w14:paraId="077BAA84" w14:textId="242465BE" w:rsidR="00D16986" w:rsidRPr="00D7257D" w:rsidRDefault="00633DF3" w:rsidP="003E1703">
      <w:pPr>
        <w:spacing w:line="360" w:lineRule="auto"/>
        <w:ind w:firstLine="720"/>
        <w:rPr>
          <w:rFonts w:asciiTheme="majorBidi" w:hAnsiTheme="majorBidi" w:cstheme="majorBidi"/>
        </w:rPr>
      </w:pPr>
      <w:r w:rsidRPr="00D7257D">
        <w:rPr>
          <w:rFonts w:asciiTheme="majorBidi" w:hAnsiTheme="majorBidi" w:cstheme="majorBidi"/>
        </w:rPr>
        <w:t xml:space="preserve">Sloj za obradu </w:t>
      </w:r>
      <w:r w:rsidR="00BB1DFB" w:rsidRPr="00D7257D">
        <w:rPr>
          <w:rFonts w:asciiTheme="majorBidi" w:hAnsiTheme="majorBidi" w:cstheme="majorBidi"/>
        </w:rPr>
        <w:t xml:space="preserve">i pohranu </w:t>
      </w:r>
      <w:r w:rsidRPr="00D7257D">
        <w:rPr>
          <w:rFonts w:asciiTheme="majorBidi" w:hAnsiTheme="majorBidi" w:cstheme="majorBidi"/>
        </w:rPr>
        <w:t>podataka</w:t>
      </w:r>
      <w:r w:rsidR="004601C3" w:rsidRPr="00D7257D">
        <w:rPr>
          <w:rFonts w:asciiTheme="majorBidi" w:hAnsiTheme="majorBidi" w:cstheme="majorBidi"/>
        </w:rPr>
        <w:t xml:space="preserve"> komponenta je poslužitelja čija je osnovna odgovornost trajna pohrana događaja u PostgreSQL bazu podataka i objava potvrđeno pohranjenog zapisa.</w:t>
      </w:r>
      <w:r w:rsidR="00D16986" w:rsidRPr="00D7257D">
        <w:rPr>
          <w:rFonts w:asciiTheme="majorBidi" w:hAnsiTheme="majorBidi" w:cstheme="majorBidi"/>
        </w:rPr>
        <w:t xml:space="preserve"> </w:t>
      </w:r>
      <w:r w:rsidR="000A6A2F" w:rsidRPr="00D7257D">
        <w:rPr>
          <w:rFonts w:asciiTheme="majorBidi" w:hAnsiTheme="majorBidi" w:cstheme="majorBidi"/>
        </w:rPr>
        <w:t xml:space="preserve">Ova komponenta sluša na adresi </w:t>
      </w:r>
      <w:hyperlink r:id="rId14" w:history="1">
        <w:r w:rsidR="000A6A2F" w:rsidRPr="00D7257D">
          <w:rPr>
            <w:rStyle w:val="Hyperlink"/>
            <w:rFonts w:asciiTheme="majorBidi" w:hAnsiTheme="majorBidi" w:cstheme="majorBidi"/>
            <w:i/>
            <w:iCs/>
          </w:rPr>
          <w:t>http://localhost:3002</w:t>
        </w:r>
      </w:hyperlink>
      <w:r w:rsidR="000A6A2F" w:rsidRPr="00D7257D">
        <w:rPr>
          <w:rFonts w:asciiTheme="majorBidi" w:hAnsiTheme="majorBidi" w:cstheme="majorBidi"/>
        </w:rPr>
        <w:t xml:space="preserve"> te je jedina </w:t>
      </w:r>
      <w:r w:rsidR="00FE1BC3" w:rsidRPr="00D7257D">
        <w:rPr>
          <w:rFonts w:asciiTheme="majorBidi" w:hAnsiTheme="majorBidi" w:cstheme="majorBidi"/>
        </w:rPr>
        <w:t>koja ne koristi Socket.io komunikaciju</w:t>
      </w:r>
      <w:r w:rsidR="00D16986" w:rsidRPr="00D7257D">
        <w:rPr>
          <w:rFonts w:asciiTheme="majorBidi" w:hAnsiTheme="majorBidi" w:cstheme="majorBidi"/>
        </w:rPr>
        <w:t xml:space="preserve">. </w:t>
      </w:r>
      <w:r w:rsidR="00EF0B48" w:rsidRPr="00D7257D">
        <w:rPr>
          <w:rFonts w:asciiTheme="majorBidi" w:hAnsiTheme="majorBidi" w:cstheme="majorBidi"/>
        </w:rPr>
        <w:t>Naime,</w:t>
      </w:r>
      <w:r w:rsidR="00D16986" w:rsidRPr="00D7257D">
        <w:rPr>
          <w:rFonts w:asciiTheme="majorBidi" w:hAnsiTheme="majorBidi" w:cstheme="majorBidi"/>
        </w:rPr>
        <w:t xml:space="preserve"> komponenta nema izravnu komunikaciju s uređajima ni korisničkim sučeljem, nego podatke prima isključivo preko NATS pretplate.</w:t>
      </w:r>
    </w:p>
    <w:p w14:paraId="4CB777E7" w14:textId="13209C2C" w:rsidR="00E6361A" w:rsidRPr="00D7257D" w:rsidRDefault="002D7E74" w:rsidP="00FF4F3C">
      <w:pPr>
        <w:spacing w:line="360" w:lineRule="auto"/>
        <w:ind w:firstLine="720"/>
        <w:rPr>
          <w:rFonts w:asciiTheme="majorBidi" w:hAnsiTheme="majorBidi" w:cstheme="majorBidi"/>
        </w:rPr>
      </w:pPr>
      <w:r w:rsidRPr="00D7257D">
        <w:rPr>
          <w:rFonts w:asciiTheme="majorBidi" w:hAnsiTheme="majorBidi" w:cstheme="majorBidi"/>
        </w:rPr>
        <w:t xml:space="preserve">Sloj obrade i pohrane događaja prima podatke koje pristupna točka za uređaje objavljuje na NATS predmete oblika </w:t>
      </w:r>
      <w:r w:rsidRPr="00D7257D">
        <w:rPr>
          <w:rFonts w:ascii="Consolas" w:hAnsi="Consolas" w:cstheme="majorBidi"/>
          <w:sz w:val="20"/>
          <w:szCs w:val="20"/>
        </w:rPr>
        <w:t>devices.data.&gt;</w:t>
      </w:r>
      <w:r w:rsidRPr="00D7257D">
        <w:rPr>
          <w:rFonts w:asciiTheme="majorBidi" w:hAnsiTheme="majorBidi" w:cstheme="majorBidi"/>
        </w:rPr>
        <w:t>. Zato r</w:t>
      </w:r>
      <w:r w:rsidR="009C2D94" w:rsidRPr="00D7257D">
        <w:rPr>
          <w:rFonts w:asciiTheme="majorBidi" w:hAnsiTheme="majorBidi" w:cstheme="majorBidi"/>
        </w:rPr>
        <w:t xml:space="preserve">ad ovog sloja započinje povezivanjem s NATS poslužiteljem te pretplatom na NATS predmet </w:t>
      </w:r>
      <w:r w:rsidR="009C2D94" w:rsidRPr="00D7257D">
        <w:rPr>
          <w:rFonts w:ascii="Consolas" w:hAnsi="Consolas" w:cs="Courier New"/>
          <w:sz w:val="22"/>
          <w:szCs w:val="22"/>
        </w:rPr>
        <w:t>d</w:t>
      </w:r>
      <w:r w:rsidR="009C2D94" w:rsidRPr="00D7257D">
        <w:rPr>
          <w:rFonts w:ascii="Consolas" w:hAnsi="Consolas" w:cs="Courier New"/>
          <w:sz w:val="20"/>
          <w:szCs w:val="20"/>
        </w:rPr>
        <w:t>evices.data.&gt;</w:t>
      </w:r>
      <w:r w:rsidR="009C2D94" w:rsidRPr="00D7257D">
        <w:rPr>
          <w:rFonts w:asciiTheme="majorBidi" w:hAnsiTheme="majorBidi" w:cstheme="majorBidi"/>
        </w:rPr>
        <w:t>, s kojeg pristižu</w:t>
      </w:r>
      <w:r w:rsidRPr="00D7257D">
        <w:rPr>
          <w:rFonts w:asciiTheme="majorBidi" w:hAnsiTheme="majorBidi" w:cstheme="majorBidi"/>
        </w:rPr>
        <w:t xml:space="preserve"> navedeni podaci</w:t>
      </w:r>
      <w:r w:rsidR="009C2D94" w:rsidRPr="00D7257D">
        <w:rPr>
          <w:rFonts w:asciiTheme="majorBidi" w:hAnsiTheme="majorBidi" w:cstheme="majorBidi"/>
        </w:rPr>
        <w:t xml:space="preserve">. Nakon pretplate, na poruke se čeka u funkciji </w:t>
      </w:r>
      <w:r w:rsidR="009C2D94" w:rsidRPr="00D7257D">
        <w:rPr>
          <w:rFonts w:ascii="Consolas" w:hAnsi="Consolas" w:cs="Courier New"/>
          <w:sz w:val="20"/>
          <w:szCs w:val="20"/>
        </w:rPr>
        <w:t>handlerPodataka</w:t>
      </w:r>
      <w:r w:rsidR="00A318AC" w:rsidRPr="00D7257D">
        <w:rPr>
          <w:rFonts w:asciiTheme="majorBidi" w:hAnsiTheme="majorBidi" w:cstheme="majorBidi"/>
        </w:rPr>
        <w:t>, koja</w:t>
      </w:r>
      <w:r w:rsidR="00562746" w:rsidRPr="00D7257D">
        <w:rPr>
          <w:rFonts w:asciiTheme="majorBidi" w:hAnsiTheme="majorBidi" w:cstheme="majorBidi"/>
        </w:rPr>
        <w:t xml:space="preserve"> pohranjuje dobivene podatke u bazu, a odmah zatim prosljeđuje netom umetnuti redak pristupnoj točki za korisničko sučelje, kako bi se na korisničkom sučelju mogla prikazati potvrda o pohrani podataka.</w:t>
      </w:r>
      <w:r w:rsidR="005A1213" w:rsidRPr="00D7257D">
        <w:rPr>
          <w:rFonts w:asciiTheme="majorBidi" w:hAnsiTheme="majorBidi" w:cstheme="majorBidi"/>
        </w:rPr>
        <w:t xml:space="preserve"> Pohrana u bazu podataka ostvaruje se jednostavnim SQL upitom, bez korištenja ORM-a (</w:t>
      </w:r>
      <w:r w:rsidR="005A1213" w:rsidRPr="00D7257D">
        <w:rPr>
          <w:rFonts w:asciiTheme="majorBidi" w:hAnsiTheme="majorBidi" w:cstheme="majorBidi"/>
          <w:i/>
          <w:iCs/>
        </w:rPr>
        <w:t>object-relational mapping</w:t>
      </w:r>
      <w:r w:rsidR="005A1213" w:rsidRPr="00D7257D">
        <w:rPr>
          <w:rFonts w:asciiTheme="majorBidi" w:hAnsiTheme="majorBidi" w:cstheme="majorBidi"/>
        </w:rPr>
        <w:t xml:space="preserve">) ili posebnih radnih okvira za rukovanje bazama podataka. Dobivanje netom umetnutog retka ostvaruje se ključnom riječi </w:t>
      </w:r>
      <w:r w:rsidR="005A1213" w:rsidRPr="00D7257D">
        <w:rPr>
          <w:rFonts w:ascii="Consolas" w:hAnsi="Consolas" w:cs="Courier New"/>
          <w:sz w:val="20"/>
          <w:szCs w:val="20"/>
        </w:rPr>
        <w:t>RETURNING</w:t>
      </w:r>
      <w:r w:rsidR="005A1213" w:rsidRPr="00D7257D">
        <w:rPr>
          <w:rFonts w:asciiTheme="majorBidi" w:hAnsiTheme="majorBidi" w:cstheme="majorBidi"/>
        </w:rPr>
        <w:t>, koja se postavlja na kraj upita.</w:t>
      </w:r>
      <w:r w:rsidR="002E3DFF" w:rsidRPr="00D7257D">
        <w:rPr>
          <w:rFonts w:asciiTheme="majorBidi" w:hAnsiTheme="majorBidi" w:cstheme="majorBidi"/>
        </w:rPr>
        <w:t xml:space="preserve"> </w:t>
      </w:r>
      <w:r w:rsidR="00FD682F" w:rsidRPr="00D7257D">
        <w:rPr>
          <w:rFonts w:asciiTheme="majorBidi" w:hAnsiTheme="majorBidi" w:cstheme="majorBidi"/>
        </w:rPr>
        <w:t xml:space="preserve">Taj se umetnuti redak zatim prosljeđuje pristupnoj točki za korisničko sučelje objavom na NATS predmet </w:t>
      </w:r>
      <w:r w:rsidR="00A13046" w:rsidRPr="00D7257D">
        <w:rPr>
          <w:rFonts w:ascii="Consolas" w:hAnsi="Consolas" w:cs="Courier New"/>
          <w:sz w:val="20"/>
          <w:szCs w:val="20"/>
        </w:rPr>
        <w:t>database.data</w:t>
      </w:r>
      <w:r w:rsidR="00A13046" w:rsidRPr="00D7257D">
        <w:rPr>
          <w:rFonts w:asciiTheme="majorBidi" w:hAnsiTheme="majorBidi" w:cstheme="majorBidi"/>
        </w:rPr>
        <w:t xml:space="preserve">, namijenjen podacima koji ne dolaze direktno s uređaja, već su trajno pohranjeni. </w:t>
      </w:r>
      <w:r w:rsidR="00875042" w:rsidRPr="00D7257D">
        <w:rPr>
          <w:rFonts w:asciiTheme="majorBidi" w:hAnsiTheme="majorBidi" w:cstheme="majorBidi"/>
        </w:rPr>
        <w:t>Primanje podataka, njihova pohrana u bazu te prosljeđivanje na NATS predmet prikazani su Isječkom 5.</w:t>
      </w:r>
      <w:r w:rsidR="00FF4F3C">
        <w:rPr>
          <w:rFonts w:asciiTheme="majorBidi" w:hAnsiTheme="majorBidi" w:cstheme="majorBidi"/>
        </w:rPr>
        <w:t>5</w:t>
      </w:r>
      <w:r w:rsidR="00875042" w:rsidRPr="00D7257D">
        <w:rPr>
          <w:rFonts w:asciiTheme="majorBidi" w:hAnsiTheme="majorBidi" w:cstheme="majorBidi"/>
        </w:rPr>
        <w:t>. Ulaz u ovaj dio programa je objekt pret</w:t>
      </w:r>
      <w:r w:rsidR="00597CE5" w:rsidRPr="00D7257D">
        <w:rPr>
          <w:rFonts w:asciiTheme="majorBidi" w:hAnsiTheme="majorBidi" w:cstheme="majorBidi"/>
        </w:rPr>
        <w:t>plate</w:t>
      </w:r>
      <w:r w:rsidR="00A95310" w:rsidRPr="00D7257D">
        <w:rPr>
          <w:rFonts w:asciiTheme="majorBidi" w:hAnsiTheme="majorBidi" w:cstheme="majorBidi"/>
        </w:rPr>
        <w:t xml:space="preserve"> </w:t>
      </w:r>
      <w:r w:rsidR="00A95310" w:rsidRPr="00D7257D">
        <w:rPr>
          <w:rFonts w:ascii="Consolas" w:hAnsi="Consolas" w:cstheme="majorBidi"/>
          <w:sz w:val="20"/>
          <w:szCs w:val="20"/>
        </w:rPr>
        <w:t xml:space="preserve">dataSub </w:t>
      </w:r>
      <w:r w:rsidR="00701A63" w:rsidRPr="00D7257D">
        <w:rPr>
          <w:rFonts w:asciiTheme="majorBidi" w:hAnsiTheme="majorBidi" w:cstheme="majorBidi"/>
        </w:rPr>
        <w:t xml:space="preserve">pomoću kojeg se dobivaju podaci </w:t>
      </w:r>
      <w:r w:rsidR="00A95310" w:rsidRPr="00D7257D">
        <w:rPr>
          <w:rFonts w:asciiTheme="majorBidi" w:hAnsiTheme="majorBidi" w:cstheme="majorBidi"/>
        </w:rPr>
        <w:t xml:space="preserve">te objekt </w:t>
      </w:r>
      <w:r w:rsidR="00A219B3" w:rsidRPr="00D7257D">
        <w:rPr>
          <w:rFonts w:asciiTheme="majorBidi" w:hAnsiTheme="majorBidi" w:cstheme="majorBidi"/>
        </w:rPr>
        <w:t xml:space="preserve">NATS veze, </w:t>
      </w:r>
      <w:r w:rsidR="00A219B3" w:rsidRPr="00D7257D">
        <w:rPr>
          <w:rFonts w:ascii="Consolas" w:hAnsi="Consolas" w:cstheme="majorBidi"/>
          <w:sz w:val="20"/>
          <w:szCs w:val="20"/>
        </w:rPr>
        <w:t>nc</w:t>
      </w:r>
      <w:r w:rsidR="00A219B3" w:rsidRPr="00D7257D">
        <w:rPr>
          <w:rFonts w:asciiTheme="majorBidi" w:hAnsiTheme="majorBidi" w:cstheme="majorBidi"/>
        </w:rPr>
        <w:t xml:space="preserve">. </w:t>
      </w:r>
      <w:r w:rsidR="00701A63" w:rsidRPr="00D7257D">
        <w:rPr>
          <w:rFonts w:asciiTheme="majorBidi" w:hAnsiTheme="majorBidi" w:cstheme="majorBidi"/>
        </w:rPr>
        <w:t xml:space="preserve">Izlaz iz navedenog isječka je objava netom upisanih podataka u bazu na NATS predmet </w:t>
      </w:r>
      <w:r w:rsidR="00701A63" w:rsidRPr="00D7257D">
        <w:rPr>
          <w:rFonts w:ascii="Consolas" w:hAnsi="Consolas" w:cstheme="majorBidi"/>
          <w:sz w:val="22"/>
          <w:szCs w:val="22"/>
        </w:rPr>
        <w:t>d</w:t>
      </w:r>
      <w:r w:rsidR="00701A63" w:rsidRPr="00D7257D">
        <w:rPr>
          <w:rFonts w:ascii="Consolas" w:hAnsi="Consolas" w:cstheme="majorBidi"/>
          <w:sz w:val="20"/>
          <w:szCs w:val="20"/>
        </w:rPr>
        <w:t>atabase.data</w:t>
      </w:r>
      <w:r w:rsidR="00701A63" w:rsidRPr="00D7257D">
        <w:rPr>
          <w:rFonts w:asciiTheme="majorBidi" w:hAnsiTheme="majorBidi" w:cstheme="majorBidi"/>
        </w:rPr>
        <w:t>.</w:t>
      </w:r>
      <w:r w:rsidR="007A6D7E" w:rsidRPr="00D7257D">
        <w:rPr>
          <w:rFonts w:asciiTheme="majorBidi" w:hAnsiTheme="majorBidi" w:cstheme="majorBidi"/>
        </w:rPr>
        <w:t xml:space="preserve"> Ovaj isječak </w:t>
      </w:r>
      <w:r w:rsidR="007A6D7E" w:rsidRPr="00D7257D">
        <w:rPr>
          <w:rFonts w:asciiTheme="majorBidi" w:hAnsiTheme="majorBidi" w:cstheme="majorBidi"/>
        </w:rPr>
        <w:lastRenderedPageBreak/>
        <w:t xml:space="preserve">povezan je sa zahtjevima </w:t>
      </w:r>
      <w:r w:rsidR="00E36F0B" w:rsidRPr="00D7257D">
        <w:rPr>
          <w:rFonts w:asciiTheme="majorBidi" w:hAnsiTheme="majorBidi" w:cstheme="majorBidi"/>
        </w:rPr>
        <w:t>F2 i N2 jer pokazuje kako je izvedena trajna pohrana podataka u bazu, a korištenje NATS posrednika ukazuje na indirektnu komunikaciju komponenata.</w:t>
      </w:r>
    </w:p>
    <w:p w14:paraId="63F2FC62" w14:textId="77777777" w:rsidR="00ED0CE1" w:rsidRPr="00D7257D" w:rsidRDefault="00ED0CE1" w:rsidP="003E1703">
      <w:pPr>
        <w:spacing w:line="360" w:lineRule="auto"/>
        <w:ind w:firstLine="720"/>
        <w:rPr>
          <w:rFonts w:asciiTheme="majorBidi" w:hAnsiTheme="majorBidi" w:cstheme="majorBidi"/>
        </w:rPr>
      </w:pPr>
    </w:p>
    <w:p w14:paraId="51F8C519" w14:textId="77777777" w:rsidR="006F619C" w:rsidRPr="00D7257D" w:rsidRDefault="006F619C" w:rsidP="003E1703">
      <w:pPr>
        <w:spacing w:line="360" w:lineRule="auto"/>
        <w:ind w:firstLine="720"/>
        <w:rPr>
          <w:rFonts w:asciiTheme="majorBidi" w:hAnsiTheme="majorBidi" w:cstheme="majorBidi"/>
        </w:rPr>
      </w:pPr>
    </w:p>
    <w:p w14:paraId="2F1290EE" w14:textId="13A62264" w:rsidR="008414CD" w:rsidRPr="00D7257D" w:rsidRDefault="00A31757" w:rsidP="00A31757">
      <w:pPr>
        <w:pStyle w:val="Caption"/>
      </w:pPr>
      <w:bookmarkStart w:id="40" w:name="_Toc233301413"/>
      <w:r>
        <w:t xml:space="preserve">Isječak </w:t>
      </w:r>
      <w:r w:rsidR="00757FC5">
        <w:fldChar w:fldCharType="begin"/>
      </w:r>
      <w:r w:rsidR="00757FC5">
        <w:instrText xml:space="preserve"> STYLEREF 1 \s </w:instrText>
      </w:r>
      <w:r w:rsidR="00757FC5">
        <w:fldChar w:fldCharType="separate"/>
      </w:r>
      <w:r w:rsidR="00757FC5">
        <w:rPr>
          <w:noProof/>
          <w:cs/>
        </w:rPr>
        <w:t>‎</w:t>
      </w:r>
      <w:r w:rsidR="00757FC5">
        <w:rPr>
          <w:noProof/>
        </w:rPr>
        <w:t>5</w:t>
      </w:r>
      <w:r w:rsidR="00757FC5">
        <w:fldChar w:fldCharType="end"/>
      </w:r>
      <w:r w:rsidR="00757FC5">
        <w:t>.</w:t>
      </w:r>
      <w:r w:rsidR="00757FC5">
        <w:fldChar w:fldCharType="begin"/>
      </w:r>
      <w:r w:rsidR="00757FC5">
        <w:instrText xml:space="preserve"> SEQ Isječak \* ARABIC \s 1 </w:instrText>
      </w:r>
      <w:r w:rsidR="00757FC5">
        <w:fldChar w:fldCharType="separate"/>
      </w:r>
      <w:r w:rsidR="00757FC5">
        <w:rPr>
          <w:noProof/>
        </w:rPr>
        <w:t>5</w:t>
      </w:r>
      <w:r w:rsidR="00757FC5">
        <w:fldChar w:fldCharType="end"/>
      </w:r>
      <w:r w:rsidRPr="00A31757">
        <w:t>. Funkcija handlerPodataka na sloju za obradu i pohranu podataka</w:t>
      </w:r>
      <w:bookmarkEnd w:id="40"/>
    </w:p>
    <w:p w14:paraId="34D88716" w14:textId="77777777" w:rsidR="004A107F" w:rsidRPr="00D7257D" w:rsidRDefault="004A107F" w:rsidP="004A107F">
      <w:pPr>
        <w:spacing w:line="240" w:lineRule="auto"/>
        <w:rPr>
          <w:rFonts w:ascii="Consolas" w:hAnsi="Consolas" w:cs="Courier New"/>
          <w:sz w:val="20"/>
          <w:szCs w:val="20"/>
        </w:rPr>
      </w:pPr>
      <w:r w:rsidRPr="00D7257D">
        <w:rPr>
          <w:rFonts w:ascii="Consolas" w:hAnsi="Consolas" w:cs="Courier New"/>
          <w:sz w:val="20"/>
          <w:szCs w:val="20"/>
        </w:rPr>
        <w:t xml:space="preserve">async </w:t>
      </w:r>
      <w:r w:rsidRPr="00D7257D">
        <w:rPr>
          <w:rFonts w:ascii="Consolas" w:hAnsi="Consolas" w:cs="Courier New"/>
          <w:i/>
          <w:iCs/>
          <w:sz w:val="20"/>
          <w:szCs w:val="20"/>
        </w:rPr>
        <w:t>function</w:t>
      </w:r>
      <w:r w:rsidRPr="00D7257D">
        <w:rPr>
          <w:rFonts w:ascii="Consolas" w:hAnsi="Consolas" w:cs="Courier New"/>
          <w:sz w:val="20"/>
          <w:szCs w:val="20"/>
        </w:rPr>
        <w:t xml:space="preserve"> handlerPodataka(</w:t>
      </w:r>
      <w:r w:rsidRPr="00D7257D">
        <w:rPr>
          <w:rFonts w:ascii="Consolas" w:hAnsi="Consolas" w:cs="Courier New"/>
          <w:i/>
          <w:iCs/>
          <w:sz w:val="20"/>
          <w:szCs w:val="20"/>
        </w:rPr>
        <w:t>dataSub</w:t>
      </w:r>
      <w:r w:rsidRPr="00D7257D">
        <w:rPr>
          <w:rFonts w:ascii="Consolas" w:hAnsi="Consolas" w:cs="Courier New"/>
          <w:sz w:val="20"/>
          <w:szCs w:val="20"/>
        </w:rPr>
        <w:t xml:space="preserve">, </w:t>
      </w:r>
      <w:r w:rsidRPr="00D7257D">
        <w:rPr>
          <w:rFonts w:ascii="Consolas" w:hAnsi="Consolas" w:cs="Courier New"/>
          <w:i/>
          <w:iCs/>
          <w:sz w:val="20"/>
          <w:szCs w:val="20"/>
        </w:rPr>
        <w:t>nc</w:t>
      </w:r>
      <w:r w:rsidRPr="00D7257D">
        <w:rPr>
          <w:rFonts w:ascii="Consolas" w:hAnsi="Consolas" w:cs="Courier New"/>
          <w:sz w:val="20"/>
          <w:szCs w:val="20"/>
        </w:rPr>
        <w:t>) {</w:t>
      </w:r>
    </w:p>
    <w:p w14:paraId="71C322F7" w14:textId="77777777" w:rsidR="004A107F" w:rsidRPr="00D7257D" w:rsidRDefault="004A107F" w:rsidP="004A107F">
      <w:pPr>
        <w:spacing w:line="240" w:lineRule="auto"/>
        <w:rPr>
          <w:rFonts w:ascii="Consolas" w:hAnsi="Consolas" w:cs="Courier New"/>
          <w:sz w:val="20"/>
          <w:szCs w:val="20"/>
        </w:rPr>
      </w:pPr>
      <w:r w:rsidRPr="00D7257D">
        <w:rPr>
          <w:rFonts w:ascii="Consolas" w:hAnsi="Consolas" w:cs="Courier New"/>
          <w:sz w:val="20"/>
          <w:szCs w:val="20"/>
        </w:rPr>
        <w:t>    for await (</w:t>
      </w:r>
      <w:r w:rsidRPr="00D7257D">
        <w:rPr>
          <w:rFonts w:ascii="Consolas" w:hAnsi="Consolas" w:cs="Courier New"/>
          <w:i/>
          <w:iCs/>
          <w:sz w:val="20"/>
          <w:szCs w:val="20"/>
        </w:rPr>
        <w:t>const</w:t>
      </w:r>
      <w:r w:rsidRPr="00D7257D">
        <w:rPr>
          <w:rFonts w:ascii="Consolas" w:hAnsi="Consolas" w:cs="Courier New"/>
          <w:sz w:val="20"/>
          <w:szCs w:val="20"/>
        </w:rPr>
        <w:t xml:space="preserve"> poruka of </w:t>
      </w:r>
      <w:r w:rsidRPr="00D7257D">
        <w:rPr>
          <w:rFonts w:ascii="Consolas" w:hAnsi="Consolas" w:cs="Courier New"/>
          <w:i/>
          <w:iCs/>
          <w:sz w:val="20"/>
          <w:szCs w:val="20"/>
        </w:rPr>
        <w:t>dataSub</w:t>
      </w:r>
      <w:r w:rsidRPr="00D7257D">
        <w:rPr>
          <w:rFonts w:ascii="Consolas" w:hAnsi="Consolas" w:cs="Courier New"/>
          <w:sz w:val="20"/>
          <w:szCs w:val="20"/>
        </w:rPr>
        <w:t>) {</w:t>
      </w:r>
    </w:p>
    <w:p w14:paraId="662164F9" w14:textId="77777777" w:rsidR="004A107F" w:rsidRPr="00D7257D" w:rsidRDefault="004A107F" w:rsidP="004A107F">
      <w:pPr>
        <w:spacing w:line="240" w:lineRule="auto"/>
        <w:rPr>
          <w:rFonts w:ascii="Consolas" w:hAnsi="Consolas" w:cs="Courier New"/>
          <w:sz w:val="20"/>
          <w:szCs w:val="20"/>
        </w:rPr>
      </w:pPr>
      <w:r w:rsidRPr="00D7257D">
        <w:rPr>
          <w:rFonts w:ascii="Consolas" w:hAnsi="Consolas" w:cs="Courier New"/>
          <w:sz w:val="20"/>
          <w:szCs w:val="20"/>
        </w:rPr>
        <w:t xml:space="preserve">        </w:t>
      </w:r>
      <w:r w:rsidRPr="00D7257D">
        <w:rPr>
          <w:rFonts w:ascii="Consolas" w:hAnsi="Consolas" w:cs="Courier New"/>
          <w:i/>
          <w:sz w:val="20"/>
          <w:szCs w:val="20"/>
        </w:rPr>
        <w:t>const</w:t>
      </w:r>
      <w:r w:rsidRPr="00D7257D">
        <w:rPr>
          <w:rFonts w:ascii="Consolas" w:hAnsi="Consolas" w:cs="Courier New"/>
          <w:sz w:val="20"/>
          <w:szCs w:val="20"/>
        </w:rPr>
        <w:t xml:space="preserve"> podaci = JSON.parse(sc.decode(poruka.data));</w:t>
      </w:r>
    </w:p>
    <w:p w14:paraId="2A2B9F6A" w14:textId="77777777" w:rsidR="004A107F" w:rsidRPr="00D7257D" w:rsidRDefault="004A107F" w:rsidP="004A107F">
      <w:pPr>
        <w:spacing w:line="240" w:lineRule="auto"/>
        <w:rPr>
          <w:rFonts w:ascii="Consolas" w:hAnsi="Consolas" w:cs="Courier New"/>
          <w:sz w:val="20"/>
          <w:szCs w:val="20"/>
        </w:rPr>
      </w:pPr>
      <w:r w:rsidRPr="00D7257D">
        <w:rPr>
          <w:rFonts w:ascii="Consolas" w:hAnsi="Consolas" w:cs="Courier New"/>
          <w:sz w:val="20"/>
          <w:szCs w:val="20"/>
        </w:rPr>
        <w:t>        console.log("Pohranjujem podatke: ", podaci);</w:t>
      </w:r>
    </w:p>
    <w:p w14:paraId="668F821E" w14:textId="77777777" w:rsidR="004A107F" w:rsidRPr="00D7257D" w:rsidRDefault="004A107F" w:rsidP="004A107F">
      <w:pPr>
        <w:spacing w:line="240" w:lineRule="auto"/>
        <w:rPr>
          <w:rFonts w:ascii="Consolas" w:hAnsi="Consolas" w:cs="Courier New"/>
          <w:sz w:val="20"/>
          <w:szCs w:val="20"/>
        </w:rPr>
      </w:pPr>
    </w:p>
    <w:p w14:paraId="2A7FA638" w14:textId="77777777" w:rsidR="004A107F" w:rsidRPr="00D7257D" w:rsidRDefault="004A107F" w:rsidP="004A107F">
      <w:pPr>
        <w:spacing w:line="240" w:lineRule="auto"/>
        <w:rPr>
          <w:rFonts w:ascii="Consolas" w:hAnsi="Consolas" w:cs="Courier New"/>
          <w:sz w:val="20"/>
          <w:szCs w:val="20"/>
        </w:rPr>
      </w:pPr>
      <w:r w:rsidRPr="00D7257D">
        <w:rPr>
          <w:rFonts w:ascii="Consolas" w:hAnsi="Consolas" w:cs="Courier New"/>
          <w:sz w:val="20"/>
          <w:szCs w:val="20"/>
        </w:rPr>
        <w:t xml:space="preserve">        </w:t>
      </w:r>
      <w:r w:rsidRPr="00D7257D">
        <w:rPr>
          <w:rFonts w:ascii="Consolas" w:hAnsi="Consolas" w:cs="Courier New"/>
          <w:i/>
          <w:sz w:val="20"/>
          <w:szCs w:val="20"/>
        </w:rPr>
        <w:t>const</w:t>
      </w:r>
      <w:r w:rsidRPr="00D7257D">
        <w:rPr>
          <w:rFonts w:ascii="Consolas" w:hAnsi="Consolas" w:cs="Courier New"/>
          <w:sz w:val="20"/>
          <w:szCs w:val="20"/>
        </w:rPr>
        <w:t xml:space="preserve"> res = await pool.query("INSERT INTO podaci (podatak_id, uredjaj_id, podatak, vrijeme) VALUES ($1, $2, $3, $4) RETURNING *", [podaci.podatak_id, </w:t>
      </w:r>
      <w:r w:rsidRPr="00D7257D">
        <w:rPr>
          <w:rFonts w:ascii="Consolas" w:hAnsi="Consolas" w:cs="Courier New"/>
          <w:i/>
          <w:sz w:val="20"/>
          <w:szCs w:val="20"/>
        </w:rPr>
        <w:t>String</w:t>
      </w:r>
      <w:r w:rsidRPr="00D7257D">
        <w:rPr>
          <w:rFonts w:ascii="Consolas" w:hAnsi="Consolas" w:cs="Courier New"/>
          <w:sz w:val="20"/>
          <w:szCs w:val="20"/>
        </w:rPr>
        <w:t>(podaci.uredjaj_id), podaci.podatak, podaci.vrijeme]);</w:t>
      </w:r>
    </w:p>
    <w:p w14:paraId="7E188CB4" w14:textId="77777777" w:rsidR="004A107F" w:rsidRPr="00D7257D" w:rsidRDefault="004A107F" w:rsidP="004A107F">
      <w:pPr>
        <w:spacing w:line="240" w:lineRule="auto"/>
        <w:rPr>
          <w:rFonts w:ascii="Consolas" w:hAnsi="Consolas" w:cs="Courier New"/>
          <w:sz w:val="20"/>
          <w:szCs w:val="20"/>
        </w:rPr>
      </w:pPr>
      <w:r w:rsidRPr="00D7257D">
        <w:rPr>
          <w:rFonts w:ascii="Consolas" w:hAnsi="Consolas" w:cs="Courier New"/>
          <w:sz w:val="20"/>
          <w:szCs w:val="20"/>
        </w:rPr>
        <w:t>     </w:t>
      </w:r>
    </w:p>
    <w:p w14:paraId="0EDAD7D8" w14:textId="77777777" w:rsidR="004A107F" w:rsidRPr="00D7257D" w:rsidRDefault="004A107F" w:rsidP="004A107F">
      <w:pPr>
        <w:spacing w:line="240" w:lineRule="auto"/>
        <w:rPr>
          <w:rFonts w:ascii="Consolas" w:hAnsi="Consolas" w:cs="Courier New"/>
          <w:sz w:val="20"/>
          <w:szCs w:val="20"/>
        </w:rPr>
      </w:pPr>
      <w:r w:rsidRPr="00D7257D">
        <w:rPr>
          <w:rFonts w:ascii="Consolas" w:hAnsi="Consolas" w:cs="Courier New"/>
          <w:sz w:val="20"/>
          <w:szCs w:val="20"/>
        </w:rPr>
        <w:t xml:space="preserve">        </w:t>
      </w:r>
      <w:r w:rsidRPr="00D7257D">
        <w:rPr>
          <w:rFonts w:ascii="Consolas" w:hAnsi="Consolas" w:cs="Courier New"/>
          <w:i/>
          <w:iCs/>
          <w:sz w:val="20"/>
          <w:szCs w:val="20"/>
        </w:rPr>
        <w:t>const</w:t>
      </w:r>
      <w:r w:rsidRPr="00D7257D">
        <w:rPr>
          <w:rFonts w:ascii="Consolas" w:hAnsi="Consolas" w:cs="Courier New"/>
          <w:sz w:val="20"/>
          <w:szCs w:val="20"/>
        </w:rPr>
        <w:t xml:space="preserve"> noviRedak = res.rows[0];</w:t>
      </w:r>
    </w:p>
    <w:p w14:paraId="7C973615" w14:textId="77777777" w:rsidR="004A107F" w:rsidRPr="00D7257D" w:rsidRDefault="004A107F" w:rsidP="004A107F">
      <w:pPr>
        <w:spacing w:line="240" w:lineRule="auto"/>
        <w:rPr>
          <w:rFonts w:ascii="Consolas" w:hAnsi="Consolas" w:cs="Courier New"/>
          <w:sz w:val="20"/>
          <w:szCs w:val="20"/>
        </w:rPr>
      </w:pPr>
      <w:r w:rsidRPr="00D7257D">
        <w:rPr>
          <w:rFonts w:ascii="Consolas" w:hAnsi="Consolas" w:cs="Courier New"/>
          <w:sz w:val="20"/>
          <w:szCs w:val="20"/>
        </w:rPr>
        <w:t xml:space="preserve">        </w:t>
      </w:r>
      <w:r w:rsidRPr="00D7257D">
        <w:rPr>
          <w:rFonts w:ascii="Consolas" w:hAnsi="Consolas" w:cs="Courier New"/>
          <w:i/>
          <w:iCs/>
          <w:sz w:val="20"/>
          <w:szCs w:val="20"/>
        </w:rPr>
        <w:t>nc</w:t>
      </w:r>
      <w:r w:rsidRPr="00D7257D">
        <w:rPr>
          <w:rFonts w:ascii="Consolas" w:hAnsi="Consolas" w:cs="Courier New"/>
          <w:sz w:val="20"/>
          <w:szCs w:val="20"/>
        </w:rPr>
        <w:t>.publish("database.data", sc.encode(JSON.stringify(noviRedak)));</w:t>
      </w:r>
    </w:p>
    <w:p w14:paraId="5002C1CF" w14:textId="77777777" w:rsidR="004A107F" w:rsidRPr="00D7257D" w:rsidRDefault="004A107F" w:rsidP="004A107F">
      <w:pPr>
        <w:spacing w:line="240" w:lineRule="auto"/>
        <w:rPr>
          <w:rFonts w:ascii="Consolas" w:hAnsi="Consolas" w:cs="Courier New"/>
          <w:sz w:val="20"/>
          <w:szCs w:val="20"/>
        </w:rPr>
      </w:pPr>
      <w:r w:rsidRPr="00D7257D">
        <w:rPr>
          <w:rFonts w:ascii="Consolas" w:hAnsi="Consolas" w:cs="Courier New"/>
          <w:sz w:val="20"/>
          <w:szCs w:val="20"/>
        </w:rPr>
        <w:t>        console.log("Šaljem pohranjene podatke", noviRedak);</w:t>
      </w:r>
    </w:p>
    <w:p w14:paraId="14D1F78C" w14:textId="77777777" w:rsidR="004A107F" w:rsidRPr="00D7257D" w:rsidRDefault="004A107F" w:rsidP="004A107F">
      <w:pPr>
        <w:spacing w:line="240" w:lineRule="auto"/>
        <w:rPr>
          <w:rFonts w:ascii="Consolas" w:hAnsi="Consolas" w:cs="Courier New"/>
          <w:sz w:val="20"/>
          <w:szCs w:val="20"/>
        </w:rPr>
      </w:pPr>
      <w:r w:rsidRPr="00D7257D">
        <w:rPr>
          <w:rFonts w:ascii="Consolas" w:hAnsi="Consolas" w:cs="Courier New"/>
          <w:sz w:val="20"/>
          <w:szCs w:val="20"/>
        </w:rPr>
        <w:t xml:space="preserve">        </w:t>
      </w:r>
    </w:p>
    <w:p w14:paraId="56126510" w14:textId="77777777" w:rsidR="004A107F" w:rsidRPr="00D7257D" w:rsidRDefault="004A107F" w:rsidP="004A107F">
      <w:pPr>
        <w:spacing w:line="240" w:lineRule="auto"/>
        <w:rPr>
          <w:rFonts w:ascii="Consolas" w:hAnsi="Consolas" w:cs="Courier New"/>
          <w:sz w:val="20"/>
          <w:szCs w:val="20"/>
        </w:rPr>
      </w:pPr>
      <w:r w:rsidRPr="00D7257D">
        <w:rPr>
          <w:rFonts w:ascii="Consolas" w:hAnsi="Consolas" w:cs="Courier New"/>
          <w:sz w:val="20"/>
          <w:szCs w:val="20"/>
        </w:rPr>
        <w:t>    }</w:t>
      </w:r>
    </w:p>
    <w:p w14:paraId="1ABC014A" w14:textId="77777777" w:rsidR="004A107F" w:rsidRPr="00D7257D" w:rsidRDefault="004A107F" w:rsidP="004A107F">
      <w:pPr>
        <w:spacing w:line="240" w:lineRule="auto"/>
        <w:rPr>
          <w:rFonts w:ascii="Consolas" w:hAnsi="Consolas" w:cs="Courier New"/>
          <w:sz w:val="20"/>
          <w:szCs w:val="20"/>
        </w:rPr>
      </w:pPr>
      <w:r w:rsidRPr="00D7257D">
        <w:rPr>
          <w:rFonts w:ascii="Consolas" w:hAnsi="Consolas" w:cs="Courier New"/>
          <w:sz w:val="20"/>
          <w:szCs w:val="20"/>
        </w:rPr>
        <w:t>}</w:t>
      </w:r>
    </w:p>
    <w:p w14:paraId="37598AD2" w14:textId="77777777" w:rsidR="0060326E" w:rsidRPr="00D7257D" w:rsidRDefault="0060326E" w:rsidP="003E1703">
      <w:pPr>
        <w:spacing w:line="360" w:lineRule="auto"/>
        <w:rPr>
          <w:rFonts w:ascii="Consolas" w:hAnsi="Consolas" w:cs="Courier New"/>
          <w:sz w:val="20"/>
          <w:szCs w:val="20"/>
        </w:rPr>
      </w:pPr>
    </w:p>
    <w:p w14:paraId="2B4C5B62" w14:textId="13FF34A8" w:rsidR="008A2F41" w:rsidRPr="00D7257D" w:rsidRDefault="0060326E" w:rsidP="003E1703">
      <w:pPr>
        <w:spacing w:line="360" w:lineRule="auto"/>
        <w:rPr>
          <w:rFonts w:ascii="Consolas" w:hAnsi="Consolas" w:cs="Courier New"/>
          <w:sz w:val="20"/>
          <w:szCs w:val="20"/>
        </w:rPr>
      </w:pPr>
      <w:r w:rsidRPr="00D7257D">
        <w:rPr>
          <w:rFonts w:asciiTheme="majorBidi" w:hAnsiTheme="majorBidi" w:cstheme="majorBidi"/>
        </w:rPr>
        <w:tab/>
      </w:r>
      <w:r w:rsidR="009818E0" w:rsidRPr="00D7257D">
        <w:rPr>
          <w:rFonts w:asciiTheme="majorBidi" w:hAnsiTheme="majorBidi" w:cstheme="majorBidi"/>
        </w:rPr>
        <w:t xml:space="preserve">Samo povezivanje s bazom podataka ostvareno je korištenjem funkcionalnosti koje pruža </w:t>
      </w:r>
      <w:r w:rsidR="001C0F6F" w:rsidRPr="00D7257D">
        <w:rPr>
          <w:rFonts w:asciiTheme="majorBidi" w:hAnsiTheme="majorBidi" w:cstheme="majorBidi"/>
          <w:i/>
          <w:iCs/>
        </w:rPr>
        <w:t xml:space="preserve">npm </w:t>
      </w:r>
      <w:r w:rsidR="001C0F6F" w:rsidRPr="00D7257D">
        <w:rPr>
          <w:rFonts w:asciiTheme="majorBidi" w:hAnsiTheme="majorBidi" w:cstheme="majorBidi"/>
        </w:rPr>
        <w:t xml:space="preserve">paket </w:t>
      </w:r>
      <w:r w:rsidR="001C0F6F" w:rsidRPr="00D7257D">
        <w:rPr>
          <w:rFonts w:asciiTheme="majorBidi" w:hAnsiTheme="majorBidi" w:cstheme="majorBidi"/>
          <w:i/>
          <w:iCs/>
        </w:rPr>
        <w:t>pg</w:t>
      </w:r>
      <w:r w:rsidR="001C0F6F" w:rsidRPr="00D7257D">
        <w:rPr>
          <w:rFonts w:asciiTheme="majorBidi" w:hAnsiTheme="majorBidi" w:cstheme="majorBidi"/>
        </w:rPr>
        <w:t xml:space="preserve">, namijenjen radu s PostgreSQL bazama podataka. Koristi se povezivanje putem bazena (engl. </w:t>
      </w:r>
      <w:r w:rsidR="001C0F6F" w:rsidRPr="00D7257D">
        <w:rPr>
          <w:rFonts w:asciiTheme="majorBidi" w:hAnsiTheme="majorBidi" w:cstheme="majorBidi"/>
          <w:i/>
          <w:iCs/>
        </w:rPr>
        <w:t>pool</w:t>
      </w:r>
      <w:r w:rsidR="001C0F6F" w:rsidRPr="00D7257D">
        <w:rPr>
          <w:rFonts w:asciiTheme="majorBidi" w:hAnsiTheme="majorBidi" w:cstheme="majorBidi"/>
        </w:rPr>
        <w:t>), što podrazumijeva skup</w:t>
      </w:r>
      <w:r w:rsidR="0052576E" w:rsidRPr="00D7257D">
        <w:rPr>
          <w:rFonts w:asciiTheme="majorBidi" w:hAnsiTheme="majorBidi" w:cstheme="majorBidi"/>
        </w:rPr>
        <w:t xml:space="preserve"> SQL veza koje se mogu koristiti, osloboditi te ponovno upotrijebiti i predstavlja učinkovitiji način korištenja baze podataka s gledišta računalnih resursa. Vjerodajnice za povezivanje s bazom podataka nalaze se u </w:t>
      </w:r>
      <w:r w:rsidR="0034455D" w:rsidRPr="00D7257D">
        <w:rPr>
          <w:rFonts w:asciiTheme="majorBidi" w:hAnsiTheme="majorBidi" w:cstheme="majorBidi"/>
        </w:rPr>
        <w:t xml:space="preserve">.env datoteci, čime se izbjegava njihovo unošenje direktno u programski kod. </w:t>
      </w:r>
      <w:r w:rsidR="008A6D0C" w:rsidRPr="00D7257D">
        <w:rPr>
          <w:rFonts w:asciiTheme="majorBidi" w:hAnsiTheme="majorBidi" w:cstheme="majorBidi"/>
        </w:rPr>
        <w:t>Veza s bazom ostvarena je pomoću paketa pg i bazena veza, pri čemu se parametri povezivanja učitavaju iz konfiguracijske datoteke okruženja.</w:t>
      </w:r>
    </w:p>
    <w:p w14:paraId="3ABAF6E6" w14:textId="45CF0740" w:rsidR="002113B4" w:rsidRPr="00D7257D" w:rsidRDefault="008A2F41" w:rsidP="006F619C">
      <w:pPr>
        <w:spacing w:line="360" w:lineRule="auto"/>
        <w:rPr>
          <w:rFonts w:asciiTheme="majorBidi" w:hAnsiTheme="majorBidi" w:cstheme="majorBidi"/>
        </w:rPr>
      </w:pPr>
      <w:r w:rsidRPr="00D7257D">
        <w:rPr>
          <w:rFonts w:ascii="Consolas" w:hAnsi="Consolas" w:cs="Courier New"/>
          <w:sz w:val="20"/>
          <w:szCs w:val="20"/>
        </w:rPr>
        <w:tab/>
      </w:r>
      <w:r w:rsidR="00FE5DBE" w:rsidRPr="00D7257D">
        <w:rPr>
          <w:rFonts w:asciiTheme="majorBidi" w:hAnsiTheme="majorBidi" w:cstheme="majorBidi"/>
        </w:rPr>
        <w:t xml:space="preserve">Sloj za obradu podataka ujedno je i jedina komponenta sustava s mogućnošću pisanja u bazu podataka. Ostale komponente, kao što je </w:t>
      </w:r>
      <w:r w:rsidR="00244AAC" w:rsidRPr="00D7257D">
        <w:rPr>
          <w:rFonts w:asciiTheme="majorBidi" w:hAnsiTheme="majorBidi" w:cstheme="majorBidi"/>
        </w:rPr>
        <w:t xml:space="preserve">pristupna točka za korisničko sučelje, mogu po </w:t>
      </w:r>
      <w:r w:rsidR="00244AAC" w:rsidRPr="00D7257D">
        <w:rPr>
          <w:rFonts w:asciiTheme="majorBidi" w:hAnsiTheme="majorBidi" w:cstheme="majorBidi"/>
        </w:rPr>
        <w:lastRenderedPageBreak/>
        <w:t xml:space="preserve">potrebi čitati već pohranjene podatke, no sama pohrana zadatak je isključivo sloja za obradu podataka. Razlog tome je </w:t>
      </w:r>
      <w:r w:rsidR="00D63DBC" w:rsidRPr="00D7257D">
        <w:rPr>
          <w:rFonts w:asciiTheme="majorBidi" w:hAnsiTheme="majorBidi" w:cstheme="majorBidi"/>
        </w:rPr>
        <w:t>podjela odgovornosti i buduće nadogradnje, koje će uključivati validaciju i sanitizaciju podataka prije upisivanja u bazu. Navedenim pristupom, logika kojom se to postiže bit će lokalizirana na jednom mjestu, umjesto da bude ponovno implementirana više puta u različitim komponentama.</w:t>
      </w:r>
    </w:p>
    <w:p w14:paraId="2639611A" w14:textId="77777777" w:rsidR="00F77E49" w:rsidRPr="00D7257D" w:rsidRDefault="00F77E49" w:rsidP="006F619C">
      <w:pPr>
        <w:spacing w:line="360" w:lineRule="auto"/>
        <w:rPr>
          <w:rFonts w:asciiTheme="majorBidi" w:hAnsiTheme="majorBidi" w:cstheme="majorBidi"/>
        </w:rPr>
      </w:pPr>
    </w:p>
    <w:p w14:paraId="7B9563E9" w14:textId="00FFFB61" w:rsidR="005A0964" w:rsidRPr="00D7257D" w:rsidRDefault="350E27B7" w:rsidP="00C347CD">
      <w:pPr>
        <w:pStyle w:val="Heading3"/>
      </w:pPr>
      <w:bookmarkStart w:id="41" w:name="_Toc233394045"/>
      <w:r w:rsidRPr="00D7257D">
        <w:t>5</w:t>
      </w:r>
      <w:r w:rsidR="7DBF52F9" w:rsidRPr="00D7257D">
        <w:t>.</w:t>
      </w:r>
      <w:r w:rsidR="4223D1E6" w:rsidRPr="00D7257D">
        <w:t>2</w:t>
      </w:r>
      <w:r w:rsidR="00F77E49" w:rsidRPr="00D7257D">
        <w:t>.3. Pristupna točka za korisničko sučelje</w:t>
      </w:r>
      <w:bookmarkEnd w:id="41"/>
    </w:p>
    <w:p w14:paraId="6B80B7FE" w14:textId="77777777" w:rsidR="001B7125" w:rsidRPr="00D7257D" w:rsidRDefault="001B7125" w:rsidP="003E1703">
      <w:pPr>
        <w:spacing w:line="360" w:lineRule="auto"/>
        <w:rPr>
          <w:rFonts w:asciiTheme="majorBidi" w:hAnsiTheme="majorBidi" w:cstheme="majorBidi"/>
          <w:b/>
          <w:bCs/>
        </w:rPr>
      </w:pPr>
    </w:p>
    <w:p w14:paraId="0DF8F2FF" w14:textId="54935A4D" w:rsidR="000D77C6" w:rsidRPr="00D7257D" w:rsidRDefault="000D77C6" w:rsidP="003E1703">
      <w:pPr>
        <w:spacing w:line="360" w:lineRule="auto"/>
        <w:rPr>
          <w:rFonts w:asciiTheme="majorBidi" w:hAnsiTheme="majorBidi" w:cstheme="majorBidi"/>
        </w:rPr>
      </w:pPr>
      <w:r w:rsidRPr="00D7257D">
        <w:rPr>
          <w:rFonts w:asciiTheme="majorBidi" w:hAnsiTheme="majorBidi" w:cstheme="majorBidi"/>
          <w:b/>
          <w:bCs/>
        </w:rPr>
        <w:tab/>
      </w:r>
      <w:r w:rsidRPr="00D7257D">
        <w:rPr>
          <w:rFonts w:asciiTheme="majorBidi" w:hAnsiTheme="majorBidi" w:cstheme="majorBidi"/>
        </w:rPr>
        <w:t xml:space="preserve">Pristupna točka za korisničko sučelje dio je poslužitelja zadužen za direktnu komunikaciju s korisničkim sučeljem aplikacije (engl. </w:t>
      </w:r>
      <w:r w:rsidRPr="00D7257D">
        <w:rPr>
          <w:rFonts w:asciiTheme="majorBidi" w:hAnsiTheme="majorBidi" w:cstheme="majorBidi"/>
          <w:i/>
          <w:iCs/>
        </w:rPr>
        <w:t>frontend</w:t>
      </w:r>
      <w:r w:rsidRPr="00D7257D">
        <w:rPr>
          <w:rFonts w:asciiTheme="majorBidi" w:hAnsiTheme="majorBidi" w:cstheme="majorBidi"/>
        </w:rPr>
        <w:t>). Komunikacija se ostvaruje Socket.io protokolom te HTTP rest pozivima, ovisno o traženoj funkcionalnosti.</w:t>
      </w:r>
      <w:r w:rsidR="00244AF6" w:rsidRPr="00D7257D">
        <w:rPr>
          <w:rFonts w:asciiTheme="majorBidi" w:hAnsiTheme="majorBidi" w:cstheme="majorBidi"/>
        </w:rPr>
        <w:t xml:space="preserve"> Ova pristupna točka pokreće se na adresi </w:t>
      </w:r>
      <w:hyperlink r:id="rId15" w:history="1">
        <w:r w:rsidR="00244AF6" w:rsidRPr="00D7257D">
          <w:rPr>
            <w:rStyle w:val="Hyperlink"/>
            <w:rFonts w:asciiTheme="majorBidi" w:hAnsiTheme="majorBidi" w:cstheme="majorBidi"/>
            <w:i/>
            <w:iCs/>
          </w:rPr>
          <w:t>http://localhost:3000</w:t>
        </w:r>
      </w:hyperlink>
      <w:r w:rsidR="007D6F76" w:rsidRPr="00D7257D">
        <w:rPr>
          <w:rFonts w:asciiTheme="majorBidi" w:hAnsiTheme="majorBidi" w:cstheme="majorBidi"/>
        </w:rPr>
        <w:t xml:space="preserve">. </w:t>
      </w:r>
      <w:r w:rsidR="005907C3" w:rsidRPr="00D7257D">
        <w:rPr>
          <w:rFonts w:asciiTheme="majorBidi" w:hAnsiTheme="majorBidi" w:cstheme="majorBidi"/>
        </w:rPr>
        <w:t xml:space="preserve">Komponenta se pretplaćuje na NATS predmet </w:t>
      </w:r>
      <w:r w:rsidR="005907C3" w:rsidRPr="00D7257D">
        <w:rPr>
          <w:rFonts w:ascii="Consolas" w:hAnsi="Consolas" w:cs="Courier New"/>
          <w:sz w:val="20"/>
          <w:szCs w:val="20"/>
        </w:rPr>
        <w:t>devices.data.&gt;</w:t>
      </w:r>
      <w:r w:rsidR="005907C3" w:rsidRPr="00D7257D">
        <w:rPr>
          <w:rFonts w:asciiTheme="majorBidi" w:hAnsiTheme="majorBidi" w:cstheme="majorBidi"/>
        </w:rPr>
        <w:t xml:space="preserve">, </w:t>
      </w:r>
      <w:r w:rsidR="004A68A4" w:rsidRPr="00D7257D">
        <w:rPr>
          <w:rFonts w:asciiTheme="majorBidi" w:hAnsiTheme="majorBidi" w:cstheme="majorBidi"/>
        </w:rPr>
        <w:t>namijenjen primanju sirovih podataka s uređaja koje pristupna točka za uređaje prosljeđuje</w:t>
      </w:r>
      <w:r w:rsidR="00E07EB7" w:rsidRPr="00D7257D">
        <w:rPr>
          <w:rFonts w:asciiTheme="majorBidi" w:hAnsiTheme="majorBidi" w:cstheme="majorBidi"/>
        </w:rPr>
        <w:t xml:space="preserve">. Pripadna funkcija koja obrađuje navedenu pretplatu je </w:t>
      </w:r>
      <w:r w:rsidR="00E07EB7" w:rsidRPr="00D7257D">
        <w:rPr>
          <w:rFonts w:ascii="Consolas" w:hAnsi="Consolas" w:cs="Courier New"/>
          <w:sz w:val="20"/>
          <w:szCs w:val="20"/>
        </w:rPr>
        <w:t>handlerPodataka</w:t>
      </w:r>
      <w:r w:rsidR="00E07EB7" w:rsidRPr="00D7257D">
        <w:rPr>
          <w:rFonts w:asciiTheme="majorBidi" w:hAnsiTheme="majorBidi" w:cstheme="majorBidi"/>
        </w:rPr>
        <w:t xml:space="preserve">, </w:t>
      </w:r>
      <w:r w:rsidR="00CA5A9A" w:rsidRPr="00D7257D">
        <w:rPr>
          <w:rFonts w:asciiTheme="majorBidi" w:hAnsiTheme="majorBidi" w:cstheme="majorBidi"/>
        </w:rPr>
        <w:t xml:space="preserve">koja dobivene podatke prosljeđuje neizmjenjene korisničkom sučelju koristeći Socket.io događaj </w:t>
      </w:r>
      <w:r w:rsidR="00CA5A9A" w:rsidRPr="00D7257D">
        <w:rPr>
          <w:rFonts w:ascii="Consolas" w:hAnsi="Consolas" w:cs="Courier New"/>
          <w:sz w:val="20"/>
          <w:szCs w:val="20"/>
        </w:rPr>
        <w:t>new-data</w:t>
      </w:r>
      <w:r w:rsidR="00613547" w:rsidRPr="00D7257D">
        <w:rPr>
          <w:rFonts w:asciiTheme="majorBidi" w:hAnsiTheme="majorBidi" w:cstheme="majorBidi"/>
        </w:rPr>
        <w:t xml:space="preserve">, kao što prikazuje </w:t>
      </w:r>
      <w:r w:rsidR="00224878" w:rsidRPr="00D7257D">
        <w:rPr>
          <w:rFonts w:asciiTheme="majorBidi" w:hAnsiTheme="majorBidi" w:cstheme="majorBidi"/>
        </w:rPr>
        <w:t>isječak 5.</w:t>
      </w:r>
      <w:r w:rsidR="00FF4F3C">
        <w:rPr>
          <w:rFonts w:asciiTheme="majorBidi" w:hAnsiTheme="majorBidi" w:cstheme="majorBidi"/>
        </w:rPr>
        <w:t>6</w:t>
      </w:r>
      <w:r w:rsidR="00224878" w:rsidRPr="00D7257D">
        <w:rPr>
          <w:rFonts w:asciiTheme="majorBidi" w:hAnsiTheme="majorBidi" w:cstheme="majorBidi"/>
        </w:rPr>
        <w:t xml:space="preserve">. Ulaz u ovaj dio koda je </w:t>
      </w:r>
      <w:r w:rsidR="009A58E9" w:rsidRPr="00D7257D">
        <w:rPr>
          <w:rFonts w:asciiTheme="majorBidi" w:hAnsiTheme="majorBidi" w:cstheme="majorBidi"/>
        </w:rPr>
        <w:t xml:space="preserve">objekt </w:t>
      </w:r>
      <w:r w:rsidR="009A58E9" w:rsidRPr="00D7257D">
        <w:rPr>
          <w:rFonts w:ascii="Consolas" w:hAnsi="Consolas" w:cstheme="majorBidi"/>
          <w:sz w:val="20"/>
          <w:szCs w:val="20"/>
        </w:rPr>
        <w:t>dataSub</w:t>
      </w:r>
      <w:r w:rsidR="009A58E9" w:rsidRPr="00D7257D">
        <w:rPr>
          <w:rFonts w:asciiTheme="majorBidi" w:hAnsiTheme="majorBidi" w:cstheme="majorBidi"/>
        </w:rPr>
        <w:t>, koji predstavlja</w:t>
      </w:r>
      <w:r w:rsidR="0006132F" w:rsidRPr="00D7257D">
        <w:rPr>
          <w:rFonts w:asciiTheme="majorBidi" w:hAnsiTheme="majorBidi" w:cstheme="majorBidi"/>
        </w:rPr>
        <w:t xml:space="preserve"> objekt nastao pretplatom na NATS predmet </w:t>
      </w:r>
      <w:r w:rsidR="0006132F" w:rsidRPr="00D7257D">
        <w:rPr>
          <w:rFonts w:ascii="Consolas" w:hAnsi="Consolas" w:cstheme="majorBidi"/>
          <w:sz w:val="20"/>
          <w:szCs w:val="20"/>
        </w:rPr>
        <w:t>devices.data.&gt;</w:t>
      </w:r>
      <w:r w:rsidR="008D30AC" w:rsidRPr="00D7257D">
        <w:rPr>
          <w:rFonts w:asciiTheme="majorBidi" w:hAnsiTheme="majorBidi" w:cstheme="majorBidi"/>
        </w:rPr>
        <w:t xml:space="preserve"> i objekt </w:t>
      </w:r>
      <w:r w:rsidR="008D30AC" w:rsidRPr="00D7257D">
        <w:rPr>
          <w:rFonts w:ascii="Consolas" w:hAnsi="Consolas" w:cstheme="majorBidi"/>
          <w:sz w:val="20"/>
          <w:szCs w:val="20"/>
        </w:rPr>
        <w:t>io</w:t>
      </w:r>
      <w:r w:rsidR="008D30AC" w:rsidRPr="00D7257D">
        <w:rPr>
          <w:rFonts w:asciiTheme="majorBidi" w:hAnsiTheme="majorBidi" w:cstheme="majorBidi"/>
        </w:rPr>
        <w:t xml:space="preserve">, koji predstavlja </w:t>
      </w:r>
      <w:r w:rsidR="00A371FA" w:rsidRPr="00D7257D">
        <w:rPr>
          <w:rFonts w:asciiTheme="majorBidi" w:hAnsiTheme="majorBidi" w:cstheme="majorBidi"/>
        </w:rPr>
        <w:t>Socket.io poslužitelj, tj. vezu sa svim povezanim komponentama.</w:t>
      </w:r>
      <w:r w:rsidR="003A299F" w:rsidRPr="00D7257D">
        <w:rPr>
          <w:rFonts w:asciiTheme="majorBidi" w:hAnsiTheme="majorBidi" w:cstheme="majorBidi"/>
        </w:rPr>
        <w:t xml:space="preserve"> Izlaz iz navedenog isječka je slanje podataka </w:t>
      </w:r>
      <w:r w:rsidR="00BE6270" w:rsidRPr="00D7257D">
        <w:rPr>
          <w:rFonts w:asciiTheme="majorBidi" w:hAnsiTheme="majorBidi" w:cstheme="majorBidi"/>
        </w:rPr>
        <w:t>korisničkom sučelju u obliku Socket.io događaja</w:t>
      </w:r>
      <w:r w:rsidR="003A299F" w:rsidRPr="00D7257D">
        <w:rPr>
          <w:rFonts w:asciiTheme="majorBidi" w:hAnsiTheme="majorBidi" w:cstheme="majorBidi"/>
        </w:rPr>
        <w:t xml:space="preserve"> </w:t>
      </w:r>
      <w:r w:rsidR="003A299F" w:rsidRPr="00D7257D">
        <w:rPr>
          <w:rFonts w:ascii="Consolas" w:hAnsi="Consolas" w:cstheme="majorBidi"/>
          <w:sz w:val="20"/>
          <w:szCs w:val="20"/>
        </w:rPr>
        <w:t>new-data</w:t>
      </w:r>
      <w:r w:rsidR="003A299F" w:rsidRPr="00D7257D">
        <w:rPr>
          <w:rFonts w:asciiTheme="majorBidi" w:hAnsiTheme="majorBidi" w:cstheme="majorBidi"/>
        </w:rPr>
        <w:t>.</w:t>
      </w:r>
      <w:r w:rsidR="009C19FC" w:rsidRPr="00D7257D">
        <w:rPr>
          <w:rFonts w:asciiTheme="majorBidi" w:hAnsiTheme="majorBidi" w:cstheme="majorBidi"/>
        </w:rPr>
        <w:t xml:space="preserve"> Ovaj kod povezan je sa zahtjev</w:t>
      </w:r>
      <w:r w:rsidR="00E6377C" w:rsidRPr="00D7257D">
        <w:rPr>
          <w:rFonts w:asciiTheme="majorBidi" w:hAnsiTheme="majorBidi" w:cstheme="majorBidi"/>
        </w:rPr>
        <w:t>ima</w:t>
      </w:r>
      <w:r w:rsidR="005B49E2" w:rsidRPr="00D7257D">
        <w:rPr>
          <w:rFonts w:asciiTheme="majorBidi" w:hAnsiTheme="majorBidi" w:cstheme="majorBidi"/>
        </w:rPr>
        <w:t xml:space="preserve"> F3</w:t>
      </w:r>
      <w:r w:rsidR="00E6377C" w:rsidRPr="00D7257D">
        <w:rPr>
          <w:rFonts w:asciiTheme="majorBidi" w:hAnsiTheme="majorBidi" w:cstheme="majorBidi"/>
        </w:rPr>
        <w:t xml:space="preserve"> i N2</w:t>
      </w:r>
      <w:r w:rsidR="005B49E2" w:rsidRPr="00D7257D">
        <w:rPr>
          <w:rFonts w:asciiTheme="majorBidi" w:hAnsiTheme="majorBidi" w:cstheme="majorBidi"/>
        </w:rPr>
        <w:t xml:space="preserve"> jer </w:t>
      </w:r>
      <w:r w:rsidR="000C31CF" w:rsidRPr="00D7257D">
        <w:rPr>
          <w:rFonts w:asciiTheme="majorBidi" w:hAnsiTheme="majorBidi" w:cstheme="majorBidi"/>
        </w:rPr>
        <w:t xml:space="preserve">prikazuje ključni korak </w:t>
      </w:r>
      <w:r w:rsidR="00CC29BC" w:rsidRPr="00D7257D">
        <w:rPr>
          <w:rFonts w:asciiTheme="majorBidi" w:hAnsiTheme="majorBidi" w:cstheme="majorBidi"/>
        </w:rPr>
        <w:t>za prikaz podataka s uređaja na korisničkom sučelju</w:t>
      </w:r>
      <w:r w:rsidR="00E6377C" w:rsidRPr="00D7257D">
        <w:rPr>
          <w:rFonts w:asciiTheme="majorBidi" w:hAnsiTheme="majorBidi" w:cstheme="majorBidi"/>
        </w:rPr>
        <w:t xml:space="preserve">, a korištenje NATS pretplate za primanje podataka s druge poslužiteljske komponente </w:t>
      </w:r>
      <w:r w:rsidR="00321D4C" w:rsidRPr="00D7257D">
        <w:rPr>
          <w:rFonts w:asciiTheme="majorBidi" w:hAnsiTheme="majorBidi" w:cstheme="majorBidi"/>
        </w:rPr>
        <w:t>pokazuje indirektnu komunikaciju.</w:t>
      </w:r>
    </w:p>
    <w:p w14:paraId="43378B56" w14:textId="77777777" w:rsidR="00CB6B92" w:rsidRPr="00D7257D" w:rsidRDefault="00CB6B92" w:rsidP="003E1703">
      <w:pPr>
        <w:spacing w:line="360" w:lineRule="auto"/>
        <w:rPr>
          <w:rFonts w:asciiTheme="majorBidi" w:hAnsiTheme="majorBidi" w:cstheme="majorBidi"/>
        </w:rPr>
      </w:pPr>
    </w:p>
    <w:p w14:paraId="55E2C53B" w14:textId="2412963B" w:rsidR="008414CD" w:rsidRPr="00D7257D" w:rsidRDefault="00A31757" w:rsidP="00A31757">
      <w:pPr>
        <w:pStyle w:val="Caption"/>
      </w:pPr>
      <w:bookmarkStart w:id="42" w:name="_Toc233301414"/>
      <w:r>
        <w:t xml:space="preserve">Isječak </w:t>
      </w:r>
      <w:r w:rsidR="00757FC5">
        <w:fldChar w:fldCharType="begin"/>
      </w:r>
      <w:r w:rsidR="00757FC5">
        <w:instrText xml:space="preserve"> STYLEREF 1 \s </w:instrText>
      </w:r>
      <w:r w:rsidR="00757FC5">
        <w:fldChar w:fldCharType="separate"/>
      </w:r>
      <w:r w:rsidR="00757FC5">
        <w:rPr>
          <w:noProof/>
          <w:cs/>
        </w:rPr>
        <w:t>‎</w:t>
      </w:r>
      <w:r w:rsidR="00757FC5">
        <w:rPr>
          <w:noProof/>
        </w:rPr>
        <w:t>5</w:t>
      </w:r>
      <w:r w:rsidR="00757FC5">
        <w:fldChar w:fldCharType="end"/>
      </w:r>
      <w:r w:rsidR="00757FC5">
        <w:t>.</w:t>
      </w:r>
      <w:r w:rsidR="00757FC5">
        <w:fldChar w:fldCharType="begin"/>
      </w:r>
      <w:r w:rsidR="00757FC5">
        <w:instrText xml:space="preserve"> SEQ Isječak \* ARABIC \s 1 </w:instrText>
      </w:r>
      <w:r w:rsidR="00757FC5">
        <w:fldChar w:fldCharType="separate"/>
      </w:r>
      <w:r w:rsidR="00757FC5">
        <w:rPr>
          <w:noProof/>
        </w:rPr>
        <w:t>6</w:t>
      </w:r>
      <w:r w:rsidR="00757FC5">
        <w:fldChar w:fldCharType="end"/>
      </w:r>
      <w:r w:rsidRPr="00A31757">
        <w:t>. Funkcija handlerPodataka na pristupnoj točki za korisničko sučelje</w:t>
      </w:r>
      <w:bookmarkEnd w:id="42"/>
    </w:p>
    <w:p w14:paraId="7C3E9E1C" w14:textId="77777777" w:rsidR="0048750D" w:rsidRPr="00D7257D" w:rsidRDefault="0048750D" w:rsidP="0048750D">
      <w:pPr>
        <w:spacing w:line="240" w:lineRule="auto"/>
        <w:rPr>
          <w:rFonts w:ascii="Consolas" w:hAnsi="Consolas" w:cs="Courier New"/>
          <w:sz w:val="20"/>
          <w:szCs w:val="20"/>
        </w:rPr>
      </w:pPr>
      <w:r w:rsidRPr="00D7257D">
        <w:rPr>
          <w:rFonts w:ascii="Consolas" w:hAnsi="Consolas" w:cs="Courier New"/>
          <w:sz w:val="20"/>
          <w:szCs w:val="20"/>
        </w:rPr>
        <w:t>async function handlerPodataka(dataSub, io) {</w:t>
      </w:r>
    </w:p>
    <w:p w14:paraId="0944838C" w14:textId="77777777" w:rsidR="0048750D" w:rsidRPr="00D7257D" w:rsidRDefault="0048750D" w:rsidP="0048750D">
      <w:pPr>
        <w:spacing w:line="240" w:lineRule="auto"/>
        <w:rPr>
          <w:rFonts w:ascii="Consolas" w:hAnsi="Consolas" w:cs="Courier New"/>
          <w:sz w:val="20"/>
          <w:szCs w:val="20"/>
        </w:rPr>
      </w:pPr>
      <w:r w:rsidRPr="00D7257D">
        <w:rPr>
          <w:rFonts w:ascii="Consolas" w:hAnsi="Consolas" w:cs="Courier New"/>
          <w:sz w:val="20"/>
          <w:szCs w:val="20"/>
        </w:rPr>
        <w:t>    for await (const poruka of dataSub) {</w:t>
      </w:r>
    </w:p>
    <w:p w14:paraId="24775094" w14:textId="77777777" w:rsidR="0048750D" w:rsidRPr="00D7257D" w:rsidRDefault="0048750D" w:rsidP="0048750D">
      <w:pPr>
        <w:spacing w:line="240" w:lineRule="auto"/>
        <w:rPr>
          <w:rFonts w:ascii="Consolas" w:hAnsi="Consolas" w:cs="Courier New"/>
          <w:sz w:val="20"/>
          <w:szCs w:val="20"/>
        </w:rPr>
      </w:pPr>
      <w:r w:rsidRPr="00D7257D">
        <w:rPr>
          <w:rFonts w:ascii="Consolas" w:hAnsi="Consolas" w:cs="Courier New"/>
          <w:sz w:val="20"/>
          <w:szCs w:val="20"/>
        </w:rPr>
        <w:t>        const podaci = JSON.parse(sc.decode(poruka.data));</w:t>
      </w:r>
    </w:p>
    <w:p w14:paraId="105AF285" w14:textId="77777777" w:rsidR="0048750D" w:rsidRPr="00D7257D" w:rsidRDefault="0048750D" w:rsidP="0048750D">
      <w:pPr>
        <w:spacing w:line="240" w:lineRule="auto"/>
        <w:rPr>
          <w:rFonts w:ascii="Consolas" w:hAnsi="Consolas" w:cs="Courier New"/>
          <w:sz w:val="20"/>
          <w:szCs w:val="20"/>
        </w:rPr>
      </w:pPr>
      <w:r w:rsidRPr="00D7257D">
        <w:rPr>
          <w:rFonts w:ascii="Consolas" w:hAnsi="Consolas" w:cs="Courier New"/>
          <w:sz w:val="20"/>
          <w:szCs w:val="20"/>
        </w:rPr>
        <w:t>        console.log("Saljem podatke na frontend: ", podaci);</w:t>
      </w:r>
    </w:p>
    <w:p w14:paraId="0C168700" w14:textId="77777777" w:rsidR="0048750D" w:rsidRPr="00D7257D" w:rsidRDefault="0048750D" w:rsidP="0048750D">
      <w:pPr>
        <w:spacing w:line="240" w:lineRule="auto"/>
        <w:rPr>
          <w:rFonts w:ascii="Consolas" w:hAnsi="Consolas" w:cs="Courier New"/>
          <w:sz w:val="20"/>
          <w:szCs w:val="20"/>
        </w:rPr>
      </w:pPr>
      <w:r w:rsidRPr="00D7257D">
        <w:rPr>
          <w:rFonts w:ascii="Consolas" w:hAnsi="Consolas" w:cs="Courier New"/>
          <w:sz w:val="20"/>
          <w:szCs w:val="20"/>
        </w:rPr>
        <w:t>        io.emit("new-data", podaci);</w:t>
      </w:r>
    </w:p>
    <w:p w14:paraId="5745C4B2" w14:textId="77777777" w:rsidR="0048750D" w:rsidRPr="00D7257D" w:rsidRDefault="0048750D" w:rsidP="0048750D">
      <w:pPr>
        <w:spacing w:line="240" w:lineRule="auto"/>
        <w:rPr>
          <w:rFonts w:ascii="Consolas" w:hAnsi="Consolas" w:cs="Courier New"/>
          <w:sz w:val="20"/>
          <w:szCs w:val="20"/>
        </w:rPr>
      </w:pPr>
      <w:r w:rsidRPr="00D7257D">
        <w:rPr>
          <w:rFonts w:ascii="Consolas" w:hAnsi="Consolas" w:cs="Courier New"/>
          <w:sz w:val="20"/>
          <w:szCs w:val="20"/>
        </w:rPr>
        <w:lastRenderedPageBreak/>
        <w:t>    }</w:t>
      </w:r>
    </w:p>
    <w:p w14:paraId="2A97B542" w14:textId="77777777" w:rsidR="0048750D" w:rsidRPr="00D7257D" w:rsidRDefault="0048750D" w:rsidP="0048750D">
      <w:pPr>
        <w:spacing w:line="240" w:lineRule="auto"/>
        <w:rPr>
          <w:rFonts w:ascii="Consolas" w:hAnsi="Consolas" w:cs="Courier New"/>
          <w:sz w:val="20"/>
          <w:szCs w:val="20"/>
        </w:rPr>
      </w:pPr>
      <w:r w:rsidRPr="00D7257D">
        <w:rPr>
          <w:rFonts w:ascii="Consolas" w:hAnsi="Consolas" w:cs="Courier New"/>
          <w:sz w:val="20"/>
          <w:szCs w:val="20"/>
        </w:rPr>
        <w:t>}</w:t>
      </w:r>
    </w:p>
    <w:p w14:paraId="30934693" w14:textId="77777777" w:rsidR="00613547" w:rsidRPr="00D7257D" w:rsidRDefault="00613547" w:rsidP="003E1703">
      <w:pPr>
        <w:spacing w:line="360" w:lineRule="auto"/>
        <w:rPr>
          <w:rFonts w:asciiTheme="majorBidi" w:hAnsiTheme="majorBidi" w:cstheme="majorBidi"/>
        </w:rPr>
      </w:pPr>
    </w:p>
    <w:p w14:paraId="66A1FB29" w14:textId="403160AF" w:rsidR="00613547" w:rsidRPr="00D7257D" w:rsidRDefault="00613547" w:rsidP="003E1703">
      <w:pPr>
        <w:spacing w:line="360" w:lineRule="auto"/>
        <w:rPr>
          <w:rFonts w:asciiTheme="majorBidi" w:hAnsiTheme="majorBidi" w:cstheme="majorBidi"/>
        </w:rPr>
      </w:pPr>
      <w:r w:rsidRPr="00D7257D">
        <w:rPr>
          <w:rFonts w:asciiTheme="majorBidi" w:hAnsiTheme="majorBidi" w:cstheme="majorBidi"/>
        </w:rPr>
        <w:tab/>
        <w:t xml:space="preserve">Komponenta se također pretplaćuje na predmet </w:t>
      </w:r>
      <w:r w:rsidRPr="00D7257D">
        <w:rPr>
          <w:rFonts w:ascii="Consolas" w:hAnsi="Consolas" w:cs="Courier New"/>
          <w:sz w:val="20"/>
          <w:szCs w:val="20"/>
        </w:rPr>
        <w:t>devices.status</w:t>
      </w:r>
      <w:r w:rsidRPr="00D7257D">
        <w:rPr>
          <w:rFonts w:asciiTheme="majorBidi" w:hAnsiTheme="majorBidi" w:cstheme="majorBidi"/>
        </w:rPr>
        <w:t xml:space="preserve">, s kojeg prima aktualnu listu povezanih uređaja nakon svakog novog spajanja i odspajanja. </w:t>
      </w:r>
      <w:r w:rsidR="00376909" w:rsidRPr="00D7257D">
        <w:rPr>
          <w:rFonts w:asciiTheme="majorBidi" w:hAnsiTheme="majorBidi" w:cstheme="majorBidi"/>
        </w:rPr>
        <w:t>Navedenu listu</w:t>
      </w:r>
      <w:r w:rsidR="00DD1A68" w:rsidRPr="00D7257D">
        <w:rPr>
          <w:rFonts w:asciiTheme="majorBidi" w:hAnsiTheme="majorBidi" w:cstheme="majorBidi"/>
        </w:rPr>
        <w:t xml:space="preserve">, u funkciji </w:t>
      </w:r>
      <w:r w:rsidR="00DD1A68" w:rsidRPr="00D7257D">
        <w:rPr>
          <w:rFonts w:ascii="Consolas" w:hAnsi="Consolas" w:cs="Courier New"/>
          <w:sz w:val="20"/>
          <w:szCs w:val="20"/>
        </w:rPr>
        <w:t>handlerStatusa</w:t>
      </w:r>
      <w:r w:rsidR="00DD1A68" w:rsidRPr="00D7257D">
        <w:rPr>
          <w:rFonts w:asciiTheme="majorBidi" w:hAnsiTheme="majorBidi" w:cstheme="majorBidi"/>
        </w:rPr>
        <w:t>,</w:t>
      </w:r>
      <w:r w:rsidR="00376909" w:rsidRPr="00D7257D">
        <w:rPr>
          <w:rFonts w:asciiTheme="majorBidi" w:hAnsiTheme="majorBidi" w:cstheme="majorBidi"/>
        </w:rPr>
        <w:t xml:space="preserve"> prosljeđuje korisničkom sučelju, što omogućuje prikaz odgovarajućih gumba korisniku te</w:t>
      </w:r>
      <w:r w:rsidR="009E3D35" w:rsidRPr="00D7257D">
        <w:rPr>
          <w:rFonts w:asciiTheme="majorBidi" w:hAnsiTheme="majorBidi" w:cstheme="majorBidi"/>
        </w:rPr>
        <w:t xml:space="preserve"> dinamičko ažuriranje istih. Slanje liste korisničkom sučelju ostvareno je Socket.io događajem </w:t>
      </w:r>
      <w:r w:rsidR="009E3D35" w:rsidRPr="00D7257D">
        <w:rPr>
          <w:rFonts w:ascii="Consolas" w:hAnsi="Consolas" w:cs="Courier New"/>
          <w:sz w:val="20"/>
          <w:szCs w:val="20"/>
        </w:rPr>
        <w:t>devices-update</w:t>
      </w:r>
      <w:r w:rsidR="002A5D6D" w:rsidRPr="00D7257D">
        <w:rPr>
          <w:rFonts w:asciiTheme="majorBidi" w:hAnsiTheme="majorBidi" w:cstheme="majorBidi"/>
        </w:rPr>
        <w:t>. Navedena je funkcionalnost prikazana Isječkom 5.</w:t>
      </w:r>
      <w:r w:rsidR="00FF4F3C">
        <w:rPr>
          <w:rFonts w:asciiTheme="majorBidi" w:hAnsiTheme="majorBidi" w:cstheme="majorBidi"/>
        </w:rPr>
        <w:t>7</w:t>
      </w:r>
      <w:r w:rsidR="002A5D6D" w:rsidRPr="00D7257D">
        <w:rPr>
          <w:rFonts w:asciiTheme="majorBidi" w:hAnsiTheme="majorBidi" w:cstheme="majorBidi"/>
        </w:rPr>
        <w:t xml:space="preserve">. </w:t>
      </w:r>
      <w:r w:rsidR="00E6377C" w:rsidRPr="00D7257D">
        <w:rPr>
          <w:rFonts w:asciiTheme="majorBidi" w:hAnsiTheme="majorBidi" w:cstheme="majorBidi"/>
        </w:rPr>
        <w:t xml:space="preserve">Ulaz u navedeni isječak su objekt pretplate </w:t>
      </w:r>
      <w:r w:rsidR="00E6377C" w:rsidRPr="00D7257D">
        <w:rPr>
          <w:rFonts w:ascii="Consolas" w:hAnsi="Consolas" w:cstheme="majorBidi"/>
          <w:sz w:val="20"/>
          <w:szCs w:val="20"/>
        </w:rPr>
        <w:t xml:space="preserve">statusSub </w:t>
      </w:r>
      <w:r w:rsidR="00E6377C" w:rsidRPr="00D7257D">
        <w:rPr>
          <w:rFonts w:asciiTheme="majorBidi" w:hAnsiTheme="majorBidi" w:cstheme="majorBidi"/>
        </w:rPr>
        <w:t xml:space="preserve">te Socket.io objekt </w:t>
      </w:r>
      <w:r w:rsidR="00E6377C" w:rsidRPr="00D7257D">
        <w:rPr>
          <w:rFonts w:ascii="Consolas" w:hAnsi="Consolas" w:cstheme="majorBidi"/>
          <w:sz w:val="20"/>
          <w:szCs w:val="20"/>
        </w:rPr>
        <w:t>io</w:t>
      </w:r>
      <w:r w:rsidR="00E6377C" w:rsidRPr="00D7257D">
        <w:rPr>
          <w:rFonts w:asciiTheme="majorBidi" w:hAnsiTheme="majorBidi" w:cstheme="majorBidi"/>
        </w:rPr>
        <w:t xml:space="preserve">. Izlaz predstavlja slanje popisa trenutno povezanih uređaja korisničkom sučelju koristeći Socket.io događaj </w:t>
      </w:r>
      <w:r w:rsidR="00E6377C" w:rsidRPr="00D7257D">
        <w:rPr>
          <w:rFonts w:ascii="Consolas" w:hAnsi="Consolas" w:cstheme="majorBidi"/>
          <w:sz w:val="20"/>
          <w:szCs w:val="20"/>
        </w:rPr>
        <w:t>devices-update</w:t>
      </w:r>
      <w:r w:rsidR="00E6377C" w:rsidRPr="00D7257D">
        <w:rPr>
          <w:rFonts w:asciiTheme="majorBidi" w:hAnsiTheme="majorBidi" w:cstheme="majorBidi"/>
        </w:rPr>
        <w:t>. Ovaj isječak povezan je sa</w:t>
      </w:r>
      <w:r w:rsidR="00321D4C" w:rsidRPr="00D7257D">
        <w:rPr>
          <w:rFonts w:asciiTheme="majorBidi" w:hAnsiTheme="majorBidi" w:cstheme="majorBidi"/>
        </w:rPr>
        <w:t xml:space="preserve"> zahtjevima F4 i N2 jer </w:t>
      </w:r>
      <w:r w:rsidR="00C842AF" w:rsidRPr="00D7257D">
        <w:rPr>
          <w:rFonts w:asciiTheme="majorBidi" w:hAnsiTheme="majorBidi" w:cstheme="majorBidi"/>
        </w:rPr>
        <w:t>omogućuje prosljeđivanje liste trenutno povezanih uređaja</w:t>
      </w:r>
      <w:r w:rsidR="006E2F28" w:rsidRPr="00D7257D">
        <w:rPr>
          <w:rFonts w:asciiTheme="majorBidi" w:hAnsiTheme="majorBidi" w:cstheme="majorBidi"/>
        </w:rPr>
        <w:t xml:space="preserve"> korisničkom sučelju, što je nužno za dinamički prikaz istih. A korištenje </w:t>
      </w:r>
      <w:r w:rsidR="00801BEE" w:rsidRPr="00D7257D">
        <w:rPr>
          <w:rFonts w:asciiTheme="majorBidi" w:hAnsiTheme="majorBidi" w:cstheme="majorBidi"/>
        </w:rPr>
        <w:t xml:space="preserve">NATS pretplate za dobivanje podataka od druge komponente </w:t>
      </w:r>
      <w:r w:rsidR="00D22EBD" w:rsidRPr="00D7257D">
        <w:rPr>
          <w:rFonts w:asciiTheme="majorBidi" w:hAnsiTheme="majorBidi" w:cstheme="majorBidi"/>
        </w:rPr>
        <w:t>demonstrira arhitekturu u kojoj komponente indirektno komuniciraju putem posrednika poruka.</w:t>
      </w:r>
    </w:p>
    <w:p w14:paraId="2248AA9A" w14:textId="77777777" w:rsidR="00D22EBD" w:rsidRPr="00D7257D" w:rsidRDefault="00D22EBD" w:rsidP="003E1703">
      <w:pPr>
        <w:spacing w:line="360" w:lineRule="auto"/>
        <w:rPr>
          <w:rFonts w:asciiTheme="majorBidi" w:hAnsiTheme="majorBidi" w:cstheme="majorBidi"/>
        </w:rPr>
      </w:pPr>
    </w:p>
    <w:p w14:paraId="3DE73948" w14:textId="50E45B6F" w:rsidR="008414CD" w:rsidRPr="00D7257D" w:rsidRDefault="00A31757" w:rsidP="00A31757">
      <w:pPr>
        <w:pStyle w:val="Caption"/>
      </w:pPr>
      <w:bookmarkStart w:id="43" w:name="_Toc233301415"/>
      <w:r>
        <w:t xml:space="preserve">Isječak </w:t>
      </w:r>
      <w:r w:rsidR="00757FC5">
        <w:fldChar w:fldCharType="begin"/>
      </w:r>
      <w:r w:rsidR="00757FC5">
        <w:instrText xml:space="preserve"> STYLEREF 1 \s </w:instrText>
      </w:r>
      <w:r w:rsidR="00757FC5">
        <w:fldChar w:fldCharType="separate"/>
      </w:r>
      <w:r w:rsidR="00757FC5">
        <w:rPr>
          <w:noProof/>
          <w:cs/>
        </w:rPr>
        <w:t>‎</w:t>
      </w:r>
      <w:r w:rsidR="00757FC5">
        <w:rPr>
          <w:noProof/>
        </w:rPr>
        <w:t>5</w:t>
      </w:r>
      <w:r w:rsidR="00757FC5">
        <w:fldChar w:fldCharType="end"/>
      </w:r>
      <w:r w:rsidR="00757FC5">
        <w:t>.</w:t>
      </w:r>
      <w:r w:rsidR="00757FC5">
        <w:fldChar w:fldCharType="begin"/>
      </w:r>
      <w:r w:rsidR="00757FC5">
        <w:instrText xml:space="preserve"> SEQ Isječak \* ARABIC \s 1 </w:instrText>
      </w:r>
      <w:r w:rsidR="00757FC5">
        <w:fldChar w:fldCharType="separate"/>
      </w:r>
      <w:r w:rsidR="00757FC5">
        <w:rPr>
          <w:noProof/>
        </w:rPr>
        <w:t>7</w:t>
      </w:r>
      <w:r w:rsidR="00757FC5">
        <w:fldChar w:fldCharType="end"/>
      </w:r>
      <w:r w:rsidRPr="00A31757">
        <w:t>. Funkcija handlerStatusa na pristupnoj točki za korisničko sučelje</w:t>
      </w:r>
      <w:bookmarkEnd w:id="43"/>
    </w:p>
    <w:p w14:paraId="67CEA321" w14:textId="77777777" w:rsidR="00F47354" w:rsidRPr="00D7257D" w:rsidRDefault="00F47354" w:rsidP="00F47354">
      <w:pPr>
        <w:spacing w:line="240" w:lineRule="auto"/>
        <w:rPr>
          <w:rFonts w:ascii="Consolas" w:hAnsi="Consolas" w:cs="Courier New"/>
          <w:sz w:val="20"/>
          <w:szCs w:val="20"/>
        </w:rPr>
      </w:pPr>
      <w:r w:rsidRPr="00D7257D">
        <w:rPr>
          <w:rFonts w:ascii="Consolas" w:hAnsi="Consolas" w:cs="Courier New"/>
          <w:sz w:val="20"/>
          <w:szCs w:val="20"/>
        </w:rPr>
        <w:t>async function handlerStatusa(statusSub, io) {</w:t>
      </w:r>
    </w:p>
    <w:p w14:paraId="7D552571" w14:textId="77777777" w:rsidR="00F47354" w:rsidRPr="00D7257D" w:rsidRDefault="00F47354" w:rsidP="00F47354">
      <w:pPr>
        <w:spacing w:line="240" w:lineRule="auto"/>
        <w:rPr>
          <w:rFonts w:ascii="Consolas" w:hAnsi="Consolas" w:cs="Courier New"/>
          <w:sz w:val="20"/>
          <w:szCs w:val="20"/>
        </w:rPr>
      </w:pPr>
      <w:r w:rsidRPr="00D7257D">
        <w:rPr>
          <w:rFonts w:ascii="Consolas" w:hAnsi="Consolas" w:cs="Courier New"/>
          <w:sz w:val="20"/>
          <w:szCs w:val="20"/>
        </w:rPr>
        <w:t>    for await (const poruka of statusSub) {</w:t>
      </w:r>
    </w:p>
    <w:p w14:paraId="468A54F0" w14:textId="77777777" w:rsidR="00F47354" w:rsidRPr="00D7257D" w:rsidRDefault="00F47354" w:rsidP="00F47354">
      <w:pPr>
        <w:spacing w:line="240" w:lineRule="auto"/>
        <w:rPr>
          <w:rFonts w:ascii="Consolas" w:hAnsi="Consolas" w:cs="Courier New"/>
          <w:sz w:val="20"/>
          <w:szCs w:val="20"/>
        </w:rPr>
      </w:pPr>
      <w:r w:rsidRPr="00D7257D">
        <w:rPr>
          <w:rFonts w:ascii="Consolas" w:hAnsi="Consolas" w:cs="Courier New"/>
          <w:sz w:val="20"/>
          <w:szCs w:val="20"/>
        </w:rPr>
        <w:t>        const { uredaji } = JSON.parse(sc.decode(poruka.data));</w:t>
      </w:r>
    </w:p>
    <w:p w14:paraId="43E962D0" w14:textId="77777777" w:rsidR="00F47354" w:rsidRPr="00D7257D" w:rsidRDefault="00F47354" w:rsidP="00F47354">
      <w:pPr>
        <w:spacing w:line="240" w:lineRule="auto"/>
        <w:rPr>
          <w:rFonts w:ascii="Consolas" w:hAnsi="Consolas" w:cs="Courier New"/>
          <w:sz w:val="20"/>
          <w:szCs w:val="20"/>
        </w:rPr>
      </w:pPr>
      <w:r w:rsidRPr="00D7257D">
        <w:rPr>
          <w:rFonts w:ascii="Consolas" w:hAnsi="Consolas" w:cs="Courier New"/>
          <w:sz w:val="20"/>
          <w:szCs w:val="20"/>
        </w:rPr>
        <w:t>        console.log("Azuriranje uredaja: ", uredaji);</w:t>
      </w:r>
    </w:p>
    <w:p w14:paraId="6B80A76B" w14:textId="77777777" w:rsidR="00F47354" w:rsidRPr="00D7257D" w:rsidRDefault="00F47354" w:rsidP="00F47354">
      <w:pPr>
        <w:spacing w:line="240" w:lineRule="auto"/>
        <w:rPr>
          <w:rFonts w:ascii="Consolas" w:hAnsi="Consolas" w:cs="Courier New"/>
          <w:sz w:val="20"/>
          <w:szCs w:val="20"/>
        </w:rPr>
      </w:pPr>
      <w:r w:rsidRPr="00D7257D">
        <w:rPr>
          <w:rFonts w:ascii="Consolas" w:hAnsi="Consolas" w:cs="Courier New"/>
          <w:sz w:val="20"/>
          <w:szCs w:val="20"/>
        </w:rPr>
        <w:t>        io.emit("devices-update", uredaji);</w:t>
      </w:r>
    </w:p>
    <w:p w14:paraId="41A39641" w14:textId="77777777" w:rsidR="00F47354" w:rsidRPr="00D7257D" w:rsidRDefault="00F47354" w:rsidP="00F47354">
      <w:pPr>
        <w:spacing w:line="240" w:lineRule="auto"/>
        <w:rPr>
          <w:rFonts w:ascii="Consolas" w:hAnsi="Consolas" w:cs="Courier New"/>
          <w:sz w:val="20"/>
          <w:szCs w:val="20"/>
        </w:rPr>
      </w:pPr>
      <w:r w:rsidRPr="00D7257D">
        <w:rPr>
          <w:rFonts w:ascii="Consolas" w:hAnsi="Consolas" w:cs="Courier New"/>
          <w:sz w:val="20"/>
          <w:szCs w:val="20"/>
        </w:rPr>
        <w:t>    }</w:t>
      </w:r>
    </w:p>
    <w:p w14:paraId="3BC8021F" w14:textId="77777777" w:rsidR="00F47354" w:rsidRPr="00D7257D" w:rsidRDefault="00F47354" w:rsidP="00F47354">
      <w:pPr>
        <w:spacing w:line="240" w:lineRule="auto"/>
        <w:rPr>
          <w:rFonts w:ascii="Consolas" w:hAnsi="Consolas" w:cs="Courier New"/>
          <w:sz w:val="20"/>
          <w:szCs w:val="20"/>
        </w:rPr>
      </w:pPr>
      <w:r w:rsidRPr="00D7257D">
        <w:rPr>
          <w:rFonts w:ascii="Consolas" w:hAnsi="Consolas" w:cs="Courier New"/>
          <w:sz w:val="20"/>
          <w:szCs w:val="20"/>
        </w:rPr>
        <w:t>}</w:t>
      </w:r>
    </w:p>
    <w:p w14:paraId="783F9823" w14:textId="77777777" w:rsidR="00DD1A68" w:rsidRPr="00D7257D" w:rsidRDefault="00DD1A68" w:rsidP="003E1703">
      <w:pPr>
        <w:spacing w:line="360" w:lineRule="auto"/>
        <w:rPr>
          <w:rFonts w:ascii="Consolas" w:hAnsi="Consolas" w:cs="Courier New"/>
          <w:sz w:val="20"/>
          <w:szCs w:val="20"/>
        </w:rPr>
      </w:pPr>
    </w:p>
    <w:p w14:paraId="6C2D9B7A" w14:textId="38A92136" w:rsidR="00DD1A68" w:rsidRPr="00D7257D" w:rsidRDefault="00DD1A68" w:rsidP="003E1703">
      <w:pPr>
        <w:spacing w:line="360" w:lineRule="auto"/>
        <w:rPr>
          <w:rFonts w:asciiTheme="majorBidi" w:hAnsiTheme="majorBidi" w:cstheme="majorBidi"/>
        </w:rPr>
      </w:pPr>
      <w:r w:rsidRPr="00D7257D">
        <w:rPr>
          <w:rFonts w:ascii="Consolas" w:hAnsi="Consolas" w:cs="Courier New"/>
          <w:sz w:val="20"/>
          <w:szCs w:val="20"/>
        </w:rPr>
        <w:tab/>
      </w:r>
      <w:r w:rsidRPr="00D7257D">
        <w:rPr>
          <w:rFonts w:asciiTheme="majorBidi" w:hAnsiTheme="majorBidi" w:cstheme="majorBidi"/>
        </w:rPr>
        <w:t xml:space="preserve">Posljednja NATS pretplata korištena u ovoj komponenti je na predmet </w:t>
      </w:r>
      <w:r w:rsidR="00E84B49" w:rsidRPr="00D7257D">
        <w:rPr>
          <w:rFonts w:ascii="Consolas" w:hAnsi="Consolas" w:cs="Courier New"/>
          <w:sz w:val="22"/>
          <w:szCs w:val="22"/>
        </w:rPr>
        <w:t>d</w:t>
      </w:r>
      <w:r w:rsidR="00E84B49" w:rsidRPr="00D7257D">
        <w:rPr>
          <w:rFonts w:ascii="Consolas" w:hAnsi="Consolas" w:cs="Courier New"/>
          <w:sz w:val="20"/>
          <w:szCs w:val="20"/>
        </w:rPr>
        <w:t>atabase.data</w:t>
      </w:r>
      <w:r w:rsidR="00E84B49" w:rsidRPr="00D7257D">
        <w:rPr>
          <w:rFonts w:asciiTheme="majorBidi" w:hAnsiTheme="majorBidi" w:cstheme="majorBidi"/>
        </w:rPr>
        <w:t xml:space="preserve"> te pripadna funkcija </w:t>
      </w:r>
      <w:r w:rsidR="00E84B49" w:rsidRPr="00D7257D">
        <w:rPr>
          <w:rFonts w:ascii="Consolas" w:hAnsi="Consolas" w:cs="Courier New"/>
          <w:sz w:val="20"/>
          <w:szCs w:val="20"/>
        </w:rPr>
        <w:t>handlerPodatakaIzBaze</w:t>
      </w:r>
      <w:r w:rsidR="00E84B49" w:rsidRPr="00D7257D">
        <w:rPr>
          <w:rFonts w:asciiTheme="majorBidi" w:hAnsiTheme="majorBidi" w:cstheme="majorBidi"/>
        </w:rPr>
        <w:t xml:space="preserve">. </w:t>
      </w:r>
      <w:r w:rsidR="0081668E" w:rsidRPr="00D7257D">
        <w:rPr>
          <w:rFonts w:asciiTheme="majorBidi" w:hAnsiTheme="majorBidi" w:cstheme="majorBidi"/>
        </w:rPr>
        <w:t xml:space="preserve">Ovom pretplatom se primaju netom pohranjeni podaci od sloja za obradu podataka te se prosljeđuju korisničkom sučelju putem Socket.io događaja </w:t>
      </w:r>
      <w:r w:rsidR="00493674" w:rsidRPr="00D7257D">
        <w:rPr>
          <w:rFonts w:ascii="Consolas" w:hAnsi="Consolas" w:cs="Courier New"/>
          <w:sz w:val="20"/>
          <w:szCs w:val="20"/>
        </w:rPr>
        <w:t>database_data</w:t>
      </w:r>
      <w:r w:rsidR="00493674" w:rsidRPr="00D7257D">
        <w:rPr>
          <w:rFonts w:asciiTheme="majorBidi" w:hAnsiTheme="majorBidi" w:cstheme="majorBidi"/>
        </w:rPr>
        <w:t xml:space="preserve">. Može se primijetiti da, iako se isti podaci već šalju korisničkom sučelju u funkciji </w:t>
      </w:r>
      <w:r w:rsidR="00493674" w:rsidRPr="00D7257D">
        <w:rPr>
          <w:rFonts w:ascii="Consolas" w:hAnsi="Consolas" w:cs="Courier New"/>
          <w:sz w:val="20"/>
          <w:szCs w:val="20"/>
        </w:rPr>
        <w:t>handlerPodataka</w:t>
      </w:r>
      <w:r w:rsidR="00493674" w:rsidRPr="00D7257D">
        <w:rPr>
          <w:rFonts w:asciiTheme="majorBidi" w:hAnsiTheme="majorBidi" w:cstheme="majorBidi"/>
        </w:rPr>
        <w:t xml:space="preserve">, </w:t>
      </w:r>
      <w:r w:rsidR="00713E34" w:rsidRPr="00D7257D">
        <w:rPr>
          <w:rFonts w:asciiTheme="majorBidi" w:hAnsiTheme="majorBidi" w:cstheme="majorBidi"/>
        </w:rPr>
        <w:t xml:space="preserve">ti podaci su oni direktno pristigli s pristupne točke za uređaje, bez pohrane u bazu. Podaci poslani u ovoj funkciji predstavljaju potvrđeno spremljenu </w:t>
      </w:r>
      <w:r w:rsidR="00713E34" w:rsidRPr="00D7257D">
        <w:rPr>
          <w:rFonts w:asciiTheme="majorBidi" w:hAnsiTheme="majorBidi" w:cstheme="majorBidi"/>
        </w:rPr>
        <w:lastRenderedPageBreak/>
        <w:t>kopiju podataka</w:t>
      </w:r>
      <w:r w:rsidR="006307D0" w:rsidRPr="00D7257D">
        <w:rPr>
          <w:rFonts w:asciiTheme="majorBidi" w:hAnsiTheme="majorBidi" w:cstheme="majorBidi"/>
        </w:rPr>
        <w:t>. Ovime se postiže povećanje pouzdanosti</w:t>
      </w:r>
      <w:r w:rsidR="00476D40" w:rsidRPr="00D7257D">
        <w:rPr>
          <w:rFonts w:asciiTheme="majorBidi" w:hAnsiTheme="majorBidi" w:cstheme="majorBidi"/>
        </w:rPr>
        <w:t>, potvrdom korisniku da su pristigli podaci pohranjeni, a istovremeno se zadržava prednost direktnog slanja podataka bez pohrane, u vidu smanjene latencije</w:t>
      </w:r>
      <w:r w:rsidR="007D590E" w:rsidRPr="00D7257D">
        <w:rPr>
          <w:rFonts w:asciiTheme="majorBidi" w:hAnsiTheme="majorBidi" w:cstheme="majorBidi"/>
        </w:rPr>
        <w:t xml:space="preserve">. </w:t>
      </w:r>
      <w:r w:rsidR="001C6B8C" w:rsidRPr="00D7257D">
        <w:rPr>
          <w:rFonts w:asciiTheme="majorBidi" w:hAnsiTheme="majorBidi" w:cstheme="majorBidi"/>
        </w:rPr>
        <w:t>Navedeno je prikazano u Isječku 5.</w:t>
      </w:r>
      <w:r w:rsidR="00FF4F3C">
        <w:rPr>
          <w:rFonts w:asciiTheme="majorBidi" w:hAnsiTheme="majorBidi" w:cstheme="majorBidi"/>
        </w:rPr>
        <w:t>8</w:t>
      </w:r>
      <w:r w:rsidR="001C6B8C" w:rsidRPr="00D7257D">
        <w:rPr>
          <w:rFonts w:asciiTheme="majorBidi" w:hAnsiTheme="majorBidi" w:cstheme="majorBidi"/>
        </w:rPr>
        <w:t xml:space="preserve">. </w:t>
      </w:r>
      <w:r w:rsidR="005E538C" w:rsidRPr="00D7257D">
        <w:rPr>
          <w:rFonts w:asciiTheme="majorBidi" w:hAnsiTheme="majorBidi" w:cstheme="majorBidi"/>
        </w:rPr>
        <w:t xml:space="preserve">Ulaz u ovaj dio koda su objekt NATS pretplate </w:t>
      </w:r>
      <w:r w:rsidR="005E538C" w:rsidRPr="00D7257D">
        <w:rPr>
          <w:rFonts w:ascii="Consolas" w:hAnsi="Consolas" w:cstheme="majorBidi"/>
          <w:sz w:val="22"/>
          <w:szCs w:val="22"/>
        </w:rPr>
        <w:t>d</w:t>
      </w:r>
      <w:r w:rsidR="005E538C" w:rsidRPr="00D7257D">
        <w:rPr>
          <w:rFonts w:ascii="Consolas" w:hAnsi="Consolas" w:cstheme="majorBidi"/>
          <w:sz w:val="20"/>
          <w:szCs w:val="20"/>
        </w:rPr>
        <w:t xml:space="preserve">atabaseSub </w:t>
      </w:r>
      <w:r w:rsidR="005E538C" w:rsidRPr="00D7257D">
        <w:rPr>
          <w:rFonts w:asciiTheme="majorBidi" w:hAnsiTheme="majorBidi" w:cstheme="majorBidi"/>
        </w:rPr>
        <w:t xml:space="preserve">i Socket.io objekt </w:t>
      </w:r>
      <w:r w:rsidR="005E538C" w:rsidRPr="00D7257D">
        <w:rPr>
          <w:rFonts w:ascii="Consolas" w:hAnsi="Consolas" w:cstheme="majorBidi"/>
          <w:sz w:val="20"/>
          <w:szCs w:val="20"/>
        </w:rPr>
        <w:t>io</w:t>
      </w:r>
      <w:r w:rsidR="005E538C" w:rsidRPr="00D7257D">
        <w:rPr>
          <w:rFonts w:asciiTheme="majorBidi" w:hAnsiTheme="majorBidi" w:cstheme="majorBidi"/>
        </w:rPr>
        <w:t xml:space="preserve">. Izlaz iz navedenog isječka je slanje podataka iz baze putem Socket.io događaja </w:t>
      </w:r>
      <w:r w:rsidR="005E538C" w:rsidRPr="00D7257D">
        <w:rPr>
          <w:rFonts w:ascii="Consolas" w:hAnsi="Consolas" w:cstheme="majorBidi"/>
          <w:sz w:val="20"/>
          <w:szCs w:val="20"/>
        </w:rPr>
        <w:t>database_data</w:t>
      </w:r>
      <w:r w:rsidR="005E538C" w:rsidRPr="00D7257D">
        <w:rPr>
          <w:rFonts w:asciiTheme="majorBidi" w:hAnsiTheme="majorBidi" w:cstheme="majorBidi"/>
        </w:rPr>
        <w:t xml:space="preserve">. </w:t>
      </w:r>
      <w:r w:rsidR="006E6813" w:rsidRPr="00D7257D">
        <w:rPr>
          <w:rFonts w:asciiTheme="majorBidi" w:hAnsiTheme="majorBidi" w:cstheme="majorBidi"/>
        </w:rPr>
        <w:t xml:space="preserve">Ovaj isječak </w:t>
      </w:r>
      <w:r w:rsidR="00133C12" w:rsidRPr="00D7257D">
        <w:rPr>
          <w:rFonts w:asciiTheme="majorBidi" w:hAnsiTheme="majorBidi" w:cstheme="majorBidi"/>
        </w:rPr>
        <w:t>povezan je sa zahtjevima</w:t>
      </w:r>
      <w:r w:rsidR="003965DA" w:rsidRPr="00D7257D">
        <w:rPr>
          <w:rFonts w:asciiTheme="majorBidi" w:hAnsiTheme="majorBidi" w:cstheme="majorBidi"/>
        </w:rPr>
        <w:t xml:space="preserve"> F6 i N2, s obzirom na to da </w:t>
      </w:r>
      <w:r w:rsidR="0042380D" w:rsidRPr="00D7257D">
        <w:rPr>
          <w:rFonts w:asciiTheme="majorBidi" w:hAnsiTheme="majorBidi" w:cstheme="majorBidi"/>
        </w:rPr>
        <w:t xml:space="preserve">slanje podataka iz baze odvojenim kanalom olakšava njihovo razlikovanje od podataka pristiglih direktno, bez pohrane. Također, korištenje NATS pretplate za primanje podataka s druge komponente </w:t>
      </w:r>
      <w:r w:rsidR="008C673D" w:rsidRPr="00D7257D">
        <w:rPr>
          <w:rFonts w:asciiTheme="majorBidi" w:hAnsiTheme="majorBidi" w:cstheme="majorBidi"/>
        </w:rPr>
        <w:t>pokazuje indirektnu komunikaciju komponenenti.</w:t>
      </w:r>
    </w:p>
    <w:p w14:paraId="03835D8C" w14:textId="77777777" w:rsidR="003D7D54" w:rsidRPr="00D7257D" w:rsidRDefault="003D7D54" w:rsidP="003E1703">
      <w:pPr>
        <w:spacing w:line="360" w:lineRule="auto"/>
        <w:rPr>
          <w:rFonts w:asciiTheme="majorBidi" w:hAnsiTheme="majorBidi" w:cstheme="majorBidi"/>
        </w:rPr>
      </w:pPr>
    </w:p>
    <w:p w14:paraId="4052483F" w14:textId="63C61D00" w:rsidR="008414CD" w:rsidRPr="00D7257D" w:rsidRDefault="00A31757" w:rsidP="00A31757">
      <w:pPr>
        <w:pStyle w:val="Caption"/>
      </w:pPr>
      <w:bookmarkStart w:id="44" w:name="_Toc233301416"/>
      <w:r>
        <w:t xml:space="preserve">Isječak </w:t>
      </w:r>
      <w:r w:rsidR="00757FC5">
        <w:fldChar w:fldCharType="begin"/>
      </w:r>
      <w:r w:rsidR="00757FC5">
        <w:instrText xml:space="preserve"> STYLEREF 1 \s </w:instrText>
      </w:r>
      <w:r w:rsidR="00757FC5">
        <w:fldChar w:fldCharType="separate"/>
      </w:r>
      <w:r w:rsidR="00757FC5">
        <w:rPr>
          <w:noProof/>
          <w:cs/>
        </w:rPr>
        <w:t>‎</w:t>
      </w:r>
      <w:r w:rsidR="00757FC5">
        <w:rPr>
          <w:noProof/>
        </w:rPr>
        <w:t>5</w:t>
      </w:r>
      <w:r w:rsidR="00757FC5">
        <w:fldChar w:fldCharType="end"/>
      </w:r>
      <w:r w:rsidR="00757FC5">
        <w:t>.</w:t>
      </w:r>
      <w:r w:rsidR="00757FC5">
        <w:fldChar w:fldCharType="begin"/>
      </w:r>
      <w:r w:rsidR="00757FC5">
        <w:instrText xml:space="preserve"> SEQ Isječak \* ARABIC \s 1 </w:instrText>
      </w:r>
      <w:r w:rsidR="00757FC5">
        <w:fldChar w:fldCharType="separate"/>
      </w:r>
      <w:r w:rsidR="00757FC5">
        <w:rPr>
          <w:noProof/>
        </w:rPr>
        <w:t>8</w:t>
      </w:r>
      <w:r w:rsidR="00757FC5">
        <w:fldChar w:fldCharType="end"/>
      </w:r>
      <w:r w:rsidRPr="00A31757">
        <w:t>. Funkcija handlerPodatakaIzBaze na pristupnoj točki za korisničko sučelje</w:t>
      </w:r>
      <w:bookmarkEnd w:id="44"/>
    </w:p>
    <w:p w14:paraId="401EA477" w14:textId="77777777" w:rsidR="004F3261" w:rsidRPr="00D7257D" w:rsidRDefault="004F3261" w:rsidP="004F3261">
      <w:pPr>
        <w:spacing w:line="240" w:lineRule="auto"/>
        <w:rPr>
          <w:rFonts w:ascii="Consolas" w:hAnsi="Consolas" w:cs="Courier New"/>
          <w:sz w:val="20"/>
          <w:szCs w:val="20"/>
        </w:rPr>
      </w:pPr>
      <w:r w:rsidRPr="00D7257D">
        <w:rPr>
          <w:rFonts w:ascii="Consolas" w:hAnsi="Consolas" w:cs="Courier New"/>
          <w:sz w:val="20"/>
          <w:szCs w:val="20"/>
        </w:rPr>
        <w:t>async function handlerPodatakaIzBaze(databaseSub, io) {</w:t>
      </w:r>
    </w:p>
    <w:p w14:paraId="72982FF6" w14:textId="77777777" w:rsidR="004F3261" w:rsidRPr="00D7257D" w:rsidRDefault="004F3261" w:rsidP="004F3261">
      <w:pPr>
        <w:spacing w:line="240" w:lineRule="auto"/>
        <w:rPr>
          <w:rFonts w:ascii="Consolas" w:hAnsi="Consolas" w:cs="Courier New"/>
          <w:sz w:val="20"/>
          <w:szCs w:val="20"/>
        </w:rPr>
      </w:pPr>
      <w:r w:rsidRPr="00D7257D">
        <w:rPr>
          <w:rFonts w:ascii="Consolas" w:hAnsi="Consolas" w:cs="Courier New"/>
          <w:sz w:val="20"/>
          <w:szCs w:val="20"/>
        </w:rPr>
        <w:t>    for await (const poruka of databaseSub) {</w:t>
      </w:r>
    </w:p>
    <w:p w14:paraId="5374DC30" w14:textId="77777777" w:rsidR="004F3261" w:rsidRPr="00D7257D" w:rsidRDefault="004F3261" w:rsidP="004F3261">
      <w:pPr>
        <w:spacing w:line="240" w:lineRule="auto"/>
        <w:rPr>
          <w:rFonts w:ascii="Consolas" w:hAnsi="Consolas" w:cs="Courier New"/>
          <w:sz w:val="20"/>
          <w:szCs w:val="20"/>
        </w:rPr>
      </w:pPr>
      <w:r w:rsidRPr="00D7257D">
        <w:rPr>
          <w:rFonts w:ascii="Consolas" w:hAnsi="Consolas" w:cs="Courier New"/>
          <w:sz w:val="20"/>
          <w:szCs w:val="20"/>
        </w:rPr>
        <w:t>        const podaci = JSON.parse(sc.decode(poruka.data));</w:t>
      </w:r>
    </w:p>
    <w:p w14:paraId="453005F6" w14:textId="77777777" w:rsidR="004F3261" w:rsidRPr="00D7257D" w:rsidRDefault="004F3261" w:rsidP="004F3261">
      <w:pPr>
        <w:spacing w:line="240" w:lineRule="auto"/>
        <w:rPr>
          <w:rFonts w:ascii="Consolas" w:hAnsi="Consolas" w:cs="Courier New"/>
          <w:sz w:val="20"/>
          <w:szCs w:val="20"/>
        </w:rPr>
      </w:pPr>
      <w:r w:rsidRPr="00D7257D">
        <w:rPr>
          <w:rFonts w:ascii="Consolas" w:hAnsi="Consolas" w:cs="Courier New"/>
          <w:sz w:val="20"/>
          <w:szCs w:val="20"/>
        </w:rPr>
        <w:t>        console.log("Saljem podatke iz baze na frontend: ", podaci);</w:t>
      </w:r>
    </w:p>
    <w:p w14:paraId="5E61971E" w14:textId="77777777" w:rsidR="004F3261" w:rsidRPr="00D7257D" w:rsidRDefault="004F3261" w:rsidP="004F3261">
      <w:pPr>
        <w:spacing w:line="240" w:lineRule="auto"/>
        <w:rPr>
          <w:rFonts w:ascii="Consolas" w:hAnsi="Consolas" w:cs="Courier New"/>
          <w:sz w:val="20"/>
          <w:szCs w:val="20"/>
        </w:rPr>
      </w:pPr>
      <w:r w:rsidRPr="00D7257D">
        <w:rPr>
          <w:rFonts w:ascii="Consolas" w:hAnsi="Consolas" w:cs="Courier New"/>
          <w:sz w:val="20"/>
          <w:szCs w:val="20"/>
        </w:rPr>
        <w:t>        io.emit("database_data", podaci);</w:t>
      </w:r>
    </w:p>
    <w:p w14:paraId="60EF3130" w14:textId="77777777" w:rsidR="004F3261" w:rsidRPr="00D7257D" w:rsidRDefault="004F3261" w:rsidP="004F3261">
      <w:pPr>
        <w:spacing w:line="240" w:lineRule="auto"/>
        <w:rPr>
          <w:rFonts w:ascii="Consolas" w:hAnsi="Consolas" w:cs="Courier New"/>
          <w:sz w:val="20"/>
          <w:szCs w:val="20"/>
        </w:rPr>
      </w:pPr>
      <w:r w:rsidRPr="00D7257D">
        <w:rPr>
          <w:rFonts w:ascii="Consolas" w:hAnsi="Consolas" w:cs="Courier New"/>
          <w:sz w:val="20"/>
          <w:szCs w:val="20"/>
        </w:rPr>
        <w:t>    }</w:t>
      </w:r>
    </w:p>
    <w:p w14:paraId="533EEFBA" w14:textId="77777777" w:rsidR="004F3261" w:rsidRPr="00D7257D" w:rsidRDefault="004F3261" w:rsidP="004F3261">
      <w:pPr>
        <w:spacing w:line="240" w:lineRule="auto"/>
        <w:rPr>
          <w:rFonts w:ascii="Consolas" w:hAnsi="Consolas" w:cs="Courier New"/>
          <w:sz w:val="20"/>
          <w:szCs w:val="20"/>
        </w:rPr>
      </w:pPr>
      <w:r w:rsidRPr="00D7257D">
        <w:rPr>
          <w:rFonts w:ascii="Consolas" w:hAnsi="Consolas" w:cs="Courier New"/>
          <w:sz w:val="20"/>
          <w:szCs w:val="20"/>
        </w:rPr>
        <w:t>}</w:t>
      </w:r>
    </w:p>
    <w:p w14:paraId="0C1AF8D7" w14:textId="77777777" w:rsidR="009E3D35" w:rsidRPr="00D7257D" w:rsidRDefault="009E3D35" w:rsidP="003E1703">
      <w:pPr>
        <w:spacing w:line="360" w:lineRule="auto"/>
        <w:rPr>
          <w:rFonts w:asciiTheme="majorBidi" w:hAnsiTheme="majorBidi" w:cstheme="majorBidi"/>
        </w:rPr>
      </w:pPr>
    </w:p>
    <w:p w14:paraId="5108053D" w14:textId="65FD36C4" w:rsidR="00976B05" w:rsidRPr="00D7257D" w:rsidRDefault="00976B05" w:rsidP="003E1703">
      <w:pPr>
        <w:spacing w:line="360" w:lineRule="auto"/>
        <w:rPr>
          <w:rFonts w:asciiTheme="majorBidi" w:hAnsiTheme="majorBidi" w:cstheme="majorBidi"/>
        </w:rPr>
      </w:pPr>
      <w:r w:rsidRPr="00D7257D">
        <w:rPr>
          <w:rFonts w:asciiTheme="majorBidi" w:hAnsiTheme="majorBidi" w:cstheme="majorBidi"/>
        </w:rPr>
        <w:tab/>
      </w:r>
      <w:r w:rsidR="00453E6C" w:rsidRPr="00D7257D">
        <w:rPr>
          <w:rFonts w:asciiTheme="majorBidi" w:hAnsiTheme="majorBidi" w:cstheme="majorBidi"/>
        </w:rPr>
        <w:t>Socket.io protokol ova komponenta koristi isključivo za komunikaciju s korisničkim sučeljem. Pri pokretanju korisničkog sučelja, ono se povezuje na pristupnu točku</w:t>
      </w:r>
      <w:r w:rsidR="001E2C14" w:rsidRPr="00D7257D">
        <w:rPr>
          <w:rFonts w:asciiTheme="majorBidi" w:hAnsiTheme="majorBidi" w:cstheme="majorBidi"/>
        </w:rPr>
        <w:t xml:space="preserve"> te pritom generira Socket.io događaj </w:t>
      </w:r>
      <w:r w:rsidR="001E2C14" w:rsidRPr="00D7257D">
        <w:rPr>
          <w:rFonts w:ascii="Consolas" w:hAnsi="Consolas" w:cs="Courier New"/>
          <w:sz w:val="20"/>
          <w:szCs w:val="20"/>
        </w:rPr>
        <w:t>connection</w:t>
      </w:r>
      <w:r w:rsidR="001E2C14" w:rsidRPr="00D7257D">
        <w:rPr>
          <w:rFonts w:asciiTheme="majorBidi" w:hAnsiTheme="majorBidi" w:cstheme="majorBidi"/>
        </w:rPr>
        <w:t xml:space="preserve">. Obrada ovog događaja podrazumijeva </w:t>
      </w:r>
      <w:r w:rsidR="0043434F" w:rsidRPr="00D7257D">
        <w:rPr>
          <w:rFonts w:asciiTheme="majorBidi" w:hAnsiTheme="majorBidi" w:cstheme="majorBidi"/>
        </w:rPr>
        <w:t xml:space="preserve">dobavljanje liste trenutno povezanih uređaja. Naime, iako se prilikom svakog novog povezivanja ili odspajanja uređaja </w:t>
      </w:r>
      <w:r w:rsidR="001703B6" w:rsidRPr="00D7257D">
        <w:rPr>
          <w:rFonts w:asciiTheme="majorBidi" w:hAnsiTheme="majorBidi" w:cstheme="majorBidi"/>
        </w:rPr>
        <w:t>objavljuje NATS poruka, zbog neperzistentnosti NATS komunikacije, informacije pristigle prije početka</w:t>
      </w:r>
      <w:r w:rsidR="005230DE" w:rsidRPr="00D7257D">
        <w:rPr>
          <w:rFonts w:asciiTheme="majorBidi" w:hAnsiTheme="majorBidi" w:cstheme="majorBidi"/>
        </w:rPr>
        <w:t xml:space="preserve"> rada ove komponente neće biti primljene. Kako bi se osigurao uvid u situaciju u trenutku pokretanja korisničkog sučelja, neovisno o prethodnim događajima, </w:t>
      </w:r>
      <w:r w:rsidR="00591141" w:rsidRPr="00D7257D">
        <w:rPr>
          <w:rFonts w:asciiTheme="majorBidi" w:hAnsiTheme="majorBidi" w:cstheme="majorBidi"/>
        </w:rPr>
        <w:t xml:space="preserve">šalje se NATS zahtjev na predmet </w:t>
      </w:r>
      <w:r w:rsidR="00591141" w:rsidRPr="00D7257D">
        <w:rPr>
          <w:rFonts w:ascii="Consolas" w:hAnsi="Consolas" w:cs="Courier New"/>
          <w:sz w:val="20"/>
          <w:szCs w:val="20"/>
        </w:rPr>
        <w:t>devices.list</w:t>
      </w:r>
      <w:r w:rsidR="00591141" w:rsidRPr="00D7257D">
        <w:rPr>
          <w:rFonts w:asciiTheme="majorBidi" w:hAnsiTheme="majorBidi" w:cstheme="majorBidi"/>
        </w:rPr>
        <w:t>, nakon čega se očekuje odgovor. Odgovor šalje pristupna točka za uređaje, kao što je prethodno opisano, u obliku trenutne liste spojenih uređaja.</w:t>
      </w:r>
    </w:p>
    <w:p w14:paraId="0FFB0AF8" w14:textId="4806529F" w:rsidR="00A75FB5" w:rsidRPr="00D7257D" w:rsidRDefault="00A75FB5" w:rsidP="003E1703">
      <w:pPr>
        <w:spacing w:line="360" w:lineRule="auto"/>
        <w:rPr>
          <w:rFonts w:asciiTheme="majorBidi" w:hAnsiTheme="majorBidi" w:cstheme="majorBidi"/>
        </w:rPr>
      </w:pPr>
      <w:r w:rsidRPr="00D7257D">
        <w:rPr>
          <w:rFonts w:asciiTheme="majorBidi" w:hAnsiTheme="majorBidi" w:cstheme="majorBidi"/>
        </w:rPr>
        <w:lastRenderedPageBreak/>
        <w:tab/>
        <w:t xml:space="preserve">U sklopu funkcije slušatelja koja obrađuje događaj povezivanja, </w:t>
      </w:r>
      <w:r w:rsidR="00D06A2D" w:rsidRPr="00D7257D">
        <w:rPr>
          <w:rFonts w:asciiTheme="majorBidi" w:hAnsiTheme="majorBidi" w:cstheme="majorBidi"/>
        </w:rPr>
        <w:t xml:space="preserve">ugniježđeno se definira funkcija koja obrađuje Socket.io događaj </w:t>
      </w:r>
      <w:r w:rsidR="00D06A2D" w:rsidRPr="00D7257D">
        <w:rPr>
          <w:rFonts w:ascii="Consolas" w:hAnsi="Consolas" w:cs="Courier New"/>
          <w:sz w:val="20"/>
          <w:szCs w:val="20"/>
        </w:rPr>
        <w:t>request-data</w:t>
      </w:r>
      <w:r w:rsidR="00D06A2D" w:rsidRPr="00D7257D">
        <w:rPr>
          <w:rFonts w:asciiTheme="majorBidi" w:hAnsiTheme="majorBidi" w:cstheme="majorBidi"/>
        </w:rPr>
        <w:t xml:space="preserve">. To je događaj koji s korisničkog sučelja pristiže kad korisnik, pritiskom na gumb, zatraži trenutno generiranje i slanje podataka s određenog uređaja, izvan uobičajenog 5-sekundnog intervala. </w:t>
      </w:r>
      <w:r w:rsidR="00FE3E75" w:rsidRPr="00D7257D">
        <w:rPr>
          <w:rFonts w:asciiTheme="majorBidi" w:hAnsiTheme="majorBidi" w:cstheme="majorBidi"/>
        </w:rPr>
        <w:t xml:space="preserve">Pristupna točka za korisničko sučelje preuzima sadržaj poslan uz ovaj događaj, koji podrazumijeva ID željenog uređaja te prosljeđuje </w:t>
      </w:r>
      <w:r w:rsidR="00955B00" w:rsidRPr="00D7257D">
        <w:rPr>
          <w:rFonts w:asciiTheme="majorBidi" w:hAnsiTheme="majorBidi" w:cstheme="majorBidi"/>
        </w:rPr>
        <w:t xml:space="preserve">naredbu pristupnoj točki za uređaje putem već spomenutog NATS predmeta oblika </w:t>
      </w:r>
      <w:r w:rsidR="00955B00" w:rsidRPr="00D7257D">
        <w:rPr>
          <w:rFonts w:ascii="Consolas" w:hAnsi="Consolas" w:cs="Courier New"/>
          <w:sz w:val="22"/>
          <w:szCs w:val="22"/>
        </w:rPr>
        <w:t>d</w:t>
      </w:r>
      <w:r w:rsidR="00955B00" w:rsidRPr="00D7257D">
        <w:rPr>
          <w:rFonts w:ascii="Consolas" w:hAnsi="Consolas" w:cs="Courier New"/>
          <w:sz w:val="20"/>
          <w:szCs w:val="20"/>
        </w:rPr>
        <w:t>evices.commands.[ID_UREĐAJA]</w:t>
      </w:r>
      <w:r w:rsidR="00955B00" w:rsidRPr="00D7257D">
        <w:rPr>
          <w:rFonts w:asciiTheme="majorBidi" w:hAnsiTheme="majorBidi" w:cstheme="majorBidi"/>
        </w:rPr>
        <w:t xml:space="preserve">. </w:t>
      </w:r>
      <w:r w:rsidR="00770C8A" w:rsidRPr="00D7257D">
        <w:rPr>
          <w:rFonts w:asciiTheme="majorBidi" w:hAnsiTheme="majorBidi" w:cstheme="majorBidi"/>
        </w:rPr>
        <w:t>Kad uređaj pošalje podatke, oni prolaze isti put kao i periodički generirani podaci te se</w:t>
      </w:r>
      <w:r w:rsidR="00F80FB4" w:rsidRPr="00D7257D">
        <w:rPr>
          <w:rFonts w:asciiTheme="majorBidi" w:hAnsiTheme="majorBidi" w:cstheme="majorBidi"/>
        </w:rPr>
        <w:t>, kao što je ranije opisano, primaju iz dva različita smjera i prosljeđuju korisničkom sučelju.</w:t>
      </w:r>
      <w:r w:rsidR="00E370FC" w:rsidRPr="00D7257D">
        <w:rPr>
          <w:rFonts w:asciiTheme="majorBidi" w:hAnsiTheme="majorBidi" w:cstheme="majorBidi"/>
        </w:rPr>
        <w:t xml:space="preserve"> Programski kod funkcije slušatelja za događaj </w:t>
      </w:r>
      <w:r w:rsidR="00E370FC" w:rsidRPr="00D7257D">
        <w:rPr>
          <w:rFonts w:ascii="Consolas" w:hAnsi="Consolas" w:cs="Courier New"/>
          <w:sz w:val="20"/>
          <w:szCs w:val="20"/>
        </w:rPr>
        <w:t>connection</w:t>
      </w:r>
      <w:r w:rsidR="00E370FC" w:rsidRPr="00D7257D">
        <w:rPr>
          <w:rFonts w:asciiTheme="majorBidi" w:hAnsiTheme="majorBidi" w:cstheme="majorBidi"/>
        </w:rPr>
        <w:t xml:space="preserve">, zajedno sa svim ugniježđenim slušateljima, u cijelosti je prikazan u </w:t>
      </w:r>
      <w:r w:rsidR="00DE701A" w:rsidRPr="00D7257D">
        <w:rPr>
          <w:rFonts w:asciiTheme="majorBidi" w:hAnsiTheme="majorBidi" w:cstheme="majorBidi"/>
        </w:rPr>
        <w:t>isječku 5.</w:t>
      </w:r>
      <w:r w:rsidR="00FF4F3C">
        <w:rPr>
          <w:rFonts w:asciiTheme="majorBidi" w:hAnsiTheme="majorBidi" w:cstheme="majorBidi"/>
        </w:rPr>
        <w:t>9</w:t>
      </w:r>
      <w:r w:rsidR="00DE701A" w:rsidRPr="00D7257D">
        <w:rPr>
          <w:rFonts w:asciiTheme="majorBidi" w:hAnsiTheme="majorBidi" w:cstheme="majorBidi"/>
        </w:rPr>
        <w:t xml:space="preserve">. Ulaz u navedeni isječak </w:t>
      </w:r>
      <w:r w:rsidR="002F74E5" w:rsidRPr="00D7257D">
        <w:rPr>
          <w:rFonts w:asciiTheme="majorBidi" w:hAnsiTheme="majorBidi" w:cstheme="majorBidi"/>
        </w:rPr>
        <w:t xml:space="preserve">su Socket.io događaj </w:t>
      </w:r>
      <w:r w:rsidR="002F74E5" w:rsidRPr="00D7257D">
        <w:rPr>
          <w:rFonts w:ascii="Consolas" w:hAnsi="Consolas" w:cstheme="majorBidi"/>
          <w:sz w:val="20"/>
          <w:szCs w:val="20"/>
        </w:rPr>
        <w:t xml:space="preserve">connection </w:t>
      </w:r>
      <w:r w:rsidR="002F74E5" w:rsidRPr="00D7257D">
        <w:rPr>
          <w:rFonts w:asciiTheme="majorBidi" w:hAnsiTheme="majorBidi" w:cstheme="majorBidi"/>
        </w:rPr>
        <w:t xml:space="preserve">te Socket.io objekt </w:t>
      </w:r>
      <w:r w:rsidR="002F74E5" w:rsidRPr="00D7257D">
        <w:rPr>
          <w:rFonts w:ascii="Consolas" w:hAnsi="Consolas" w:cstheme="majorBidi"/>
          <w:sz w:val="20"/>
          <w:szCs w:val="20"/>
        </w:rPr>
        <w:t>socket</w:t>
      </w:r>
      <w:r w:rsidR="002F74E5" w:rsidRPr="00D7257D">
        <w:rPr>
          <w:rFonts w:asciiTheme="majorBidi" w:hAnsiTheme="majorBidi" w:cstheme="majorBidi"/>
        </w:rPr>
        <w:t xml:space="preserve">, koji pedstavlja vezu prema povezanom korisničkom sučelju. </w:t>
      </w:r>
      <w:r w:rsidR="0033595A" w:rsidRPr="00D7257D">
        <w:rPr>
          <w:rFonts w:asciiTheme="majorBidi" w:hAnsiTheme="majorBidi" w:cstheme="majorBidi"/>
        </w:rPr>
        <w:t xml:space="preserve">Izlaz iz prikazanog dijela koda je izazivanje nekog od prikazanih događaja te njegovo slanje putem Socket.io veze. </w:t>
      </w:r>
      <w:r w:rsidR="00630CD6" w:rsidRPr="00D7257D">
        <w:rPr>
          <w:rFonts w:asciiTheme="majorBidi" w:hAnsiTheme="majorBidi" w:cstheme="majorBidi"/>
        </w:rPr>
        <w:t>Ovaj isječak povezan je sa zahtjevom F5, jer sadrži poslužiteljsku funkcionalnost koja omogućuje korisnicima zahtijevanje trenutnog slanja podataka.</w:t>
      </w:r>
    </w:p>
    <w:p w14:paraId="046544DA" w14:textId="77777777" w:rsidR="000013D2" w:rsidRPr="00D7257D" w:rsidRDefault="000013D2" w:rsidP="003E1703">
      <w:pPr>
        <w:spacing w:line="360" w:lineRule="auto"/>
        <w:rPr>
          <w:rFonts w:asciiTheme="majorBidi" w:hAnsiTheme="majorBidi" w:cstheme="majorBidi"/>
        </w:rPr>
      </w:pPr>
    </w:p>
    <w:p w14:paraId="72C038D6" w14:textId="77777777" w:rsidR="00D034ED" w:rsidRPr="00D7257D" w:rsidRDefault="00D034ED" w:rsidP="00D034ED">
      <w:pPr>
        <w:spacing w:line="240" w:lineRule="auto"/>
        <w:rPr>
          <w:rFonts w:ascii="Consolas" w:hAnsi="Consolas" w:cs="Courier New"/>
          <w:sz w:val="20"/>
          <w:szCs w:val="20"/>
        </w:rPr>
      </w:pPr>
      <w:r w:rsidRPr="00D7257D">
        <w:rPr>
          <w:rFonts w:ascii="Consolas" w:hAnsi="Consolas" w:cs="Courier New"/>
          <w:sz w:val="20"/>
          <w:szCs w:val="20"/>
        </w:rPr>
        <w:t>io.on("connection", async (</w:t>
      </w:r>
      <w:r w:rsidRPr="00D7257D">
        <w:rPr>
          <w:rFonts w:ascii="Consolas" w:hAnsi="Consolas" w:cs="Courier New"/>
          <w:i/>
          <w:iCs/>
          <w:sz w:val="20"/>
          <w:szCs w:val="20"/>
        </w:rPr>
        <w:t>socket</w:t>
      </w:r>
      <w:r w:rsidRPr="00D7257D">
        <w:rPr>
          <w:rFonts w:ascii="Consolas" w:hAnsi="Consolas" w:cs="Courier New"/>
          <w:sz w:val="20"/>
          <w:szCs w:val="20"/>
        </w:rPr>
        <w:t xml:space="preserve">) </w:t>
      </w:r>
      <w:r w:rsidRPr="00D7257D">
        <w:rPr>
          <w:rFonts w:ascii="Consolas" w:hAnsi="Consolas" w:cs="Courier New"/>
          <w:i/>
          <w:iCs/>
          <w:sz w:val="20"/>
          <w:szCs w:val="20"/>
        </w:rPr>
        <w:t>=&gt;</w:t>
      </w:r>
      <w:r w:rsidRPr="00D7257D">
        <w:rPr>
          <w:rFonts w:ascii="Consolas" w:hAnsi="Consolas" w:cs="Courier New"/>
          <w:sz w:val="20"/>
          <w:szCs w:val="20"/>
        </w:rPr>
        <w:t xml:space="preserve"> {</w:t>
      </w:r>
    </w:p>
    <w:p w14:paraId="53514D8C" w14:textId="77777777" w:rsidR="00D034ED" w:rsidRPr="00D7257D" w:rsidRDefault="00D034ED" w:rsidP="00D034ED">
      <w:pPr>
        <w:spacing w:line="240" w:lineRule="auto"/>
        <w:rPr>
          <w:rFonts w:ascii="Consolas" w:hAnsi="Consolas" w:cs="Courier New"/>
          <w:sz w:val="20"/>
          <w:szCs w:val="20"/>
        </w:rPr>
      </w:pPr>
      <w:r w:rsidRPr="00D7257D">
        <w:rPr>
          <w:rFonts w:ascii="Consolas" w:hAnsi="Consolas" w:cs="Courier New"/>
          <w:sz w:val="20"/>
          <w:szCs w:val="20"/>
        </w:rPr>
        <w:t xml:space="preserve">        console.log("Frontend povezan:", </w:t>
      </w:r>
      <w:r w:rsidRPr="00D7257D">
        <w:rPr>
          <w:rFonts w:ascii="Consolas" w:hAnsi="Consolas" w:cs="Courier New"/>
          <w:i/>
          <w:iCs/>
          <w:sz w:val="20"/>
          <w:szCs w:val="20"/>
        </w:rPr>
        <w:t>socket</w:t>
      </w:r>
      <w:r w:rsidRPr="00D7257D">
        <w:rPr>
          <w:rFonts w:ascii="Consolas" w:hAnsi="Consolas" w:cs="Courier New"/>
          <w:sz w:val="20"/>
          <w:szCs w:val="20"/>
        </w:rPr>
        <w:t>.id);</w:t>
      </w:r>
    </w:p>
    <w:p w14:paraId="7118CB99" w14:textId="77777777" w:rsidR="00D034ED" w:rsidRPr="00D7257D" w:rsidRDefault="00D034ED" w:rsidP="00D034ED">
      <w:pPr>
        <w:spacing w:line="240" w:lineRule="auto"/>
        <w:rPr>
          <w:rFonts w:ascii="Consolas" w:hAnsi="Consolas" w:cs="Courier New"/>
          <w:sz w:val="20"/>
          <w:szCs w:val="20"/>
        </w:rPr>
      </w:pPr>
    </w:p>
    <w:p w14:paraId="5F47A152" w14:textId="77777777" w:rsidR="00D034ED" w:rsidRPr="00D7257D" w:rsidRDefault="00D034ED" w:rsidP="00D034ED">
      <w:pPr>
        <w:spacing w:line="240" w:lineRule="auto"/>
        <w:rPr>
          <w:rFonts w:ascii="Consolas" w:hAnsi="Consolas" w:cs="Courier New"/>
          <w:sz w:val="20"/>
          <w:szCs w:val="20"/>
        </w:rPr>
      </w:pPr>
      <w:r w:rsidRPr="00D7257D">
        <w:rPr>
          <w:rFonts w:ascii="Consolas" w:hAnsi="Consolas" w:cs="Courier New"/>
          <w:sz w:val="20"/>
          <w:szCs w:val="20"/>
        </w:rPr>
        <w:t>        try {</w:t>
      </w:r>
    </w:p>
    <w:p w14:paraId="5A04A0A0" w14:textId="77777777" w:rsidR="00D034ED" w:rsidRPr="00D7257D" w:rsidRDefault="00D034ED" w:rsidP="00D034ED">
      <w:pPr>
        <w:spacing w:line="240" w:lineRule="auto"/>
        <w:rPr>
          <w:rFonts w:ascii="Consolas" w:hAnsi="Consolas" w:cs="Courier New"/>
          <w:sz w:val="20"/>
          <w:szCs w:val="20"/>
        </w:rPr>
      </w:pPr>
      <w:r w:rsidRPr="00D7257D">
        <w:rPr>
          <w:rFonts w:ascii="Consolas" w:hAnsi="Consolas" w:cs="Courier New"/>
          <w:sz w:val="20"/>
          <w:szCs w:val="20"/>
        </w:rPr>
        <w:t xml:space="preserve">            </w:t>
      </w:r>
      <w:r w:rsidRPr="00D7257D">
        <w:rPr>
          <w:rFonts w:ascii="Consolas" w:hAnsi="Consolas" w:cs="Courier New"/>
          <w:i/>
          <w:iCs/>
          <w:sz w:val="20"/>
          <w:szCs w:val="20"/>
        </w:rPr>
        <w:t>const</w:t>
      </w:r>
      <w:r w:rsidRPr="00D7257D">
        <w:rPr>
          <w:rFonts w:ascii="Consolas" w:hAnsi="Consolas" w:cs="Courier New"/>
          <w:sz w:val="20"/>
          <w:szCs w:val="20"/>
        </w:rPr>
        <w:t xml:space="preserve"> reply = await nc.request(</w:t>
      </w:r>
    </w:p>
    <w:p w14:paraId="7E931228" w14:textId="77777777" w:rsidR="00D034ED" w:rsidRPr="00D7257D" w:rsidRDefault="00D034ED" w:rsidP="00D034ED">
      <w:pPr>
        <w:spacing w:line="240" w:lineRule="auto"/>
        <w:rPr>
          <w:rFonts w:ascii="Consolas" w:hAnsi="Consolas" w:cs="Courier New"/>
          <w:sz w:val="20"/>
          <w:szCs w:val="20"/>
        </w:rPr>
      </w:pPr>
      <w:r w:rsidRPr="00D7257D">
        <w:rPr>
          <w:rFonts w:ascii="Consolas" w:hAnsi="Consolas" w:cs="Courier New"/>
          <w:sz w:val="20"/>
          <w:szCs w:val="20"/>
        </w:rPr>
        <w:t>                "devices.list",</w:t>
      </w:r>
    </w:p>
    <w:p w14:paraId="6B2C8848" w14:textId="77777777" w:rsidR="00D034ED" w:rsidRPr="00D7257D" w:rsidRDefault="00D034ED" w:rsidP="00D034ED">
      <w:pPr>
        <w:spacing w:line="240" w:lineRule="auto"/>
        <w:rPr>
          <w:rFonts w:ascii="Consolas" w:hAnsi="Consolas" w:cs="Courier New"/>
          <w:sz w:val="20"/>
          <w:szCs w:val="20"/>
        </w:rPr>
      </w:pPr>
      <w:r w:rsidRPr="00D7257D">
        <w:rPr>
          <w:rFonts w:ascii="Consolas" w:hAnsi="Consolas" w:cs="Courier New"/>
          <w:sz w:val="20"/>
          <w:szCs w:val="20"/>
        </w:rPr>
        <w:t>                sc.encode(""),</w:t>
      </w:r>
    </w:p>
    <w:p w14:paraId="267526D2" w14:textId="77777777" w:rsidR="00D034ED" w:rsidRPr="00D7257D" w:rsidRDefault="00D034ED" w:rsidP="00D034ED">
      <w:pPr>
        <w:spacing w:line="240" w:lineRule="auto"/>
        <w:rPr>
          <w:rFonts w:ascii="Consolas" w:hAnsi="Consolas" w:cs="Courier New"/>
          <w:sz w:val="20"/>
          <w:szCs w:val="20"/>
        </w:rPr>
      </w:pPr>
      <w:r w:rsidRPr="00D7257D">
        <w:rPr>
          <w:rFonts w:ascii="Consolas" w:hAnsi="Consolas" w:cs="Courier New"/>
          <w:sz w:val="20"/>
          <w:szCs w:val="20"/>
        </w:rPr>
        <w:t>                { timeout: 1000 }</w:t>
      </w:r>
    </w:p>
    <w:p w14:paraId="775F1915" w14:textId="77777777" w:rsidR="00D034ED" w:rsidRPr="00D7257D" w:rsidRDefault="00D034ED" w:rsidP="00D034ED">
      <w:pPr>
        <w:spacing w:line="240" w:lineRule="auto"/>
        <w:rPr>
          <w:rFonts w:ascii="Consolas" w:hAnsi="Consolas" w:cs="Courier New"/>
          <w:sz w:val="20"/>
          <w:szCs w:val="20"/>
        </w:rPr>
      </w:pPr>
      <w:r w:rsidRPr="00D7257D">
        <w:rPr>
          <w:rFonts w:ascii="Consolas" w:hAnsi="Consolas" w:cs="Courier New"/>
          <w:sz w:val="20"/>
          <w:szCs w:val="20"/>
        </w:rPr>
        <w:t>            );</w:t>
      </w:r>
    </w:p>
    <w:p w14:paraId="16522FD2" w14:textId="77777777" w:rsidR="00D034ED" w:rsidRPr="00D7257D" w:rsidRDefault="00D034ED" w:rsidP="00D034ED">
      <w:pPr>
        <w:spacing w:line="240" w:lineRule="auto"/>
        <w:rPr>
          <w:rFonts w:ascii="Consolas" w:hAnsi="Consolas" w:cs="Courier New"/>
          <w:sz w:val="20"/>
          <w:szCs w:val="20"/>
        </w:rPr>
      </w:pPr>
      <w:r w:rsidRPr="00D7257D">
        <w:rPr>
          <w:rFonts w:ascii="Consolas" w:hAnsi="Consolas" w:cs="Courier New"/>
          <w:sz w:val="20"/>
          <w:szCs w:val="20"/>
        </w:rPr>
        <w:t xml:space="preserve">            </w:t>
      </w:r>
      <w:r w:rsidRPr="00D7257D">
        <w:rPr>
          <w:rFonts w:ascii="Consolas" w:hAnsi="Consolas" w:cs="Courier New"/>
          <w:i/>
          <w:iCs/>
          <w:sz w:val="20"/>
          <w:szCs w:val="20"/>
        </w:rPr>
        <w:t>const</w:t>
      </w:r>
      <w:r w:rsidRPr="00D7257D">
        <w:rPr>
          <w:rFonts w:ascii="Consolas" w:hAnsi="Consolas" w:cs="Courier New"/>
          <w:sz w:val="20"/>
          <w:szCs w:val="20"/>
        </w:rPr>
        <w:t xml:space="preserve"> { uredaji } = JSON.parse(sc.decode(reply.data));</w:t>
      </w:r>
    </w:p>
    <w:p w14:paraId="6A01420F" w14:textId="77777777" w:rsidR="00D034ED" w:rsidRPr="00D7257D" w:rsidRDefault="00D034ED" w:rsidP="00D034ED">
      <w:pPr>
        <w:spacing w:line="240" w:lineRule="auto"/>
        <w:rPr>
          <w:rFonts w:ascii="Consolas" w:hAnsi="Consolas" w:cs="Courier New"/>
          <w:sz w:val="20"/>
          <w:szCs w:val="20"/>
        </w:rPr>
      </w:pPr>
      <w:r w:rsidRPr="00D7257D">
        <w:rPr>
          <w:rFonts w:ascii="Consolas" w:hAnsi="Consolas" w:cs="Courier New"/>
          <w:sz w:val="20"/>
          <w:szCs w:val="20"/>
        </w:rPr>
        <w:t xml:space="preserve">            </w:t>
      </w:r>
      <w:r w:rsidRPr="00D7257D">
        <w:rPr>
          <w:rFonts w:ascii="Consolas" w:hAnsi="Consolas" w:cs="Courier New"/>
          <w:i/>
          <w:iCs/>
          <w:sz w:val="20"/>
          <w:szCs w:val="20"/>
        </w:rPr>
        <w:t>socket</w:t>
      </w:r>
      <w:r w:rsidRPr="00D7257D">
        <w:rPr>
          <w:rFonts w:ascii="Consolas" w:hAnsi="Consolas" w:cs="Courier New"/>
          <w:sz w:val="20"/>
          <w:szCs w:val="20"/>
        </w:rPr>
        <w:t>.emit("devices-update", uredaji);</w:t>
      </w:r>
    </w:p>
    <w:p w14:paraId="4D50312F" w14:textId="77777777" w:rsidR="00D034ED" w:rsidRPr="00D7257D" w:rsidRDefault="00D034ED" w:rsidP="00D034ED">
      <w:pPr>
        <w:spacing w:line="240" w:lineRule="auto"/>
        <w:rPr>
          <w:rFonts w:ascii="Consolas" w:hAnsi="Consolas" w:cs="Courier New"/>
          <w:sz w:val="20"/>
          <w:szCs w:val="20"/>
        </w:rPr>
      </w:pPr>
      <w:r w:rsidRPr="00D7257D">
        <w:rPr>
          <w:rFonts w:ascii="Consolas" w:hAnsi="Consolas" w:cs="Courier New"/>
          <w:sz w:val="20"/>
          <w:szCs w:val="20"/>
        </w:rPr>
        <w:t>        } catch (err) {</w:t>
      </w:r>
    </w:p>
    <w:p w14:paraId="187BBBF5" w14:textId="77777777" w:rsidR="00D034ED" w:rsidRPr="00D7257D" w:rsidRDefault="00D034ED" w:rsidP="00D034ED">
      <w:pPr>
        <w:spacing w:line="240" w:lineRule="auto"/>
        <w:rPr>
          <w:rFonts w:ascii="Consolas" w:hAnsi="Consolas" w:cs="Courier New"/>
          <w:sz w:val="20"/>
          <w:szCs w:val="20"/>
        </w:rPr>
      </w:pPr>
      <w:r w:rsidRPr="00D7257D">
        <w:rPr>
          <w:rFonts w:ascii="Consolas" w:hAnsi="Consolas" w:cs="Courier New"/>
          <w:sz w:val="20"/>
          <w:szCs w:val="20"/>
        </w:rPr>
        <w:t>            console.log("Nemoguce dohvatiti listu uredaja:", err.message);</w:t>
      </w:r>
    </w:p>
    <w:p w14:paraId="5DE65E59" w14:textId="77777777" w:rsidR="00D034ED" w:rsidRPr="00D7257D" w:rsidRDefault="00D034ED" w:rsidP="00D034ED">
      <w:pPr>
        <w:spacing w:line="240" w:lineRule="auto"/>
        <w:rPr>
          <w:rFonts w:ascii="Consolas" w:hAnsi="Consolas" w:cs="Courier New"/>
          <w:sz w:val="20"/>
          <w:szCs w:val="20"/>
        </w:rPr>
      </w:pPr>
      <w:r w:rsidRPr="00D7257D">
        <w:rPr>
          <w:rFonts w:ascii="Consolas" w:hAnsi="Consolas" w:cs="Courier New"/>
          <w:sz w:val="20"/>
          <w:szCs w:val="20"/>
        </w:rPr>
        <w:t>        }</w:t>
      </w:r>
    </w:p>
    <w:p w14:paraId="69BE6CF2" w14:textId="77777777" w:rsidR="00D034ED" w:rsidRPr="00D7257D" w:rsidRDefault="00D034ED" w:rsidP="00D034ED">
      <w:pPr>
        <w:spacing w:line="240" w:lineRule="auto"/>
        <w:rPr>
          <w:del w:id="45" w:author="Vlado Sruk" w:date="2026-06-25T13:44:00Z" w16du:dateUtc="2026-06-25T11:44:00Z"/>
          <w:rFonts w:ascii="Consolas" w:hAnsi="Consolas" w:cs="Courier New"/>
          <w:sz w:val="20"/>
          <w:szCs w:val="20"/>
        </w:rPr>
      </w:pPr>
    </w:p>
    <w:p w14:paraId="49668057" w14:textId="77777777" w:rsidR="00D034ED" w:rsidRPr="00D7257D" w:rsidRDefault="00D034ED" w:rsidP="00D034ED">
      <w:pPr>
        <w:spacing w:line="240" w:lineRule="auto"/>
        <w:rPr>
          <w:rFonts w:ascii="Consolas" w:hAnsi="Consolas" w:cs="Courier New"/>
          <w:sz w:val="20"/>
          <w:szCs w:val="20"/>
        </w:rPr>
      </w:pPr>
      <w:r w:rsidRPr="00D7257D">
        <w:rPr>
          <w:rFonts w:ascii="Consolas" w:hAnsi="Consolas" w:cs="Courier New"/>
          <w:sz w:val="20"/>
          <w:szCs w:val="20"/>
        </w:rPr>
        <w:t xml:space="preserve">        </w:t>
      </w:r>
      <w:r w:rsidRPr="00D7257D">
        <w:rPr>
          <w:rFonts w:ascii="Consolas" w:hAnsi="Consolas" w:cs="Courier New"/>
          <w:i/>
          <w:iCs/>
          <w:sz w:val="20"/>
          <w:szCs w:val="20"/>
        </w:rPr>
        <w:t>socket</w:t>
      </w:r>
      <w:r w:rsidRPr="00D7257D">
        <w:rPr>
          <w:rFonts w:ascii="Consolas" w:hAnsi="Consolas" w:cs="Courier New"/>
          <w:sz w:val="20"/>
          <w:szCs w:val="20"/>
        </w:rPr>
        <w:t>.on("request-data", (</w:t>
      </w:r>
      <w:r w:rsidRPr="00D7257D">
        <w:rPr>
          <w:rFonts w:ascii="Consolas" w:hAnsi="Consolas" w:cs="Courier New"/>
          <w:i/>
          <w:iCs/>
          <w:sz w:val="20"/>
          <w:szCs w:val="20"/>
        </w:rPr>
        <w:t>deviceId</w:t>
      </w:r>
      <w:r w:rsidRPr="00D7257D">
        <w:rPr>
          <w:rFonts w:ascii="Consolas" w:hAnsi="Consolas" w:cs="Courier New"/>
          <w:sz w:val="20"/>
          <w:szCs w:val="20"/>
        </w:rPr>
        <w:t xml:space="preserve">) </w:t>
      </w:r>
      <w:r w:rsidRPr="00D7257D">
        <w:rPr>
          <w:rFonts w:ascii="Consolas" w:hAnsi="Consolas" w:cs="Courier New"/>
          <w:i/>
          <w:iCs/>
          <w:sz w:val="20"/>
          <w:szCs w:val="20"/>
        </w:rPr>
        <w:t>=&gt;</w:t>
      </w:r>
      <w:r w:rsidRPr="00D7257D">
        <w:rPr>
          <w:rFonts w:ascii="Consolas" w:hAnsi="Consolas" w:cs="Courier New"/>
          <w:sz w:val="20"/>
          <w:szCs w:val="20"/>
        </w:rPr>
        <w:t xml:space="preserve"> {</w:t>
      </w:r>
    </w:p>
    <w:p w14:paraId="7C56702E" w14:textId="77777777" w:rsidR="00D034ED" w:rsidRPr="00D7257D" w:rsidRDefault="00D034ED" w:rsidP="00D034ED">
      <w:pPr>
        <w:spacing w:line="240" w:lineRule="auto"/>
        <w:rPr>
          <w:rFonts w:ascii="Consolas" w:hAnsi="Consolas" w:cs="Courier New"/>
          <w:sz w:val="20"/>
          <w:szCs w:val="20"/>
        </w:rPr>
      </w:pPr>
      <w:r w:rsidRPr="00D7257D">
        <w:rPr>
          <w:rFonts w:ascii="Consolas" w:hAnsi="Consolas" w:cs="Courier New"/>
          <w:sz w:val="20"/>
          <w:szCs w:val="20"/>
        </w:rPr>
        <w:lastRenderedPageBreak/>
        <w:t xml:space="preserve">            console.log("Frontend trazi podatke od uredaja:", </w:t>
      </w:r>
      <w:r w:rsidRPr="00D7257D">
        <w:rPr>
          <w:rFonts w:ascii="Consolas" w:hAnsi="Consolas" w:cs="Courier New"/>
          <w:i/>
          <w:iCs/>
          <w:sz w:val="20"/>
          <w:szCs w:val="20"/>
        </w:rPr>
        <w:t>deviceId</w:t>
      </w:r>
      <w:r w:rsidRPr="00D7257D">
        <w:rPr>
          <w:rFonts w:ascii="Consolas" w:hAnsi="Consolas" w:cs="Courier New"/>
          <w:sz w:val="20"/>
          <w:szCs w:val="20"/>
        </w:rPr>
        <w:t>);</w:t>
      </w:r>
    </w:p>
    <w:p w14:paraId="1B1A881A" w14:textId="77777777" w:rsidR="00D034ED" w:rsidRPr="00D7257D" w:rsidRDefault="00D034ED" w:rsidP="00D034ED">
      <w:pPr>
        <w:spacing w:line="240" w:lineRule="auto"/>
        <w:rPr>
          <w:rFonts w:ascii="Consolas" w:hAnsi="Consolas" w:cs="Courier New"/>
          <w:sz w:val="20"/>
          <w:szCs w:val="20"/>
        </w:rPr>
      </w:pPr>
      <w:r w:rsidRPr="00D7257D">
        <w:rPr>
          <w:rFonts w:ascii="Consolas" w:hAnsi="Consolas" w:cs="Courier New"/>
          <w:sz w:val="20"/>
          <w:szCs w:val="20"/>
        </w:rPr>
        <w:t>            nc.publish(</w:t>
      </w:r>
    </w:p>
    <w:p w14:paraId="63E41CCB" w14:textId="77777777" w:rsidR="00D034ED" w:rsidRPr="00D7257D" w:rsidRDefault="00D034ED" w:rsidP="00D034ED">
      <w:pPr>
        <w:spacing w:line="240" w:lineRule="auto"/>
        <w:rPr>
          <w:rFonts w:ascii="Consolas" w:hAnsi="Consolas" w:cs="Courier New"/>
          <w:sz w:val="20"/>
          <w:szCs w:val="20"/>
        </w:rPr>
      </w:pPr>
      <w:r w:rsidRPr="00D7257D">
        <w:rPr>
          <w:rFonts w:ascii="Consolas" w:hAnsi="Consolas" w:cs="Courier New"/>
          <w:sz w:val="20"/>
          <w:szCs w:val="20"/>
        </w:rPr>
        <w:t>                `devices.commands.${</w:t>
      </w:r>
      <w:r w:rsidRPr="00D7257D">
        <w:rPr>
          <w:rFonts w:ascii="Consolas" w:hAnsi="Consolas" w:cs="Courier New"/>
          <w:i/>
          <w:iCs/>
          <w:sz w:val="20"/>
          <w:szCs w:val="20"/>
        </w:rPr>
        <w:t>deviceId</w:t>
      </w:r>
      <w:r w:rsidRPr="00D7257D">
        <w:rPr>
          <w:rFonts w:ascii="Consolas" w:hAnsi="Consolas" w:cs="Courier New"/>
          <w:sz w:val="20"/>
          <w:szCs w:val="20"/>
        </w:rPr>
        <w:t>}`,</w:t>
      </w:r>
    </w:p>
    <w:p w14:paraId="41317F4C" w14:textId="77777777" w:rsidR="00D034ED" w:rsidRPr="00D7257D" w:rsidRDefault="00D034ED" w:rsidP="00D034ED">
      <w:pPr>
        <w:spacing w:line="240" w:lineRule="auto"/>
        <w:rPr>
          <w:rFonts w:ascii="Consolas" w:hAnsi="Consolas" w:cs="Courier New"/>
          <w:sz w:val="20"/>
          <w:szCs w:val="20"/>
        </w:rPr>
      </w:pPr>
      <w:r w:rsidRPr="00D7257D">
        <w:rPr>
          <w:rFonts w:ascii="Consolas" w:hAnsi="Consolas" w:cs="Courier New"/>
          <w:sz w:val="20"/>
          <w:szCs w:val="20"/>
        </w:rPr>
        <w:t>                sc.encode(JSON.stringify({ deviceId }))</w:t>
      </w:r>
    </w:p>
    <w:p w14:paraId="22ED6180" w14:textId="77777777" w:rsidR="00D034ED" w:rsidRPr="00D7257D" w:rsidRDefault="00D034ED" w:rsidP="00D034ED">
      <w:pPr>
        <w:spacing w:line="240" w:lineRule="auto"/>
        <w:rPr>
          <w:rFonts w:ascii="Consolas" w:hAnsi="Consolas" w:cs="Courier New"/>
          <w:sz w:val="20"/>
          <w:szCs w:val="20"/>
        </w:rPr>
      </w:pPr>
      <w:r w:rsidRPr="00D7257D">
        <w:rPr>
          <w:rFonts w:ascii="Consolas" w:hAnsi="Consolas" w:cs="Courier New"/>
          <w:sz w:val="20"/>
          <w:szCs w:val="20"/>
        </w:rPr>
        <w:t>            );</w:t>
      </w:r>
    </w:p>
    <w:p w14:paraId="07C22BA4" w14:textId="77777777" w:rsidR="00D034ED" w:rsidRPr="00D7257D" w:rsidRDefault="00D034ED" w:rsidP="00D034ED">
      <w:pPr>
        <w:spacing w:line="240" w:lineRule="auto"/>
        <w:rPr>
          <w:rFonts w:ascii="Consolas" w:hAnsi="Consolas" w:cs="Courier New"/>
          <w:sz w:val="20"/>
          <w:szCs w:val="20"/>
        </w:rPr>
      </w:pPr>
      <w:r w:rsidRPr="00D7257D">
        <w:rPr>
          <w:rFonts w:ascii="Consolas" w:hAnsi="Consolas" w:cs="Courier New"/>
          <w:sz w:val="20"/>
          <w:szCs w:val="20"/>
        </w:rPr>
        <w:t>        });</w:t>
      </w:r>
    </w:p>
    <w:p w14:paraId="3F10F8A3" w14:textId="77777777" w:rsidR="00D034ED" w:rsidRPr="00D7257D" w:rsidRDefault="00D034ED" w:rsidP="00D034ED">
      <w:pPr>
        <w:spacing w:line="240" w:lineRule="auto"/>
        <w:rPr>
          <w:del w:id="46" w:author="Vlado Sruk" w:date="2026-06-25T13:44:00Z" w16du:dateUtc="2026-06-25T11:44:00Z"/>
          <w:rFonts w:ascii="Consolas" w:hAnsi="Consolas" w:cs="Courier New"/>
          <w:sz w:val="20"/>
          <w:szCs w:val="20"/>
        </w:rPr>
      </w:pPr>
    </w:p>
    <w:p w14:paraId="091F58B0" w14:textId="77777777" w:rsidR="00D034ED" w:rsidRPr="00D7257D" w:rsidRDefault="00D034ED" w:rsidP="00D034ED">
      <w:pPr>
        <w:spacing w:line="240" w:lineRule="auto"/>
        <w:rPr>
          <w:rFonts w:ascii="Consolas" w:hAnsi="Consolas" w:cs="Courier New"/>
          <w:sz w:val="20"/>
          <w:szCs w:val="20"/>
        </w:rPr>
      </w:pPr>
      <w:r w:rsidRPr="00D7257D">
        <w:rPr>
          <w:rFonts w:ascii="Consolas" w:hAnsi="Consolas" w:cs="Courier New"/>
          <w:sz w:val="20"/>
          <w:szCs w:val="20"/>
        </w:rPr>
        <w:t xml:space="preserve">        </w:t>
      </w:r>
      <w:r w:rsidRPr="00D7257D">
        <w:rPr>
          <w:rFonts w:ascii="Consolas" w:hAnsi="Consolas" w:cs="Courier New"/>
          <w:i/>
          <w:iCs/>
          <w:sz w:val="20"/>
          <w:szCs w:val="20"/>
        </w:rPr>
        <w:t>socket</w:t>
      </w:r>
      <w:r w:rsidRPr="00D7257D">
        <w:rPr>
          <w:rFonts w:ascii="Consolas" w:hAnsi="Consolas" w:cs="Courier New"/>
          <w:sz w:val="20"/>
          <w:szCs w:val="20"/>
        </w:rPr>
        <w:t xml:space="preserve">.on("disconnect", () </w:t>
      </w:r>
      <w:r w:rsidRPr="00D7257D">
        <w:rPr>
          <w:rFonts w:ascii="Consolas" w:hAnsi="Consolas" w:cs="Courier New"/>
          <w:i/>
          <w:iCs/>
          <w:sz w:val="20"/>
          <w:szCs w:val="20"/>
        </w:rPr>
        <w:t>=&gt;</w:t>
      </w:r>
      <w:r w:rsidRPr="00D7257D">
        <w:rPr>
          <w:rFonts w:ascii="Consolas" w:hAnsi="Consolas" w:cs="Courier New"/>
          <w:sz w:val="20"/>
          <w:szCs w:val="20"/>
        </w:rPr>
        <w:t xml:space="preserve"> {</w:t>
      </w:r>
    </w:p>
    <w:p w14:paraId="129A18C1" w14:textId="77777777" w:rsidR="00D034ED" w:rsidRPr="00D7257D" w:rsidRDefault="00D034ED" w:rsidP="00D034ED">
      <w:pPr>
        <w:spacing w:line="240" w:lineRule="auto"/>
        <w:rPr>
          <w:rFonts w:ascii="Consolas" w:hAnsi="Consolas" w:cs="Courier New"/>
          <w:sz w:val="20"/>
          <w:szCs w:val="20"/>
        </w:rPr>
      </w:pPr>
      <w:r w:rsidRPr="00D7257D">
        <w:rPr>
          <w:rFonts w:ascii="Consolas" w:hAnsi="Consolas" w:cs="Courier New"/>
          <w:sz w:val="20"/>
          <w:szCs w:val="20"/>
        </w:rPr>
        <w:t xml:space="preserve">            console.log("Frontend odspojen:", </w:t>
      </w:r>
      <w:r w:rsidRPr="00D7257D">
        <w:rPr>
          <w:rFonts w:ascii="Consolas" w:hAnsi="Consolas" w:cs="Courier New"/>
          <w:i/>
          <w:iCs/>
          <w:sz w:val="20"/>
          <w:szCs w:val="20"/>
        </w:rPr>
        <w:t>socket</w:t>
      </w:r>
      <w:r w:rsidRPr="00D7257D">
        <w:rPr>
          <w:rFonts w:ascii="Consolas" w:hAnsi="Consolas" w:cs="Courier New"/>
          <w:sz w:val="20"/>
          <w:szCs w:val="20"/>
        </w:rPr>
        <w:t>.id);</w:t>
      </w:r>
    </w:p>
    <w:p w14:paraId="3CB45C29" w14:textId="77777777" w:rsidR="00D034ED" w:rsidRPr="00D7257D" w:rsidRDefault="00D034ED" w:rsidP="00D034ED">
      <w:pPr>
        <w:spacing w:line="240" w:lineRule="auto"/>
        <w:rPr>
          <w:rFonts w:ascii="Consolas" w:hAnsi="Consolas" w:cs="Courier New"/>
          <w:sz w:val="20"/>
          <w:szCs w:val="20"/>
        </w:rPr>
      </w:pPr>
      <w:r w:rsidRPr="00D7257D">
        <w:rPr>
          <w:rFonts w:ascii="Consolas" w:hAnsi="Consolas" w:cs="Courier New"/>
          <w:sz w:val="20"/>
          <w:szCs w:val="20"/>
        </w:rPr>
        <w:t>        });</w:t>
      </w:r>
    </w:p>
    <w:p w14:paraId="6E4065A3" w14:textId="77777777" w:rsidR="00D034ED" w:rsidRDefault="00D034ED" w:rsidP="00D034ED">
      <w:pPr>
        <w:spacing w:line="240" w:lineRule="auto"/>
        <w:rPr>
          <w:rFonts w:ascii="Consolas" w:hAnsi="Consolas" w:cs="Courier New"/>
          <w:sz w:val="20"/>
          <w:szCs w:val="20"/>
        </w:rPr>
      </w:pPr>
      <w:r w:rsidRPr="00D7257D">
        <w:rPr>
          <w:rFonts w:ascii="Consolas" w:hAnsi="Consolas" w:cs="Courier New"/>
          <w:sz w:val="20"/>
          <w:szCs w:val="20"/>
        </w:rPr>
        <w:t>    });</w:t>
      </w:r>
    </w:p>
    <w:p w14:paraId="4F65FFBE" w14:textId="77777777" w:rsidR="00A31757" w:rsidRPr="00D7257D" w:rsidRDefault="00A31757" w:rsidP="00D034ED">
      <w:pPr>
        <w:spacing w:line="240" w:lineRule="auto"/>
        <w:rPr>
          <w:rFonts w:ascii="Consolas" w:hAnsi="Consolas" w:cs="Courier New"/>
          <w:sz w:val="20"/>
          <w:szCs w:val="20"/>
        </w:rPr>
      </w:pPr>
    </w:p>
    <w:p w14:paraId="6B7032D8" w14:textId="49816F77" w:rsidR="000805DC" w:rsidRPr="00D7257D" w:rsidRDefault="00A31757" w:rsidP="00A31757">
      <w:pPr>
        <w:pStyle w:val="Caption"/>
      </w:pPr>
      <w:bookmarkStart w:id="47" w:name="_Toc233301417"/>
      <w:r>
        <w:t xml:space="preserve">Isječak </w:t>
      </w:r>
      <w:r w:rsidR="00757FC5">
        <w:fldChar w:fldCharType="begin"/>
      </w:r>
      <w:r w:rsidR="00757FC5">
        <w:instrText xml:space="preserve"> STYLEREF 1 \s </w:instrText>
      </w:r>
      <w:r w:rsidR="00757FC5">
        <w:fldChar w:fldCharType="separate"/>
      </w:r>
      <w:r w:rsidR="00757FC5">
        <w:rPr>
          <w:noProof/>
          <w:cs/>
        </w:rPr>
        <w:t>‎</w:t>
      </w:r>
      <w:r w:rsidR="00757FC5">
        <w:rPr>
          <w:noProof/>
        </w:rPr>
        <w:t>5</w:t>
      </w:r>
      <w:r w:rsidR="00757FC5">
        <w:fldChar w:fldCharType="end"/>
      </w:r>
      <w:r w:rsidR="00757FC5">
        <w:t>.</w:t>
      </w:r>
      <w:r w:rsidR="00757FC5">
        <w:fldChar w:fldCharType="begin"/>
      </w:r>
      <w:r w:rsidR="00757FC5">
        <w:instrText xml:space="preserve"> SEQ Isječak \* ARABIC \s 1 </w:instrText>
      </w:r>
      <w:r w:rsidR="00757FC5">
        <w:fldChar w:fldCharType="separate"/>
      </w:r>
      <w:r w:rsidR="00757FC5">
        <w:rPr>
          <w:noProof/>
        </w:rPr>
        <w:t>9</w:t>
      </w:r>
      <w:r w:rsidR="00757FC5">
        <w:fldChar w:fldCharType="end"/>
      </w:r>
      <w:r w:rsidRPr="00A31757">
        <w:t>. Obrada događaja connection te ugniježđeni slušatelji na pristupnoj točki za korisničko sučelje</w:t>
      </w:r>
      <w:bookmarkEnd w:id="47"/>
    </w:p>
    <w:p w14:paraId="22DCD993" w14:textId="77777777" w:rsidR="00E370FC" w:rsidRPr="00D7257D" w:rsidRDefault="00E370FC" w:rsidP="003E1703">
      <w:pPr>
        <w:spacing w:line="360" w:lineRule="auto"/>
        <w:rPr>
          <w:rFonts w:asciiTheme="majorBidi" w:hAnsiTheme="majorBidi" w:cstheme="majorBidi"/>
        </w:rPr>
      </w:pPr>
    </w:p>
    <w:p w14:paraId="0628BC3F" w14:textId="3542F4D9" w:rsidR="001B7125" w:rsidRPr="00D7257D" w:rsidRDefault="003C4FEC" w:rsidP="003E1703">
      <w:pPr>
        <w:spacing w:line="360" w:lineRule="auto"/>
        <w:rPr>
          <w:rFonts w:asciiTheme="majorBidi" w:hAnsiTheme="majorBidi" w:cstheme="majorBidi"/>
        </w:rPr>
      </w:pPr>
      <w:r w:rsidRPr="00D7257D">
        <w:rPr>
          <w:rFonts w:asciiTheme="majorBidi" w:hAnsiTheme="majorBidi" w:cstheme="majorBidi"/>
        </w:rPr>
        <w:tab/>
        <w:t xml:space="preserve">Pristupna točka za korisničko sučelje pruža i klasične HTTP krajnje točke (engl. </w:t>
      </w:r>
      <w:r w:rsidRPr="00D7257D">
        <w:rPr>
          <w:rFonts w:asciiTheme="majorBidi" w:hAnsiTheme="majorBidi" w:cstheme="majorBidi"/>
          <w:i/>
          <w:iCs/>
        </w:rPr>
        <w:t>endpoint</w:t>
      </w:r>
      <w:r w:rsidRPr="00D7257D">
        <w:rPr>
          <w:rFonts w:asciiTheme="majorBidi" w:hAnsiTheme="majorBidi" w:cstheme="majorBidi"/>
        </w:rPr>
        <w:t xml:space="preserve">) REST sučelja, koje služe dohvaćanju i brisanju svih podataka iz baze. </w:t>
      </w:r>
      <w:r w:rsidR="0038037D" w:rsidRPr="00D7257D">
        <w:rPr>
          <w:rFonts w:asciiTheme="majorBidi" w:hAnsiTheme="majorBidi" w:cstheme="majorBidi"/>
        </w:rPr>
        <w:t>Dohvaćanje podataka iz baze vrši se odmah nakon učitavanja korisničkog sučelja u svrhu prikaza povijesnih podataka</w:t>
      </w:r>
      <w:r w:rsidR="00D31434" w:rsidRPr="00D7257D">
        <w:rPr>
          <w:rFonts w:asciiTheme="majorBidi" w:hAnsiTheme="majorBidi" w:cstheme="majorBidi"/>
        </w:rPr>
        <w:t>, dok brisanje inicira korisnik pritiskom gumba. Navedene radnje izvode se povezivanjem na bazu podataka</w:t>
      </w:r>
      <w:r w:rsidR="001A13C9" w:rsidRPr="00D7257D">
        <w:rPr>
          <w:rFonts w:asciiTheme="majorBidi" w:hAnsiTheme="majorBidi" w:cstheme="majorBidi"/>
        </w:rPr>
        <w:t xml:space="preserve"> na način ekvivalentan opisanom u prethodnom poglavlju te izvršavanjem SQL upita. </w:t>
      </w:r>
      <w:r w:rsidR="00A40DB0" w:rsidRPr="00D7257D">
        <w:rPr>
          <w:rFonts w:asciiTheme="majorBidi" w:hAnsiTheme="majorBidi" w:cstheme="majorBidi"/>
        </w:rPr>
        <w:t xml:space="preserve">Opisana funkcionalnost implementirana je na </w:t>
      </w:r>
      <w:r w:rsidR="008C1CAD" w:rsidRPr="00D7257D">
        <w:rPr>
          <w:rFonts w:asciiTheme="majorBidi" w:hAnsiTheme="majorBidi" w:cstheme="majorBidi"/>
        </w:rPr>
        <w:t>način prikazan isječkom 5.1</w:t>
      </w:r>
      <w:r w:rsidR="00FF4F3C">
        <w:rPr>
          <w:rFonts w:asciiTheme="majorBidi" w:hAnsiTheme="majorBidi" w:cstheme="majorBidi"/>
        </w:rPr>
        <w:t>0</w:t>
      </w:r>
      <w:r w:rsidR="008C1CAD" w:rsidRPr="00D7257D">
        <w:rPr>
          <w:rFonts w:asciiTheme="majorBidi" w:hAnsiTheme="majorBidi" w:cstheme="majorBidi"/>
        </w:rPr>
        <w:t xml:space="preserve">. Ulaz u ovaj dio koda predstavljaju HTTP GET i DELETE zahtjevi, upućeni krajnjoj točki </w:t>
      </w:r>
      <w:r w:rsidR="008C1CAD" w:rsidRPr="00D7257D">
        <w:rPr>
          <w:rFonts w:ascii="Consolas" w:hAnsi="Consolas" w:cstheme="majorBidi"/>
          <w:sz w:val="20"/>
          <w:szCs w:val="20"/>
        </w:rPr>
        <w:t>/podaci</w:t>
      </w:r>
      <w:r w:rsidR="008C1CAD" w:rsidRPr="00D7257D">
        <w:rPr>
          <w:rFonts w:asciiTheme="majorBidi" w:hAnsiTheme="majorBidi" w:cstheme="majorBidi"/>
        </w:rPr>
        <w:t xml:space="preserve">, zajedno sa objektima </w:t>
      </w:r>
      <w:r w:rsidR="008C1CAD" w:rsidRPr="00D7257D">
        <w:rPr>
          <w:rFonts w:ascii="Consolas" w:hAnsi="Consolas" w:cstheme="majorBidi"/>
          <w:sz w:val="22"/>
          <w:szCs w:val="22"/>
        </w:rPr>
        <w:t>r</w:t>
      </w:r>
      <w:r w:rsidR="008C1CAD" w:rsidRPr="00D7257D">
        <w:rPr>
          <w:rFonts w:ascii="Consolas" w:hAnsi="Consolas" w:cstheme="majorBidi"/>
          <w:sz w:val="20"/>
          <w:szCs w:val="20"/>
        </w:rPr>
        <w:t xml:space="preserve">eq </w:t>
      </w:r>
      <w:r w:rsidR="008C1CAD" w:rsidRPr="00D7257D">
        <w:rPr>
          <w:rFonts w:asciiTheme="majorBidi" w:hAnsiTheme="majorBidi" w:cstheme="majorBidi"/>
        </w:rPr>
        <w:t xml:space="preserve">i </w:t>
      </w:r>
      <w:r w:rsidR="008C1CAD" w:rsidRPr="00D7257D">
        <w:rPr>
          <w:rFonts w:ascii="Consolas" w:hAnsi="Consolas" w:cstheme="majorBidi"/>
          <w:sz w:val="20"/>
          <w:szCs w:val="20"/>
        </w:rPr>
        <w:t xml:space="preserve">res </w:t>
      </w:r>
      <w:r w:rsidR="008C1CAD" w:rsidRPr="00D7257D">
        <w:rPr>
          <w:rFonts w:asciiTheme="majorBidi" w:hAnsiTheme="majorBidi" w:cstheme="majorBidi"/>
        </w:rPr>
        <w:t xml:space="preserve">koji su namijenjeni obradi zahtjeva te odgovoru na njega. Izlaz </w:t>
      </w:r>
      <w:r w:rsidR="00C00C20" w:rsidRPr="00D7257D">
        <w:rPr>
          <w:rFonts w:asciiTheme="majorBidi" w:hAnsiTheme="majorBidi" w:cstheme="majorBidi"/>
        </w:rPr>
        <w:t xml:space="preserve">predstavljaju pozivi metode </w:t>
      </w:r>
      <w:r w:rsidR="00C00C20" w:rsidRPr="00D7257D">
        <w:rPr>
          <w:rFonts w:ascii="Consolas" w:hAnsi="Consolas" w:cstheme="majorBidi"/>
          <w:sz w:val="20"/>
          <w:szCs w:val="20"/>
        </w:rPr>
        <w:t>res.json</w:t>
      </w:r>
      <w:r w:rsidR="00C00C20" w:rsidRPr="00D7257D">
        <w:rPr>
          <w:rFonts w:asciiTheme="majorBidi" w:hAnsiTheme="majorBidi" w:cstheme="majorBidi"/>
        </w:rPr>
        <w:t xml:space="preserve">, koji vraćaju </w:t>
      </w:r>
      <w:r w:rsidR="00686882" w:rsidRPr="00D7257D">
        <w:rPr>
          <w:rFonts w:asciiTheme="majorBidi" w:hAnsiTheme="majorBidi" w:cstheme="majorBidi"/>
        </w:rPr>
        <w:t xml:space="preserve">podatke iz baze, odnosno </w:t>
      </w:r>
      <w:r w:rsidR="00DD7B45" w:rsidRPr="00D7257D">
        <w:rPr>
          <w:rFonts w:asciiTheme="majorBidi" w:hAnsiTheme="majorBidi" w:cstheme="majorBidi"/>
        </w:rPr>
        <w:t>potvrđuju uspješnost brisanja podataka, ovisno o korištenoj HTTP metodi. Ovaj isječak povezan je sa zahtjevima</w:t>
      </w:r>
      <w:r w:rsidR="00525C48" w:rsidRPr="00D7257D">
        <w:rPr>
          <w:rFonts w:asciiTheme="majorBidi" w:hAnsiTheme="majorBidi" w:cstheme="majorBidi"/>
        </w:rPr>
        <w:t xml:space="preserve"> F7 i F8 jer prikazuje kod koji omogućuje dohvat povijesnih podataka iz baze te brisanje istih podataka.</w:t>
      </w:r>
    </w:p>
    <w:p w14:paraId="0C68B72B" w14:textId="77777777" w:rsidR="00525C48" w:rsidRPr="00D7257D" w:rsidRDefault="00525C48" w:rsidP="003E1703">
      <w:pPr>
        <w:spacing w:line="360" w:lineRule="auto"/>
        <w:rPr>
          <w:rFonts w:asciiTheme="majorBidi" w:hAnsiTheme="majorBidi" w:cstheme="majorBidi"/>
        </w:rPr>
      </w:pPr>
    </w:p>
    <w:p w14:paraId="1042190A" w14:textId="6D516EA4" w:rsidR="008414CD" w:rsidRPr="00D7257D" w:rsidRDefault="00A31757" w:rsidP="00A31757">
      <w:pPr>
        <w:pStyle w:val="Caption"/>
      </w:pPr>
      <w:bookmarkStart w:id="48" w:name="_Toc233301418"/>
      <w:r>
        <w:t xml:space="preserve">Isječak </w:t>
      </w:r>
      <w:r w:rsidR="00757FC5">
        <w:fldChar w:fldCharType="begin"/>
      </w:r>
      <w:r w:rsidR="00757FC5">
        <w:instrText xml:space="preserve"> STYLEREF 1 \s </w:instrText>
      </w:r>
      <w:r w:rsidR="00757FC5">
        <w:fldChar w:fldCharType="separate"/>
      </w:r>
      <w:r w:rsidR="00757FC5">
        <w:rPr>
          <w:noProof/>
          <w:cs/>
        </w:rPr>
        <w:t>‎</w:t>
      </w:r>
      <w:r w:rsidR="00757FC5">
        <w:rPr>
          <w:noProof/>
        </w:rPr>
        <w:t>5</w:t>
      </w:r>
      <w:r w:rsidR="00757FC5">
        <w:fldChar w:fldCharType="end"/>
      </w:r>
      <w:r w:rsidR="00757FC5">
        <w:t>.</w:t>
      </w:r>
      <w:r w:rsidR="00757FC5">
        <w:fldChar w:fldCharType="begin"/>
      </w:r>
      <w:r w:rsidR="00757FC5">
        <w:instrText xml:space="preserve"> SEQ Isječak \* ARABIC \s 1 </w:instrText>
      </w:r>
      <w:r w:rsidR="00757FC5">
        <w:fldChar w:fldCharType="separate"/>
      </w:r>
      <w:r w:rsidR="00757FC5">
        <w:rPr>
          <w:noProof/>
        </w:rPr>
        <w:t>10</w:t>
      </w:r>
      <w:r w:rsidR="00757FC5">
        <w:fldChar w:fldCharType="end"/>
      </w:r>
      <w:r w:rsidRPr="00757FC5">
        <w:t>. HTTP krajnje točke za dohvat i brisanje podataka na pristupnoj točki za korisničko sučelje</w:t>
      </w:r>
      <w:bookmarkEnd w:id="48"/>
    </w:p>
    <w:p w14:paraId="58666CB4" w14:textId="77777777" w:rsidR="00FB7FDD" w:rsidRPr="00D7257D" w:rsidRDefault="00FB7FDD" w:rsidP="00FB7FDD">
      <w:pPr>
        <w:spacing w:line="240" w:lineRule="auto"/>
        <w:rPr>
          <w:rFonts w:ascii="Consolas" w:hAnsi="Consolas" w:cs="Courier New"/>
          <w:sz w:val="20"/>
          <w:szCs w:val="20"/>
        </w:rPr>
      </w:pPr>
      <w:r w:rsidRPr="00D7257D">
        <w:rPr>
          <w:rFonts w:ascii="Consolas" w:hAnsi="Consolas" w:cs="Courier New"/>
          <w:sz w:val="20"/>
          <w:szCs w:val="20"/>
        </w:rPr>
        <w:t>app.get("/podaci", async (</w:t>
      </w:r>
      <w:r w:rsidRPr="00D7257D">
        <w:rPr>
          <w:rFonts w:ascii="Consolas" w:hAnsi="Consolas" w:cs="Courier New"/>
          <w:i/>
          <w:sz w:val="20"/>
          <w:szCs w:val="20"/>
        </w:rPr>
        <w:t>req</w:t>
      </w:r>
      <w:r w:rsidRPr="00D7257D">
        <w:rPr>
          <w:rFonts w:ascii="Consolas" w:hAnsi="Consolas" w:cs="Courier New"/>
          <w:sz w:val="20"/>
          <w:szCs w:val="20"/>
        </w:rPr>
        <w:t xml:space="preserve">, </w:t>
      </w:r>
      <w:r w:rsidRPr="00D7257D">
        <w:rPr>
          <w:rFonts w:ascii="Consolas" w:hAnsi="Consolas" w:cs="Courier New"/>
          <w:i/>
          <w:sz w:val="20"/>
          <w:szCs w:val="20"/>
        </w:rPr>
        <w:t>res</w:t>
      </w:r>
      <w:r w:rsidRPr="00D7257D">
        <w:rPr>
          <w:rFonts w:ascii="Consolas" w:hAnsi="Consolas" w:cs="Courier New"/>
          <w:sz w:val="20"/>
          <w:szCs w:val="20"/>
        </w:rPr>
        <w:t xml:space="preserve">) </w:t>
      </w:r>
      <w:r w:rsidRPr="00D7257D">
        <w:rPr>
          <w:rFonts w:ascii="Consolas" w:hAnsi="Consolas" w:cs="Courier New"/>
          <w:i/>
          <w:sz w:val="20"/>
          <w:szCs w:val="20"/>
        </w:rPr>
        <w:t>=&gt;</w:t>
      </w:r>
      <w:r w:rsidRPr="00D7257D">
        <w:rPr>
          <w:rFonts w:ascii="Consolas" w:hAnsi="Consolas" w:cs="Courier New"/>
          <w:sz w:val="20"/>
          <w:szCs w:val="20"/>
        </w:rPr>
        <w:t xml:space="preserve"> {</w:t>
      </w:r>
    </w:p>
    <w:p w14:paraId="6C65287A" w14:textId="77777777" w:rsidR="00FB7FDD" w:rsidRPr="00D7257D" w:rsidRDefault="00FB7FDD" w:rsidP="00FB7FDD">
      <w:pPr>
        <w:spacing w:line="240" w:lineRule="auto"/>
        <w:rPr>
          <w:rFonts w:ascii="Consolas" w:hAnsi="Consolas" w:cs="Courier New"/>
          <w:sz w:val="20"/>
          <w:szCs w:val="20"/>
        </w:rPr>
      </w:pPr>
      <w:r w:rsidRPr="00D7257D">
        <w:rPr>
          <w:rFonts w:ascii="Consolas" w:hAnsi="Consolas" w:cs="Courier New"/>
          <w:sz w:val="20"/>
          <w:szCs w:val="20"/>
        </w:rPr>
        <w:t xml:space="preserve">    </w:t>
      </w:r>
      <w:r w:rsidRPr="00D7257D">
        <w:rPr>
          <w:rFonts w:ascii="Consolas" w:hAnsi="Consolas" w:cs="Courier New"/>
          <w:i/>
          <w:iCs/>
          <w:sz w:val="20"/>
          <w:szCs w:val="20"/>
        </w:rPr>
        <w:t>const</w:t>
      </w:r>
      <w:r w:rsidRPr="00D7257D">
        <w:rPr>
          <w:rFonts w:ascii="Consolas" w:hAnsi="Consolas" w:cs="Courier New"/>
          <w:sz w:val="20"/>
          <w:szCs w:val="20"/>
        </w:rPr>
        <w:t xml:space="preserve"> result = await pool.query("SELECT * FROM podaci ORDER BY vrijeme");</w:t>
      </w:r>
    </w:p>
    <w:p w14:paraId="7FCED085" w14:textId="77777777" w:rsidR="00FB7FDD" w:rsidRPr="00D7257D" w:rsidRDefault="00FB7FDD" w:rsidP="00FB7FDD">
      <w:pPr>
        <w:spacing w:line="240" w:lineRule="auto"/>
        <w:rPr>
          <w:rFonts w:ascii="Consolas" w:hAnsi="Consolas" w:cs="Courier New"/>
          <w:sz w:val="20"/>
          <w:szCs w:val="20"/>
        </w:rPr>
      </w:pPr>
      <w:r w:rsidRPr="00D7257D">
        <w:rPr>
          <w:rFonts w:ascii="Consolas" w:hAnsi="Consolas" w:cs="Courier New"/>
          <w:sz w:val="20"/>
          <w:szCs w:val="20"/>
        </w:rPr>
        <w:lastRenderedPageBreak/>
        <w:t>    console.log((await result).rowCount);</w:t>
      </w:r>
    </w:p>
    <w:p w14:paraId="3C22766D" w14:textId="77777777" w:rsidR="00FB7FDD" w:rsidRPr="00D7257D" w:rsidRDefault="00FB7FDD" w:rsidP="00FB7FDD">
      <w:pPr>
        <w:spacing w:line="240" w:lineRule="auto"/>
        <w:rPr>
          <w:rFonts w:ascii="Consolas" w:hAnsi="Consolas" w:cs="Courier New"/>
          <w:sz w:val="20"/>
          <w:szCs w:val="20"/>
        </w:rPr>
      </w:pPr>
      <w:r w:rsidRPr="00D7257D">
        <w:rPr>
          <w:rFonts w:ascii="Consolas" w:hAnsi="Consolas" w:cs="Courier New"/>
          <w:sz w:val="20"/>
          <w:szCs w:val="20"/>
        </w:rPr>
        <w:t xml:space="preserve">    </w:t>
      </w:r>
      <w:r w:rsidRPr="00D7257D">
        <w:rPr>
          <w:rFonts w:ascii="Consolas" w:hAnsi="Consolas" w:cs="Courier New"/>
          <w:i/>
          <w:iCs/>
          <w:sz w:val="20"/>
          <w:szCs w:val="20"/>
        </w:rPr>
        <w:t>res</w:t>
      </w:r>
      <w:r w:rsidRPr="00D7257D">
        <w:rPr>
          <w:rFonts w:ascii="Consolas" w:hAnsi="Consolas" w:cs="Courier New"/>
          <w:sz w:val="20"/>
          <w:szCs w:val="20"/>
        </w:rPr>
        <w:t>.json(result.rows);</w:t>
      </w:r>
    </w:p>
    <w:p w14:paraId="11261409" w14:textId="77777777" w:rsidR="00FB7FDD" w:rsidRPr="00D7257D" w:rsidRDefault="00FB7FDD" w:rsidP="00FB7FDD">
      <w:pPr>
        <w:spacing w:line="240" w:lineRule="auto"/>
        <w:rPr>
          <w:rFonts w:ascii="Consolas" w:hAnsi="Consolas" w:cs="Courier New"/>
          <w:sz w:val="20"/>
          <w:szCs w:val="20"/>
        </w:rPr>
      </w:pPr>
      <w:r w:rsidRPr="00D7257D">
        <w:rPr>
          <w:rFonts w:ascii="Consolas" w:hAnsi="Consolas" w:cs="Courier New"/>
          <w:sz w:val="20"/>
          <w:szCs w:val="20"/>
        </w:rPr>
        <w:t>})</w:t>
      </w:r>
    </w:p>
    <w:p w14:paraId="7CDB47FA" w14:textId="77777777" w:rsidR="00FB7FDD" w:rsidRPr="00D7257D" w:rsidRDefault="00FB7FDD" w:rsidP="00FB7FDD">
      <w:pPr>
        <w:spacing w:line="240" w:lineRule="auto"/>
        <w:rPr>
          <w:rFonts w:ascii="Consolas" w:hAnsi="Consolas" w:cs="Courier New"/>
          <w:sz w:val="20"/>
          <w:szCs w:val="20"/>
        </w:rPr>
      </w:pPr>
    </w:p>
    <w:p w14:paraId="03653032" w14:textId="77777777" w:rsidR="00FB7FDD" w:rsidRPr="00D7257D" w:rsidRDefault="00FB7FDD" w:rsidP="00FB7FDD">
      <w:pPr>
        <w:spacing w:line="240" w:lineRule="auto"/>
        <w:rPr>
          <w:rFonts w:ascii="Consolas" w:hAnsi="Consolas" w:cs="Courier New"/>
          <w:sz w:val="20"/>
          <w:szCs w:val="20"/>
        </w:rPr>
      </w:pPr>
      <w:r w:rsidRPr="00D7257D">
        <w:rPr>
          <w:rFonts w:ascii="Consolas" w:hAnsi="Consolas" w:cs="Courier New"/>
          <w:sz w:val="20"/>
          <w:szCs w:val="20"/>
        </w:rPr>
        <w:t>app.delete("/podaci", async (</w:t>
      </w:r>
      <w:r w:rsidRPr="00D7257D">
        <w:rPr>
          <w:rFonts w:ascii="Consolas" w:hAnsi="Consolas" w:cs="Courier New"/>
          <w:i/>
          <w:iCs/>
          <w:sz w:val="20"/>
          <w:szCs w:val="20"/>
        </w:rPr>
        <w:t>req</w:t>
      </w:r>
      <w:r w:rsidRPr="00D7257D">
        <w:rPr>
          <w:rFonts w:ascii="Consolas" w:hAnsi="Consolas" w:cs="Courier New"/>
          <w:sz w:val="20"/>
          <w:szCs w:val="20"/>
        </w:rPr>
        <w:t>,</w:t>
      </w:r>
      <w:r w:rsidRPr="00D7257D">
        <w:rPr>
          <w:rFonts w:ascii="Consolas" w:hAnsi="Consolas" w:cs="Courier New"/>
          <w:i/>
          <w:iCs/>
          <w:sz w:val="20"/>
          <w:szCs w:val="20"/>
        </w:rPr>
        <w:t>res</w:t>
      </w:r>
      <w:r w:rsidRPr="00D7257D">
        <w:rPr>
          <w:rFonts w:ascii="Consolas" w:hAnsi="Consolas" w:cs="Courier New"/>
          <w:sz w:val="20"/>
          <w:szCs w:val="20"/>
        </w:rPr>
        <w:t xml:space="preserve">) </w:t>
      </w:r>
      <w:r w:rsidRPr="00D7257D">
        <w:rPr>
          <w:rFonts w:ascii="Consolas" w:hAnsi="Consolas" w:cs="Courier New"/>
          <w:i/>
          <w:iCs/>
          <w:sz w:val="20"/>
          <w:szCs w:val="20"/>
        </w:rPr>
        <w:t>=&gt;</w:t>
      </w:r>
      <w:r w:rsidRPr="00D7257D">
        <w:rPr>
          <w:rFonts w:ascii="Consolas" w:hAnsi="Consolas" w:cs="Courier New"/>
          <w:sz w:val="20"/>
          <w:szCs w:val="20"/>
        </w:rPr>
        <w:t xml:space="preserve"> {</w:t>
      </w:r>
    </w:p>
    <w:p w14:paraId="5BF690B4" w14:textId="77777777" w:rsidR="00FB7FDD" w:rsidRPr="00D7257D" w:rsidRDefault="00FB7FDD" w:rsidP="00FB7FDD">
      <w:pPr>
        <w:spacing w:line="240" w:lineRule="auto"/>
        <w:rPr>
          <w:rFonts w:ascii="Consolas" w:hAnsi="Consolas" w:cs="Courier New"/>
          <w:sz w:val="20"/>
          <w:szCs w:val="20"/>
        </w:rPr>
      </w:pPr>
      <w:r w:rsidRPr="00D7257D">
        <w:rPr>
          <w:rFonts w:ascii="Consolas" w:hAnsi="Consolas" w:cs="Courier New"/>
          <w:sz w:val="20"/>
          <w:szCs w:val="20"/>
        </w:rPr>
        <w:t xml:space="preserve">    </w:t>
      </w:r>
      <w:r w:rsidRPr="00D7257D">
        <w:rPr>
          <w:rFonts w:ascii="Consolas" w:hAnsi="Consolas" w:cs="Courier New"/>
          <w:i/>
          <w:iCs/>
          <w:sz w:val="20"/>
          <w:szCs w:val="20"/>
        </w:rPr>
        <w:t>const</w:t>
      </w:r>
      <w:r w:rsidRPr="00D7257D">
        <w:rPr>
          <w:rFonts w:ascii="Consolas" w:hAnsi="Consolas" w:cs="Courier New"/>
          <w:sz w:val="20"/>
          <w:szCs w:val="20"/>
        </w:rPr>
        <w:t xml:space="preserve"> result = await pool.query("DELETE FROM podaci");</w:t>
      </w:r>
    </w:p>
    <w:p w14:paraId="1D1A3F7B" w14:textId="77777777" w:rsidR="00FB7FDD" w:rsidRPr="00D7257D" w:rsidRDefault="00FB7FDD" w:rsidP="00FB7FDD">
      <w:pPr>
        <w:spacing w:line="240" w:lineRule="auto"/>
        <w:rPr>
          <w:rFonts w:ascii="Consolas" w:hAnsi="Consolas" w:cs="Courier New"/>
          <w:sz w:val="20"/>
          <w:szCs w:val="20"/>
        </w:rPr>
      </w:pPr>
      <w:r w:rsidRPr="00D7257D">
        <w:rPr>
          <w:rFonts w:ascii="Consolas" w:hAnsi="Consolas" w:cs="Courier New"/>
          <w:sz w:val="20"/>
          <w:szCs w:val="20"/>
        </w:rPr>
        <w:t xml:space="preserve">    </w:t>
      </w:r>
      <w:r w:rsidRPr="00D7257D">
        <w:rPr>
          <w:rFonts w:ascii="Consolas" w:hAnsi="Consolas" w:cs="Courier New"/>
          <w:i/>
          <w:iCs/>
          <w:sz w:val="20"/>
          <w:szCs w:val="20"/>
        </w:rPr>
        <w:t>res</w:t>
      </w:r>
      <w:r w:rsidRPr="00D7257D">
        <w:rPr>
          <w:rFonts w:ascii="Consolas" w:hAnsi="Consolas" w:cs="Courier New"/>
          <w:sz w:val="20"/>
          <w:szCs w:val="20"/>
        </w:rPr>
        <w:t>.json({success: true});</w:t>
      </w:r>
    </w:p>
    <w:p w14:paraId="13020F5A" w14:textId="77777777" w:rsidR="00FB7FDD" w:rsidRPr="00D7257D" w:rsidRDefault="00FB7FDD" w:rsidP="00FB7FDD">
      <w:pPr>
        <w:spacing w:line="240" w:lineRule="auto"/>
        <w:rPr>
          <w:rFonts w:ascii="Consolas" w:hAnsi="Consolas" w:cs="Courier New"/>
          <w:sz w:val="20"/>
          <w:szCs w:val="20"/>
        </w:rPr>
      </w:pPr>
      <w:r w:rsidRPr="00D7257D">
        <w:rPr>
          <w:rFonts w:ascii="Consolas" w:hAnsi="Consolas" w:cs="Courier New"/>
          <w:sz w:val="20"/>
          <w:szCs w:val="20"/>
        </w:rPr>
        <w:t>})</w:t>
      </w:r>
    </w:p>
    <w:p w14:paraId="7A956830" w14:textId="77777777" w:rsidR="00BE3847" w:rsidRPr="00D7257D" w:rsidRDefault="00BE3847" w:rsidP="003E1703">
      <w:pPr>
        <w:spacing w:line="360" w:lineRule="auto"/>
        <w:rPr>
          <w:rFonts w:ascii="Consolas" w:hAnsi="Consolas" w:cs="Courier New"/>
          <w:sz w:val="20"/>
          <w:szCs w:val="20"/>
        </w:rPr>
      </w:pPr>
    </w:p>
    <w:p w14:paraId="179E05E5" w14:textId="2668C549" w:rsidR="00BE3847" w:rsidRPr="00D7257D" w:rsidRDefault="00F77E49" w:rsidP="00F77E49">
      <w:pPr>
        <w:pStyle w:val="Heading2"/>
        <w:rPr>
          <w:lang w:val="hr-HR"/>
        </w:rPr>
      </w:pPr>
      <w:bookmarkStart w:id="49" w:name="_Toc233394046"/>
      <w:r w:rsidRPr="00D7257D">
        <w:rPr>
          <w:lang w:val="hr-HR"/>
        </w:rPr>
        <w:t>5.3. Korisničko sučelje</w:t>
      </w:r>
      <w:bookmarkEnd w:id="49"/>
    </w:p>
    <w:p w14:paraId="7923FB60" w14:textId="77777777" w:rsidR="00BE3847" w:rsidRPr="00D7257D" w:rsidRDefault="00BE3847" w:rsidP="003E1703">
      <w:pPr>
        <w:spacing w:line="360" w:lineRule="auto"/>
        <w:rPr>
          <w:rFonts w:asciiTheme="majorBidi" w:hAnsiTheme="majorBidi" w:cstheme="majorBidi"/>
          <w:b/>
          <w:bCs/>
          <w:sz w:val="28"/>
          <w:szCs w:val="28"/>
        </w:rPr>
      </w:pPr>
    </w:p>
    <w:p w14:paraId="5E47DBFE" w14:textId="41DC5DA5" w:rsidR="005D1C15" w:rsidRPr="00D7257D" w:rsidRDefault="00BE3847" w:rsidP="003E1703">
      <w:pPr>
        <w:spacing w:line="360" w:lineRule="auto"/>
        <w:rPr>
          <w:rFonts w:asciiTheme="majorBidi" w:hAnsiTheme="majorBidi" w:cstheme="majorBidi"/>
        </w:rPr>
      </w:pPr>
      <w:r w:rsidRPr="00D7257D">
        <w:rPr>
          <w:rFonts w:asciiTheme="majorBidi" w:hAnsiTheme="majorBidi" w:cstheme="majorBidi"/>
        </w:rPr>
        <w:tab/>
      </w:r>
      <w:r w:rsidR="005D1C15" w:rsidRPr="00D7257D">
        <w:rPr>
          <w:rFonts w:asciiTheme="majorBidi" w:hAnsiTheme="majorBidi" w:cstheme="majorBidi"/>
        </w:rPr>
        <w:t xml:space="preserve">Korisničko sučelje (engl. </w:t>
      </w:r>
      <w:r w:rsidR="005D1C15" w:rsidRPr="00D7257D">
        <w:rPr>
          <w:rFonts w:asciiTheme="majorBidi" w:hAnsiTheme="majorBidi" w:cstheme="majorBidi"/>
          <w:i/>
          <w:iCs/>
        </w:rPr>
        <w:t>frontend</w:t>
      </w:r>
      <w:r w:rsidR="005D1C15" w:rsidRPr="00D7257D">
        <w:rPr>
          <w:rFonts w:asciiTheme="majorBidi" w:hAnsiTheme="majorBidi" w:cstheme="majorBidi"/>
        </w:rPr>
        <w:t xml:space="preserve">) dio je aplikacije koji se izvodi na klijentskom računalu korisnika, u web pregledniku. Implementirano je kao web aplikacija korištenjem HTML-a, CSS-a i JS-a. Korisničko sučelje se učitava s adrese </w:t>
      </w:r>
      <w:hyperlink r:id="rId16" w:history="1">
        <w:r w:rsidR="005D1C15" w:rsidRPr="00D7257D">
          <w:rPr>
            <w:rStyle w:val="Hyperlink"/>
            <w:rFonts w:asciiTheme="majorBidi" w:hAnsiTheme="majorBidi" w:cstheme="majorBidi"/>
            <w:i/>
            <w:iCs/>
          </w:rPr>
          <w:t>http://localhost:3000</w:t>
        </w:r>
      </w:hyperlink>
      <w:r w:rsidR="005D1C15" w:rsidRPr="00D7257D">
        <w:rPr>
          <w:rFonts w:asciiTheme="majorBidi" w:hAnsiTheme="majorBidi" w:cstheme="majorBidi"/>
          <w:i/>
          <w:iCs/>
        </w:rPr>
        <w:t xml:space="preserve"> </w:t>
      </w:r>
      <w:r w:rsidR="005D1C15" w:rsidRPr="00D7257D">
        <w:rPr>
          <w:rFonts w:asciiTheme="majorBidi" w:hAnsiTheme="majorBidi" w:cstheme="majorBidi"/>
        </w:rPr>
        <w:t xml:space="preserve">te ostvaruje vezu s pristupnom točkom za korisničko sučelje putem Socket.io protokola za kontinuiranu stvarnovremensku komunikaciju i protokola HTTP za sporadične zahtjeve. Odmah nakon učitavanja korisničkog sučelja, započinje proces inicijalizacije, koji podrazumijeva dohvat povijesnih podataka iz baze te njihov prikaz na zaslonu. Ti se podaci dohvaćaju slanjem HTTP zahtjeva na adresu </w:t>
      </w:r>
      <w:hyperlink r:id="rId17" w:history="1">
        <w:r w:rsidR="005D1C15" w:rsidRPr="00D7257D">
          <w:rPr>
            <w:rStyle w:val="Hyperlink"/>
            <w:rFonts w:asciiTheme="majorBidi" w:hAnsiTheme="majorBidi" w:cstheme="majorBidi"/>
            <w:i/>
            <w:iCs/>
          </w:rPr>
          <w:t>http://localhost:3000/podaci</w:t>
        </w:r>
      </w:hyperlink>
      <w:r w:rsidR="005D1C15" w:rsidRPr="00D7257D">
        <w:rPr>
          <w:rFonts w:asciiTheme="majorBidi" w:hAnsiTheme="majorBidi" w:cstheme="majorBidi"/>
        </w:rPr>
        <w:t xml:space="preserve">, a rezultat zahtjeva objekt je koji sadrži sve podatke do tada pohranjene u bazi podataka. </w:t>
      </w:r>
      <w:r w:rsidR="00D405A3" w:rsidRPr="00D7257D">
        <w:rPr>
          <w:rFonts w:asciiTheme="majorBidi" w:hAnsiTheme="majorBidi" w:cstheme="majorBidi"/>
        </w:rPr>
        <w:t xml:space="preserve">S obzirom na to da, </w:t>
      </w:r>
      <w:r w:rsidR="00653E80" w:rsidRPr="00D7257D">
        <w:rPr>
          <w:rFonts w:asciiTheme="majorBidi" w:hAnsiTheme="majorBidi" w:cstheme="majorBidi"/>
        </w:rPr>
        <w:t xml:space="preserve">za vrijeme dohvaćanja povijesnih podataka iz baze, sustav radi te kontinuirano prima nove podatke od uređaja, </w:t>
      </w:r>
      <w:r w:rsidR="00AB22E9" w:rsidRPr="00D7257D">
        <w:rPr>
          <w:rFonts w:asciiTheme="majorBidi" w:hAnsiTheme="majorBidi" w:cstheme="majorBidi"/>
        </w:rPr>
        <w:t xml:space="preserve">kako bi se izbjeglo njihovo miješanje s povijesnim podacima, dupliciranje ili </w:t>
      </w:r>
      <w:r w:rsidR="009E05DB" w:rsidRPr="00D7257D">
        <w:rPr>
          <w:rFonts w:asciiTheme="majorBidi" w:hAnsiTheme="majorBidi" w:cstheme="majorBidi"/>
        </w:rPr>
        <w:t xml:space="preserve">izmjena redoslijeda prikaza, podaci koji pristižu za vrijeme dohvata povijesnih podataka </w:t>
      </w:r>
      <w:r w:rsidR="000868E9" w:rsidRPr="00D7257D">
        <w:rPr>
          <w:rFonts w:asciiTheme="majorBidi" w:hAnsiTheme="majorBidi" w:cstheme="majorBidi"/>
        </w:rPr>
        <w:t xml:space="preserve">pohranjuju se u međuspremnik, ostvaren varijablom </w:t>
      </w:r>
      <w:r w:rsidR="000868E9" w:rsidRPr="00D7257D">
        <w:rPr>
          <w:rFonts w:ascii="Consolas" w:hAnsi="Consolas" w:cstheme="majorBidi"/>
          <w:sz w:val="20"/>
          <w:szCs w:val="20"/>
        </w:rPr>
        <w:t>buffer</w:t>
      </w:r>
      <w:r w:rsidR="00B24C15" w:rsidRPr="00D7257D">
        <w:rPr>
          <w:rFonts w:asciiTheme="majorBidi" w:hAnsiTheme="majorBidi" w:cstheme="majorBidi"/>
        </w:rPr>
        <w:t>. Nakon dohvata povijesnih podataka, međuspremnik se prazni te se njegovi podaci prikazuju na zaslon</w:t>
      </w:r>
      <w:r w:rsidR="00461114" w:rsidRPr="00D7257D">
        <w:rPr>
          <w:rFonts w:asciiTheme="majorBidi" w:hAnsiTheme="majorBidi" w:cstheme="majorBidi"/>
        </w:rPr>
        <w:t xml:space="preserve">u, kao i povijesni. Dohvat povijesnih podataka implementiran je u funkciji </w:t>
      </w:r>
      <w:r w:rsidR="00461114" w:rsidRPr="00D7257D">
        <w:rPr>
          <w:rFonts w:ascii="Consolas" w:hAnsi="Consolas" w:cstheme="majorBidi"/>
          <w:sz w:val="20"/>
          <w:szCs w:val="20"/>
        </w:rPr>
        <w:t>fetchData</w:t>
      </w:r>
      <w:r w:rsidR="00461114" w:rsidRPr="00D7257D">
        <w:rPr>
          <w:rFonts w:asciiTheme="majorBidi" w:hAnsiTheme="majorBidi" w:cstheme="majorBidi"/>
        </w:rPr>
        <w:t xml:space="preserve">, prikazanoj </w:t>
      </w:r>
      <w:r w:rsidR="001E7A52" w:rsidRPr="00D7257D">
        <w:rPr>
          <w:rFonts w:asciiTheme="majorBidi" w:hAnsiTheme="majorBidi" w:cstheme="majorBidi"/>
        </w:rPr>
        <w:t>I</w:t>
      </w:r>
      <w:r w:rsidR="005C53B9" w:rsidRPr="00D7257D">
        <w:rPr>
          <w:rFonts w:asciiTheme="majorBidi" w:hAnsiTheme="majorBidi" w:cstheme="majorBidi"/>
        </w:rPr>
        <w:t>sječkom 5.1</w:t>
      </w:r>
      <w:r w:rsidR="00FF4F3C">
        <w:rPr>
          <w:rFonts w:asciiTheme="majorBidi" w:hAnsiTheme="majorBidi" w:cstheme="majorBidi"/>
        </w:rPr>
        <w:t>1</w:t>
      </w:r>
      <w:r w:rsidR="005C53B9" w:rsidRPr="00D7257D">
        <w:rPr>
          <w:rFonts w:asciiTheme="majorBidi" w:hAnsiTheme="majorBidi" w:cstheme="majorBidi"/>
        </w:rPr>
        <w:t xml:space="preserve">. Ulaz u ovaj isječak </w:t>
      </w:r>
      <w:r w:rsidR="001E7A52" w:rsidRPr="00D7257D">
        <w:rPr>
          <w:rFonts w:asciiTheme="majorBidi" w:hAnsiTheme="majorBidi" w:cstheme="majorBidi"/>
        </w:rPr>
        <w:t xml:space="preserve">je poziv funkcije </w:t>
      </w:r>
      <w:r w:rsidR="005A5D60" w:rsidRPr="00D7257D">
        <w:rPr>
          <w:rFonts w:ascii="Consolas" w:hAnsi="Consolas" w:cstheme="majorBidi"/>
          <w:sz w:val="20"/>
          <w:szCs w:val="20"/>
        </w:rPr>
        <w:t>fetchData()</w:t>
      </w:r>
      <w:r w:rsidR="003F3760" w:rsidRPr="00D7257D">
        <w:rPr>
          <w:rFonts w:asciiTheme="majorBidi" w:hAnsiTheme="majorBidi" w:cstheme="majorBidi"/>
        </w:rPr>
        <w:t>, a izlaz je uspješan završetak izvođenja ili iznimka u slučaju neuspjeha.</w:t>
      </w:r>
      <w:r w:rsidR="00A54623" w:rsidRPr="00D7257D">
        <w:rPr>
          <w:rFonts w:asciiTheme="majorBidi" w:hAnsiTheme="majorBidi" w:cstheme="majorBidi"/>
        </w:rPr>
        <w:t xml:space="preserve"> Ovaj isječak povezan je sa zahtjevom F7, jer demonstrira iniciranje dohvata povijesnih podataka pri učitavanju aplikacije.</w:t>
      </w:r>
    </w:p>
    <w:p w14:paraId="71BD633E" w14:textId="77777777" w:rsidR="00B41D8A" w:rsidRPr="00D7257D" w:rsidRDefault="00B41D8A" w:rsidP="003E1703">
      <w:pPr>
        <w:spacing w:line="360" w:lineRule="auto"/>
        <w:rPr>
          <w:rFonts w:asciiTheme="majorBidi" w:hAnsiTheme="majorBidi" w:cstheme="majorBidi"/>
        </w:rPr>
      </w:pPr>
    </w:p>
    <w:p w14:paraId="03D6D58B" w14:textId="20B7344C" w:rsidR="008414CD" w:rsidRPr="00757FC5" w:rsidRDefault="00757FC5" w:rsidP="00757FC5">
      <w:pPr>
        <w:pStyle w:val="Caption"/>
      </w:pPr>
      <w:bookmarkStart w:id="50" w:name="_Toc233301419"/>
      <w:r>
        <w:lastRenderedPageBreak/>
        <w:t xml:space="preserve">Isječak </w:t>
      </w:r>
      <w:r>
        <w:fldChar w:fldCharType="begin"/>
      </w:r>
      <w:r>
        <w:instrText xml:space="preserve"> STYLEREF 1 \s </w:instrText>
      </w:r>
      <w:r>
        <w:fldChar w:fldCharType="separate"/>
      </w:r>
      <w:r>
        <w:rPr>
          <w:noProof/>
          <w:cs/>
        </w:rPr>
        <w:t>‎</w:t>
      </w:r>
      <w:r>
        <w:rPr>
          <w:noProof/>
        </w:rPr>
        <w:t>5</w:t>
      </w:r>
      <w:r>
        <w:fldChar w:fldCharType="end"/>
      </w:r>
      <w:r>
        <w:t>.</w:t>
      </w:r>
      <w:r>
        <w:fldChar w:fldCharType="begin"/>
      </w:r>
      <w:r>
        <w:instrText xml:space="preserve"> SEQ Isječak \* ARABIC \s 1 </w:instrText>
      </w:r>
      <w:r>
        <w:fldChar w:fldCharType="separate"/>
      </w:r>
      <w:r>
        <w:rPr>
          <w:noProof/>
        </w:rPr>
        <w:t>11</w:t>
      </w:r>
      <w:r>
        <w:fldChar w:fldCharType="end"/>
      </w:r>
      <w:r w:rsidRPr="00757FC5">
        <w:t>. Dohvat povijesnih podataka funkcijom fetchData u korisničkoj aplikaciji</w:t>
      </w:r>
      <w:bookmarkEnd w:id="50"/>
    </w:p>
    <w:p w14:paraId="4365127A" w14:textId="77777777" w:rsidR="00912785" w:rsidRPr="00D7257D" w:rsidRDefault="00912785" w:rsidP="00912785">
      <w:pPr>
        <w:spacing w:line="240" w:lineRule="auto"/>
        <w:rPr>
          <w:rFonts w:ascii="Consolas" w:hAnsi="Consolas" w:cstheme="majorBidi"/>
          <w:sz w:val="20"/>
          <w:szCs w:val="20"/>
        </w:rPr>
      </w:pPr>
      <w:r w:rsidRPr="00D7257D">
        <w:rPr>
          <w:rFonts w:ascii="Consolas" w:hAnsi="Consolas" w:cstheme="majorBidi"/>
          <w:sz w:val="20"/>
          <w:szCs w:val="20"/>
        </w:rPr>
        <w:t xml:space="preserve">async </w:t>
      </w:r>
      <w:r w:rsidRPr="00D7257D">
        <w:rPr>
          <w:rFonts w:ascii="Consolas" w:hAnsi="Consolas" w:cstheme="majorBidi"/>
          <w:i/>
          <w:iCs/>
          <w:sz w:val="20"/>
          <w:szCs w:val="20"/>
        </w:rPr>
        <w:t>function</w:t>
      </w:r>
      <w:r w:rsidRPr="00D7257D">
        <w:rPr>
          <w:rFonts w:ascii="Consolas" w:hAnsi="Consolas" w:cstheme="majorBidi"/>
          <w:sz w:val="20"/>
          <w:szCs w:val="20"/>
        </w:rPr>
        <w:t xml:space="preserve"> fetchData() {</w:t>
      </w:r>
    </w:p>
    <w:p w14:paraId="1782B0BC" w14:textId="77777777" w:rsidR="00912785" w:rsidRPr="00D7257D" w:rsidRDefault="00912785" w:rsidP="00912785">
      <w:pPr>
        <w:spacing w:line="240" w:lineRule="auto"/>
        <w:rPr>
          <w:rFonts w:ascii="Consolas" w:hAnsi="Consolas" w:cstheme="majorBidi"/>
          <w:sz w:val="20"/>
          <w:szCs w:val="20"/>
        </w:rPr>
      </w:pPr>
      <w:r w:rsidRPr="00D7257D">
        <w:rPr>
          <w:rFonts w:ascii="Consolas" w:hAnsi="Consolas" w:cstheme="majorBidi"/>
          <w:sz w:val="20"/>
          <w:szCs w:val="20"/>
        </w:rPr>
        <w:t>    try {</w:t>
      </w:r>
    </w:p>
    <w:p w14:paraId="0BC2CAAE" w14:textId="77777777" w:rsidR="00912785" w:rsidRPr="00D7257D" w:rsidRDefault="00912785" w:rsidP="00912785">
      <w:pPr>
        <w:spacing w:line="240" w:lineRule="auto"/>
        <w:rPr>
          <w:rFonts w:ascii="Consolas" w:hAnsi="Consolas" w:cstheme="majorBidi"/>
          <w:sz w:val="20"/>
          <w:szCs w:val="20"/>
        </w:rPr>
      </w:pPr>
      <w:r w:rsidRPr="00D7257D">
        <w:rPr>
          <w:rFonts w:ascii="Consolas" w:hAnsi="Consolas" w:cstheme="majorBidi"/>
          <w:sz w:val="20"/>
          <w:szCs w:val="20"/>
        </w:rPr>
        <w:t xml:space="preserve">        </w:t>
      </w:r>
      <w:r w:rsidRPr="00D7257D">
        <w:rPr>
          <w:rFonts w:ascii="Consolas" w:hAnsi="Consolas" w:cstheme="majorBidi"/>
          <w:i/>
          <w:iCs/>
          <w:sz w:val="20"/>
          <w:szCs w:val="20"/>
        </w:rPr>
        <w:t>const</w:t>
      </w:r>
      <w:r w:rsidRPr="00D7257D">
        <w:rPr>
          <w:rFonts w:ascii="Consolas" w:hAnsi="Consolas" w:cstheme="majorBidi"/>
          <w:sz w:val="20"/>
          <w:szCs w:val="20"/>
        </w:rPr>
        <w:t xml:space="preserve"> res = await fetch('http://localhost:3000/podaci');</w:t>
      </w:r>
    </w:p>
    <w:p w14:paraId="4AE63965" w14:textId="77777777" w:rsidR="00912785" w:rsidRPr="00D7257D" w:rsidRDefault="00912785" w:rsidP="00912785">
      <w:pPr>
        <w:spacing w:line="240" w:lineRule="auto"/>
        <w:rPr>
          <w:rFonts w:ascii="Consolas" w:hAnsi="Consolas" w:cstheme="majorBidi"/>
          <w:sz w:val="20"/>
          <w:szCs w:val="20"/>
        </w:rPr>
      </w:pPr>
      <w:r w:rsidRPr="00D7257D">
        <w:rPr>
          <w:rFonts w:ascii="Consolas" w:hAnsi="Consolas" w:cstheme="majorBidi"/>
          <w:sz w:val="20"/>
          <w:szCs w:val="20"/>
        </w:rPr>
        <w:t xml:space="preserve">        </w:t>
      </w:r>
      <w:r w:rsidRPr="00D7257D">
        <w:rPr>
          <w:rFonts w:ascii="Consolas" w:hAnsi="Consolas" w:cstheme="majorBidi"/>
          <w:i/>
          <w:iCs/>
          <w:sz w:val="20"/>
          <w:szCs w:val="20"/>
        </w:rPr>
        <w:t>const</w:t>
      </w:r>
      <w:r w:rsidRPr="00D7257D">
        <w:rPr>
          <w:rFonts w:ascii="Consolas" w:hAnsi="Consolas" w:cstheme="majorBidi"/>
          <w:sz w:val="20"/>
          <w:szCs w:val="20"/>
        </w:rPr>
        <w:t xml:space="preserve"> data = await res.json();</w:t>
      </w:r>
    </w:p>
    <w:p w14:paraId="7D34BCC4" w14:textId="77777777" w:rsidR="00912785" w:rsidRPr="00D7257D" w:rsidRDefault="00912785" w:rsidP="00912785">
      <w:pPr>
        <w:spacing w:line="240" w:lineRule="auto"/>
        <w:rPr>
          <w:rFonts w:ascii="Consolas" w:hAnsi="Consolas" w:cstheme="majorBidi"/>
          <w:sz w:val="20"/>
          <w:szCs w:val="20"/>
        </w:rPr>
      </w:pPr>
      <w:r w:rsidRPr="00D7257D">
        <w:rPr>
          <w:rFonts w:ascii="Consolas" w:hAnsi="Consolas" w:cstheme="majorBidi"/>
          <w:sz w:val="20"/>
          <w:szCs w:val="20"/>
        </w:rPr>
        <w:t>        if (data.length === 0) return;</w:t>
      </w:r>
    </w:p>
    <w:p w14:paraId="6B3AACAD" w14:textId="77777777" w:rsidR="00912785" w:rsidRPr="00D7257D" w:rsidRDefault="00912785" w:rsidP="00912785">
      <w:pPr>
        <w:spacing w:line="240" w:lineRule="auto"/>
        <w:rPr>
          <w:rFonts w:ascii="Consolas" w:hAnsi="Consolas" w:cstheme="majorBidi"/>
          <w:sz w:val="20"/>
          <w:szCs w:val="20"/>
        </w:rPr>
      </w:pPr>
    </w:p>
    <w:p w14:paraId="44FF6441" w14:textId="77777777" w:rsidR="00912785" w:rsidRPr="00D7257D" w:rsidRDefault="00912785" w:rsidP="00912785">
      <w:pPr>
        <w:spacing w:line="240" w:lineRule="auto"/>
        <w:rPr>
          <w:rFonts w:ascii="Consolas" w:hAnsi="Consolas" w:cstheme="majorBidi"/>
          <w:sz w:val="20"/>
          <w:szCs w:val="20"/>
        </w:rPr>
      </w:pPr>
      <w:r w:rsidRPr="00D7257D">
        <w:rPr>
          <w:rFonts w:ascii="Consolas" w:hAnsi="Consolas" w:cstheme="majorBidi"/>
          <w:sz w:val="20"/>
          <w:szCs w:val="20"/>
        </w:rPr>
        <w:t xml:space="preserve">        </w:t>
      </w:r>
      <w:r w:rsidRPr="00D7257D">
        <w:rPr>
          <w:rFonts w:ascii="Consolas" w:hAnsi="Consolas" w:cstheme="majorBidi"/>
          <w:i/>
          <w:iCs/>
          <w:sz w:val="20"/>
          <w:szCs w:val="20"/>
        </w:rPr>
        <w:t>const</w:t>
      </w:r>
      <w:r w:rsidRPr="00D7257D">
        <w:rPr>
          <w:rFonts w:ascii="Consolas" w:hAnsi="Consolas" w:cstheme="majorBidi"/>
          <w:sz w:val="20"/>
          <w:szCs w:val="20"/>
        </w:rPr>
        <w:t xml:space="preserve"> list = document.getElementById('data-list');</w:t>
      </w:r>
    </w:p>
    <w:p w14:paraId="14B5F1C0" w14:textId="77777777" w:rsidR="00912785" w:rsidRPr="00D7257D" w:rsidRDefault="00912785" w:rsidP="00912785">
      <w:pPr>
        <w:spacing w:line="240" w:lineRule="auto"/>
        <w:rPr>
          <w:rFonts w:ascii="Consolas" w:hAnsi="Consolas" w:cstheme="majorBidi"/>
          <w:sz w:val="20"/>
          <w:szCs w:val="20"/>
        </w:rPr>
      </w:pPr>
      <w:r w:rsidRPr="00D7257D">
        <w:rPr>
          <w:rFonts w:ascii="Consolas" w:hAnsi="Consolas" w:cstheme="majorBidi"/>
          <w:sz w:val="20"/>
          <w:szCs w:val="20"/>
        </w:rPr>
        <w:t>        list.innerHTML = '';</w:t>
      </w:r>
    </w:p>
    <w:p w14:paraId="230807F4" w14:textId="77777777" w:rsidR="00912785" w:rsidRPr="00D7257D" w:rsidRDefault="00912785" w:rsidP="00912785">
      <w:pPr>
        <w:spacing w:line="240" w:lineRule="auto"/>
        <w:rPr>
          <w:rFonts w:ascii="Consolas" w:hAnsi="Consolas" w:cstheme="majorBidi"/>
          <w:sz w:val="20"/>
          <w:szCs w:val="20"/>
        </w:rPr>
      </w:pPr>
    </w:p>
    <w:p w14:paraId="0625CDC6" w14:textId="77777777" w:rsidR="00912785" w:rsidRPr="00D7257D" w:rsidRDefault="00912785" w:rsidP="00912785">
      <w:pPr>
        <w:spacing w:line="240" w:lineRule="auto"/>
        <w:rPr>
          <w:rFonts w:ascii="Consolas" w:hAnsi="Consolas" w:cstheme="majorBidi"/>
          <w:sz w:val="20"/>
          <w:szCs w:val="20"/>
        </w:rPr>
      </w:pPr>
      <w:r w:rsidRPr="00D7257D">
        <w:rPr>
          <w:rFonts w:ascii="Consolas" w:hAnsi="Consolas" w:cstheme="majorBidi"/>
          <w:sz w:val="20"/>
          <w:szCs w:val="20"/>
        </w:rPr>
        <w:t>        data.slice().forEach(</w:t>
      </w:r>
      <w:r w:rsidRPr="00D7257D">
        <w:rPr>
          <w:rFonts w:ascii="Consolas" w:hAnsi="Consolas" w:cstheme="majorBidi"/>
          <w:i/>
          <w:iCs/>
          <w:sz w:val="20"/>
          <w:szCs w:val="20"/>
        </w:rPr>
        <w:t>item</w:t>
      </w:r>
      <w:r w:rsidRPr="00D7257D">
        <w:rPr>
          <w:rFonts w:ascii="Consolas" w:hAnsi="Consolas" w:cstheme="majorBidi"/>
          <w:sz w:val="20"/>
          <w:szCs w:val="20"/>
        </w:rPr>
        <w:t xml:space="preserve"> </w:t>
      </w:r>
      <w:r w:rsidRPr="00D7257D">
        <w:rPr>
          <w:rFonts w:ascii="Consolas" w:hAnsi="Consolas" w:cstheme="majorBidi"/>
          <w:i/>
          <w:iCs/>
          <w:sz w:val="20"/>
          <w:szCs w:val="20"/>
        </w:rPr>
        <w:t>=&gt;</w:t>
      </w:r>
      <w:r w:rsidRPr="00D7257D">
        <w:rPr>
          <w:rFonts w:ascii="Consolas" w:hAnsi="Consolas" w:cstheme="majorBidi"/>
          <w:sz w:val="20"/>
          <w:szCs w:val="20"/>
        </w:rPr>
        <w:t xml:space="preserve"> {</w:t>
      </w:r>
    </w:p>
    <w:p w14:paraId="7353C5E5" w14:textId="77777777" w:rsidR="00912785" w:rsidRPr="00D7257D" w:rsidRDefault="00912785" w:rsidP="00912785">
      <w:pPr>
        <w:spacing w:line="240" w:lineRule="auto"/>
        <w:rPr>
          <w:rFonts w:ascii="Consolas" w:hAnsi="Consolas" w:cstheme="majorBidi"/>
          <w:sz w:val="20"/>
          <w:szCs w:val="20"/>
        </w:rPr>
      </w:pPr>
      <w:r w:rsidRPr="00D7257D">
        <w:rPr>
          <w:rFonts w:ascii="Consolas" w:hAnsi="Consolas" w:cstheme="majorBidi"/>
          <w:sz w:val="20"/>
          <w:szCs w:val="20"/>
        </w:rPr>
        <w:t>            prikaziPodatak(</w:t>
      </w:r>
      <w:r w:rsidRPr="00D7257D">
        <w:rPr>
          <w:rFonts w:ascii="Consolas" w:hAnsi="Consolas" w:cstheme="majorBidi"/>
          <w:i/>
          <w:iCs/>
          <w:sz w:val="20"/>
          <w:szCs w:val="20"/>
        </w:rPr>
        <w:t>item</w:t>
      </w:r>
      <w:r w:rsidRPr="00D7257D">
        <w:rPr>
          <w:rFonts w:ascii="Consolas" w:hAnsi="Consolas" w:cstheme="majorBidi"/>
          <w:sz w:val="20"/>
          <w:szCs w:val="20"/>
        </w:rPr>
        <w:t>, true);</w:t>
      </w:r>
    </w:p>
    <w:p w14:paraId="6FDBDF65" w14:textId="77777777" w:rsidR="00912785" w:rsidRPr="00D7257D" w:rsidRDefault="00912785" w:rsidP="00912785">
      <w:pPr>
        <w:spacing w:line="240" w:lineRule="auto"/>
        <w:rPr>
          <w:rFonts w:ascii="Consolas" w:hAnsi="Consolas" w:cstheme="majorBidi"/>
          <w:sz w:val="20"/>
          <w:szCs w:val="20"/>
        </w:rPr>
      </w:pPr>
      <w:r w:rsidRPr="00D7257D">
        <w:rPr>
          <w:rFonts w:ascii="Consolas" w:hAnsi="Consolas" w:cstheme="majorBidi"/>
          <w:sz w:val="20"/>
          <w:szCs w:val="20"/>
        </w:rPr>
        <w:t>        });</w:t>
      </w:r>
    </w:p>
    <w:p w14:paraId="6116139C" w14:textId="77777777" w:rsidR="00912785" w:rsidRPr="00D7257D" w:rsidRDefault="00912785" w:rsidP="00912785">
      <w:pPr>
        <w:spacing w:line="240" w:lineRule="auto"/>
        <w:rPr>
          <w:rFonts w:ascii="Consolas" w:hAnsi="Consolas" w:cstheme="majorBidi"/>
          <w:sz w:val="20"/>
          <w:szCs w:val="20"/>
        </w:rPr>
      </w:pPr>
      <w:r w:rsidRPr="00D7257D">
        <w:rPr>
          <w:rFonts w:ascii="Consolas" w:hAnsi="Consolas" w:cstheme="majorBidi"/>
          <w:sz w:val="20"/>
          <w:szCs w:val="20"/>
        </w:rPr>
        <w:t>        stariPodaciUcitani = true;</w:t>
      </w:r>
    </w:p>
    <w:p w14:paraId="26FB337F" w14:textId="77777777" w:rsidR="00912785" w:rsidRPr="00D7257D" w:rsidRDefault="00912785" w:rsidP="00912785">
      <w:pPr>
        <w:spacing w:line="240" w:lineRule="auto"/>
        <w:rPr>
          <w:rFonts w:ascii="Consolas" w:hAnsi="Consolas" w:cstheme="majorBidi"/>
          <w:sz w:val="20"/>
          <w:szCs w:val="20"/>
        </w:rPr>
      </w:pPr>
      <w:r w:rsidRPr="00D7257D">
        <w:rPr>
          <w:rFonts w:ascii="Consolas" w:hAnsi="Consolas" w:cstheme="majorBidi"/>
          <w:sz w:val="20"/>
          <w:szCs w:val="20"/>
        </w:rPr>
        <w:t>    } catch (err) {</w:t>
      </w:r>
    </w:p>
    <w:p w14:paraId="0DF3513A" w14:textId="77777777" w:rsidR="00912785" w:rsidRPr="00D7257D" w:rsidRDefault="00912785" w:rsidP="00912785">
      <w:pPr>
        <w:spacing w:line="240" w:lineRule="auto"/>
        <w:rPr>
          <w:rFonts w:ascii="Consolas" w:hAnsi="Consolas" w:cstheme="majorBidi"/>
          <w:sz w:val="20"/>
          <w:szCs w:val="20"/>
        </w:rPr>
      </w:pPr>
      <w:r w:rsidRPr="00D7257D">
        <w:rPr>
          <w:rFonts w:ascii="Consolas" w:hAnsi="Consolas" w:cstheme="majorBidi"/>
          <w:sz w:val="20"/>
          <w:szCs w:val="20"/>
        </w:rPr>
        <w:t>        console.error("Could not load historical data:", err);</w:t>
      </w:r>
    </w:p>
    <w:p w14:paraId="4A7FD97D" w14:textId="77777777" w:rsidR="00912785" w:rsidRPr="00D7257D" w:rsidRDefault="00912785" w:rsidP="00912785">
      <w:pPr>
        <w:spacing w:line="240" w:lineRule="auto"/>
        <w:rPr>
          <w:rFonts w:ascii="Consolas" w:hAnsi="Consolas" w:cstheme="majorBidi"/>
          <w:sz w:val="20"/>
          <w:szCs w:val="20"/>
        </w:rPr>
      </w:pPr>
      <w:r w:rsidRPr="00D7257D">
        <w:rPr>
          <w:rFonts w:ascii="Consolas" w:hAnsi="Consolas" w:cstheme="majorBidi"/>
          <w:sz w:val="20"/>
          <w:szCs w:val="20"/>
        </w:rPr>
        <w:t>    }</w:t>
      </w:r>
    </w:p>
    <w:p w14:paraId="25C76BD3" w14:textId="77777777" w:rsidR="00912785" w:rsidRPr="00D7257D" w:rsidRDefault="00912785" w:rsidP="00912785">
      <w:pPr>
        <w:spacing w:line="240" w:lineRule="auto"/>
        <w:rPr>
          <w:rFonts w:ascii="Consolas" w:hAnsi="Consolas" w:cstheme="majorBidi"/>
          <w:sz w:val="20"/>
          <w:szCs w:val="20"/>
        </w:rPr>
      </w:pPr>
      <w:r w:rsidRPr="00D7257D">
        <w:rPr>
          <w:rFonts w:ascii="Consolas" w:hAnsi="Consolas" w:cstheme="majorBidi"/>
          <w:sz w:val="20"/>
          <w:szCs w:val="20"/>
        </w:rPr>
        <w:t>}</w:t>
      </w:r>
    </w:p>
    <w:p w14:paraId="11F92D9E" w14:textId="77777777" w:rsidR="00461114" w:rsidRPr="00D7257D" w:rsidRDefault="00461114" w:rsidP="003E1703">
      <w:pPr>
        <w:spacing w:line="360" w:lineRule="auto"/>
        <w:rPr>
          <w:rFonts w:asciiTheme="majorBidi" w:hAnsiTheme="majorBidi" w:cstheme="majorBidi"/>
        </w:rPr>
      </w:pPr>
    </w:p>
    <w:p w14:paraId="4CCE4D8F" w14:textId="397C3A0B" w:rsidR="00E84B9D" w:rsidRPr="00D7257D" w:rsidRDefault="00E84B9D" w:rsidP="003E1703">
      <w:pPr>
        <w:spacing w:line="360" w:lineRule="auto"/>
        <w:rPr>
          <w:rFonts w:asciiTheme="majorBidi" w:hAnsiTheme="majorBidi" w:cstheme="majorBidi"/>
        </w:rPr>
      </w:pPr>
      <w:r w:rsidRPr="00D7257D">
        <w:rPr>
          <w:rFonts w:asciiTheme="majorBidi" w:hAnsiTheme="majorBidi" w:cstheme="majorBidi"/>
        </w:rPr>
        <w:tab/>
      </w:r>
      <w:r w:rsidR="00E72891" w:rsidRPr="00D7257D">
        <w:rPr>
          <w:rFonts w:asciiTheme="majorBidi" w:hAnsiTheme="majorBidi" w:cstheme="majorBidi"/>
        </w:rPr>
        <w:t xml:space="preserve">Funkcija </w:t>
      </w:r>
      <w:r w:rsidR="00E72891" w:rsidRPr="00D7257D">
        <w:rPr>
          <w:rFonts w:ascii="Consolas" w:hAnsi="Consolas" w:cstheme="majorBidi"/>
          <w:sz w:val="20"/>
          <w:szCs w:val="20"/>
        </w:rPr>
        <w:t>loadBufferedData</w:t>
      </w:r>
      <w:r w:rsidR="00E72891" w:rsidRPr="00D7257D">
        <w:rPr>
          <w:rFonts w:asciiTheme="majorBidi" w:hAnsiTheme="majorBidi" w:cstheme="majorBidi"/>
        </w:rPr>
        <w:t>, koja služi za prikaz podataka međuspremnika</w:t>
      </w:r>
      <w:r w:rsidRPr="00D7257D">
        <w:rPr>
          <w:rFonts w:asciiTheme="majorBidi" w:hAnsiTheme="majorBidi" w:cstheme="majorBidi"/>
        </w:rPr>
        <w:t xml:space="preserve"> trivijal</w:t>
      </w:r>
      <w:r w:rsidR="00E72891" w:rsidRPr="00D7257D">
        <w:rPr>
          <w:rFonts w:asciiTheme="majorBidi" w:hAnsiTheme="majorBidi" w:cstheme="majorBidi"/>
        </w:rPr>
        <w:t>na</w:t>
      </w:r>
      <w:r w:rsidRPr="00D7257D">
        <w:rPr>
          <w:rFonts w:asciiTheme="majorBidi" w:hAnsiTheme="majorBidi" w:cstheme="majorBidi"/>
        </w:rPr>
        <w:t xml:space="preserve"> je i sastoji se od iteriranja međuspremnikom te poziv</w:t>
      </w:r>
      <w:r w:rsidR="00E72891" w:rsidRPr="00D7257D">
        <w:rPr>
          <w:rFonts w:asciiTheme="majorBidi" w:hAnsiTheme="majorBidi" w:cstheme="majorBidi"/>
        </w:rPr>
        <w:t>a</w:t>
      </w:r>
      <w:r w:rsidRPr="00D7257D">
        <w:rPr>
          <w:rFonts w:asciiTheme="majorBidi" w:hAnsiTheme="majorBidi" w:cstheme="majorBidi"/>
        </w:rPr>
        <w:t xml:space="preserve"> funkcije za prikaz podatka na svakom njegovom elementu</w:t>
      </w:r>
      <w:r w:rsidR="00E72891" w:rsidRPr="00D7257D">
        <w:rPr>
          <w:rFonts w:asciiTheme="majorBidi" w:hAnsiTheme="majorBidi" w:cstheme="majorBidi"/>
        </w:rPr>
        <w:t xml:space="preserve">, kao što je prikazano u </w:t>
      </w:r>
      <w:r w:rsidR="00244DAE">
        <w:rPr>
          <w:rFonts w:asciiTheme="majorBidi" w:hAnsiTheme="majorBidi" w:cstheme="majorBidi"/>
        </w:rPr>
        <w:t>nastavku</w:t>
      </w:r>
      <w:r w:rsidR="000C2AA2" w:rsidRPr="00D7257D">
        <w:rPr>
          <w:rFonts w:asciiTheme="majorBidi" w:hAnsiTheme="majorBidi" w:cstheme="majorBidi"/>
        </w:rPr>
        <w:t xml:space="preserve">. Ulaz u ovaj </w:t>
      </w:r>
      <w:r w:rsidR="00244DAE">
        <w:rPr>
          <w:rFonts w:asciiTheme="majorBidi" w:hAnsiTheme="majorBidi" w:cstheme="majorBidi"/>
        </w:rPr>
        <w:t>dio koda</w:t>
      </w:r>
      <w:r w:rsidR="000C2AA2" w:rsidRPr="00D7257D">
        <w:rPr>
          <w:rFonts w:asciiTheme="majorBidi" w:hAnsiTheme="majorBidi" w:cstheme="majorBidi"/>
        </w:rPr>
        <w:t xml:space="preserve"> je poziv funkcije </w:t>
      </w:r>
      <w:r w:rsidR="000C2AA2" w:rsidRPr="00D7257D">
        <w:rPr>
          <w:rFonts w:ascii="Consolas" w:hAnsi="Consolas" w:cstheme="majorBidi"/>
          <w:sz w:val="20"/>
          <w:szCs w:val="20"/>
        </w:rPr>
        <w:t>loadBufferedData</w:t>
      </w:r>
      <w:r w:rsidR="000C2AA2" w:rsidRPr="00D7257D">
        <w:rPr>
          <w:rFonts w:asciiTheme="majorBidi" w:hAnsiTheme="majorBidi" w:cstheme="majorBidi"/>
        </w:rPr>
        <w:t xml:space="preserve">, a izlaz iz njega je poziv funkcije </w:t>
      </w:r>
      <w:r w:rsidR="000C2AA2" w:rsidRPr="00D7257D">
        <w:rPr>
          <w:rFonts w:ascii="Consolas" w:hAnsi="Consolas" w:cstheme="majorBidi"/>
          <w:sz w:val="20"/>
          <w:szCs w:val="20"/>
        </w:rPr>
        <w:t>prikaziPodatak</w:t>
      </w:r>
      <w:r w:rsidR="000C2AA2" w:rsidRPr="00D7257D">
        <w:rPr>
          <w:rFonts w:asciiTheme="majorBidi" w:hAnsiTheme="majorBidi" w:cstheme="majorBidi"/>
        </w:rPr>
        <w:t xml:space="preserve">. Ovaj </w:t>
      </w:r>
      <w:r w:rsidR="00D66EF6">
        <w:rPr>
          <w:rFonts w:asciiTheme="majorBidi" w:hAnsiTheme="majorBidi" w:cstheme="majorBidi"/>
        </w:rPr>
        <w:t>dio programa</w:t>
      </w:r>
      <w:r w:rsidR="000C2AA2" w:rsidRPr="00D7257D">
        <w:rPr>
          <w:rFonts w:asciiTheme="majorBidi" w:hAnsiTheme="majorBidi" w:cstheme="majorBidi"/>
        </w:rPr>
        <w:t xml:space="preserve"> povezan je sa zahtjevom F3 jer </w:t>
      </w:r>
      <w:r w:rsidR="005A33FE" w:rsidRPr="00D7257D">
        <w:rPr>
          <w:rFonts w:asciiTheme="majorBidi" w:hAnsiTheme="majorBidi" w:cstheme="majorBidi"/>
        </w:rPr>
        <w:t>osigurava pravilan prikaz svih generiranih podataka na korisničkom sučelju.</w:t>
      </w:r>
    </w:p>
    <w:p w14:paraId="24DA684F" w14:textId="77777777" w:rsidR="00E72891" w:rsidRPr="00D7257D" w:rsidRDefault="00E72891" w:rsidP="003E1703">
      <w:pPr>
        <w:spacing w:line="360" w:lineRule="auto"/>
        <w:rPr>
          <w:rFonts w:asciiTheme="majorBidi" w:hAnsiTheme="majorBidi" w:cstheme="majorBidi"/>
        </w:rPr>
      </w:pPr>
    </w:p>
    <w:p w14:paraId="4995F1AE" w14:textId="77777777" w:rsidR="00C404A0" w:rsidRPr="00D7257D" w:rsidRDefault="00C404A0" w:rsidP="00C404A0">
      <w:pPr>
        <w:spacing w:line="240" w:lineRule="auto"/>
        <w:rPr>
          <w:rFonts w:ascii="Consolas" w:hAnsi="Consolas" w:cstheme="majorBidi"/>
          <w:sz w:val="20"/>
          <w:szCs w:val="20"/>
        </w:rPr>
      </w:pPr>
      <w:r w:rsidRPr="00D7257D">
        <w:rPr>
          <w:rFonts w:ascii="Consolas" w:hAnsi="Consolas" w:cstheme="majorBidi"/>
          <w:sz w:val="20"/>
          <w:szCs w:val="20"/>
        </w:rPr>
        <w:t xml:space="preserve">async </w:t>
      </w:r>
      <w:r w:rsidRPr="00D7257D">
        <w:rPr>
          <w:rFonts w:ascii="Consolas" w:hAnsi="Consolas" w:cstheme="majorBidi"/>
          <w:i/>
          <w:iCs/>
          <w:sz w:val="20"/>
          <w:szCs w:val="20"/>
        </w:rPr>
        <w:t>function</w:t>
      </w:r>
      <w:r w:rsidRPr="00D7257D">
        <w:rPr>
          <w:rFonts w:ascii="Consolas" w:hAnsi="Consolas" w:cstheme="majorBidi"/>
          <w:sz w:val="20"/>
          <w:szCs w:val="20"/>
        </w:rPr>
        <w:t xml:space="preserve"> loadBufferedData() {</w:t>
      </w:r>
    </w:p>
    <w:p w14:paraId="1865897D" w14:textId="77777777" w:rsidR="00C404A0" w:rsidRPr="00D7257D" w:rsidRDefault="00C404A0" w:rsidP="00C404A0">
      <w:pPr>
        <w:spacing w:line="240" w:lineRule="auto"/>
        <w:rPr>
          <w:rFonts w:ascii="Consolas" w:hAnsi="Consolas" w:cstheme="majorBidi"/>
          <w:sz w:val="20"/>
          <w:szCs w:val="20"/>
        </w:rPr>
      </w:pPr>
      <w:r w:rsidRPr="00D7257D">
        <w:rPr>
          <w:rFonts w:ascii="Consolas" w:hAnsi="Consolas" w:cstheme="majorBidi"/>
          <w:sz w:val="20"/>
          <w:szCs w:val="20"/>
        </w:rPr>
        <w:t>    for (</w:t>
      </w:r>
      <w:r w:rsidRPr="00D7257D">
        <w:rPr>
          <w:rFonts w:ascii="Consolas" w:hAnsi="Consolas" w:cstheme="majorBidi"/>
          <w:i/>
          <w:iCs/>
          <w:sz w:val="20"/>
          <w:szCs w:val="20"/>
        </w:rPr>
        <w:t>const</w:t>
      </w:r>
      <w:r w:rsidRPr="00D7257D">
        <w:rPr>
          <w:rFonts w:ascii="Consolas" w:hAnsi="Consolas" w:cstheme="majorBidi"/>
          <w:sz w:val="20"/>
          <w:szCs w:val="20"/>
        </w:rPr>
        <w:t xml:space="preserve"> item of buffer) {</w:t>
      </w:r>
    </w:p>
    <w:p w14:paraId="0A583BC2" w14:textId="77777777" w:rsidR="00C404A0" w:rsidRPr="00D7257D" w:rsidRDefault="00C404A0" w:rsidP="00C404A0">
      <w:pPr>
        <w:spacing w:line="240" w:lineRule="auto"/>
        <w:rPr>
          <w:rFonts w:ascii="Consolas" w:hAnsi="Consolas" w:cstheme="majorBidi"/>
          <w:sz w:val="20"/>
          <w:szCs w:val="20"/>
        </w:rPr>
      </w:pPr>
      <w:r w:rsidRPr="00D7257D">
        <w:rPr>
          <w:rFonts w:ascii="Consolas" w:hAnsi="Consolas" w:cstheme="majorBidi"/>
          <w:sz w:val="20"/>
          <w:szCs w:val="20"/>
        </w:rPr>
        <w:t>        prikaziPodatak(item, false);</w:t>
      </w:r>
    </w:p>
    <w:p w14:paraId="75F92F8E" w14:textId="77777777" w:rsidR="00C404A0" w:rsidRPr="00D7257D" w:rsidRDefault="00C404A0" w:rsidP="00C404A0">
      <w:pPr>
        <w:spacing w:line="240" w:lineRule="auto"/>
        <w:rPr>
          <w:rFonts w:ascii="Consolas" w:hAnsi="Consolas" w:cstheme="majorBidi"/>
          <w:sz w:val="20"/>
          <w:szCs w:val="20"/>
        </w:rPr>
      </w:pPr>
      <w:r w:rsidRPr="00D7257D">
        <w:rPr>
          <w:rFonts w:ascii="Consolas" w:hAnsi="Consolas" w:cstheme="majorBidi"/>
          <w:sz w:val="20"/>
          <w:szCs w:val="20"/>
        </w:rPr>
        <w:t>    }</w:t>
      </w:r>
    </w:p>
    <w:p w14:paraId="73A24F9F" w14:textId="77777777" w:rsidR="00C404A0" w:rsidRPr="00D7257D" w:rsidRDefault="00C404A0" w:rsidP="00C404A0">
      <w:pPr>
        <w:spacing w:line="240" w:lineRule="auto"/>
        <w:rPr>
          <w:rFonts w:ascii="Consolas" w:hAnsi="Consolas" w:cstheme="majorBidi"/>
          <w:sz w:val="20"/>
          <w:szCs w:val="20"/>
        </w:rPr>
      </w:pPr>
      <w:r w:rsidRPr="00D7257D">
        <w:rPr>
          <w:rFonts w:ascii="Consolas" w:hAnsi="Consolas" w:cstheme="majorBidi"/>
          <w:sz w:val="20"/>
          <w:szCs w:val="20"/>
        </w:rPr>
        <w:t>}</w:t>
      </w:r>
    </w:p>
    <w:p w14:paraId="51A5C3FD" w14:textId="77777777" w:rsidR="003A4113" w:rsidRPr="00D7257D" w:rsidRDefault="003A4113" w:rsidP="003E1703">
      <w:pPr>
        <w:spacing w:line="360" w:lineRule="auto"/>
        <w:rPr>
          <w:rFonts w:ascii="Consolas" w:hAnsi="Consolas" w:cstheme="majorBidi"/>
          <w:sz w:val="20"/>
          <w:szCs w:val="20"/>
        </w:rPr>
      </w:pPr>
    </w:p>
    <w:p w14:paraId="63E01C13" w14:textId="25777F4D" w:rsidR="00F422E8" w:rsidRPr="00D7257D" w:rsidRDefault="003A4113" w:rsidP="003E1703">
      <w:pPr>
        <w:spacing w:line="360" w:lineRule="auto"/>
        <w:rPr>
          <w:rFonts w:asciiTheme="majorBidi" w:hAnsiTheme="majorBidi" w:cstheme="majorBidi"/>
        </w:rPr>
      </w:pPr>
      <w:r w:rsidRPr="00D7257D">
        <w:rPr>
          <w:rFonts w:asciiTheme="majorBidi" w:hAnsiTheme="majorBidi" w:cstheme="majorBidi"/>
        </w:rPr>
        <w:tab/>
      </w:r>
      <w:r w:rsidR="00691417" w:rsidRPr="00D7257D">
        <w:rPr>
          <w:rFonts w:asciiTheme="majorBidi" w:hAnsiTheme="majorBidi" w:cstheme="majorBidi"/>
        </w:rPr>
        <w:t xml:space="preserve">Funkcija za prikaz povijesnih podataka iz baze te funkcija za prikaz podataka međuspremnika koriste funkciju </w:t>
      </w:r>
      <w:r w:rsidR="00691417" w:rsidRPr="00D7257D">
        <w:rPr>
          <w:rFonts w:ascii="Consolas" w:hAnsi="Consolas" w:cstheme="majorBidi"/>
          <w:sz w:val="20"/>
          <w:szCs w:val="20"/>
        </w:rPr>
        <w:t>prikaziPodatak</w:t>
      </w:r>
      <w:r w:rsidR="00691417" w:rsidRPr="00D7257D">
        <w:rPr>
          <w:rFonts w:asciiTheme="majorBidi" w:hAnsiTheme="majorBidi" w:cstheme="majorBidi"/>
        </w:rPr>
        <w:t xml:space="preserve">, koju pozivaju nad svakim elementom </w:t>
      </w:r>
      <w:r w:rsidR="002328AB" w:rsidRPr="00D7257D">
        <w:rPr>
          <w:rFonts w:asciiTheme="majorBidi" w:hAnsiTheme="majorBidi" w:cstheme="majorBidi"/>
        </w:rPr>
        <w:t xml:space="preserve">iterabilnog objekta čije je podatke potrebno prikazati. U toj funkciji nalazi se dijeljena logika koja je zajednička za svaki dio programa zadužen za prikazivanje podataka na zaslonu. </w:t>
      </w:r>
      <w:r w:rsidR="00A547BD" w:rsidRPr="00D7257D">
        <w:rPr>
          <w:rFonts w:asciiTheme="majorBidi" w:hAnsiTheme="majorBidi" w:cstheme="majorBidi"/>
        </w:rPr>
        <w:t xml:space="preserve">Ova funkcija prima dva argumenta. Prvi argument je sam podatak koji je potrebno prikazati, primljen Socket.io protokolom od pristupne točke za korisničko sučelje. Drugi argument specificira prirodu samog podatka. </w:t>
      </w:r>
      <w:r w:rsidR="00692052" w:rsidRPr="00D7257D">
        <w:rPr>
          <w:rFonts w:asciiTheme="majorBidi" w:hAnsiTheme="majorBidi" w:cstheme="majorBidi"/>
        </w:rPr>
        <w:t xml:space="preserve">Vrijednost </w:t>
      </w:r>
      <w:r w:rsidR="00692052" w:rsidRPr="00D7257D">
        <w:rPr>
          <w:rFonts w:ascii="Consolas" w:hAnsi="Consolas" w:cstheme="majorBidi"/>
          <w:sz w:val="20"/>
          <w:szCs w:val="20"/>
        </w:rPr>
        <w:t xml:space="preserve">true </w:t>
      </w:r>
      <w:r w:rsidR="00692052" w:rsidRPr="00D7257D">
        <w:rPr>
          <w:rFonts w:asciiTheme="majorBidi" w:hAnsiTheme="majorBidi" w:cstheme="majorBidi"/>
        </w:rPr>
        <w:t>koristi se ako je podatak pristigao iz baze podataka</w:t>
      </w:r>
      <w:r w:rsidR="00572CDA" w:rsidRPr="00D7257D">
        <w:rPr>
          <w:rFonts w:asciiTheme="majorBidi" w:hAnsiTheme="majorBidi" w:cstheme="majorBidi"/>
        </w:rPr>
        <w:t xml:space="preserve">, a </w:t>
      </w:r>
      <w:r w:rsidR="00572CDA" w:rsidRPr="00D7257D">
        <w:rPr>
          <w:rFonts w:ascii="Consolas" w:hAnsi="Consolas" w:cstheme="majorBidi"/>
          <w:sz w:val="20"/>
          <w:szCs w:val="20"/>
        </w:rPr>
        <w:t xml:space="preserve">false </w:t>
      </w:r>
      <w:r w:rsidR="00572CDA" w:rsidRPr="00D7257D">
        <w:rPr>
          <w:rFonts w:asciiTheme="majorBidi" w:hAnsiTheme="majorBidi" w:cstheme="majorBidi"/>
        </w:rPr>
        <w:t xml:space="preserve">indicira da se radi o podatku pristiglom direktno </w:t>
      </w:r>
      <w:r w:rsidR="00080061" w:rsidRPr="00D7257D">
        <w:rPr>
          <w:rFonts w:asciiTheme="majorBidi" w:hAnsiTheme="majorBidi" w:cstheme="majorBidi"/>
        </w:rPr>
        <w:t xml:space="preserve">s uređaja, bez kontakta s bazom podataka. Kao što je ukratko objašnjeno u prethodnim poglavljima, pristupna točka za korisničko sučelje, a time i sama korisnička aplikacija, dobivaju dvije kopije svakog novopristiglog podatka. U standardnim uvjetima mreže, </w:t>
      </w:r>
      <w:r w:rsidR="00137133" w:rsidRPr="00D7257D">
        <w:rPr>
          <w:rFonts w:asciiTheme="majorBidi" w:hAnsiTheme="majorBidi" w:cstheme="majorBidi"/>
        </w:rPr>
        <w:t xml:space="preserve">kopija koja najprije pristiže je podatak koji s uređaja i pristupne točke za uređaje direktno prelazi na pristupnu točku za korisničko sučelje. Ova verzija podatka </w:t>
      </w:r>
      <w:r w:rsidR="007A39F2" w:rsidRPr="00D7257D">
        <w:rPr>
          <w:rFonts w:asciiTheme="majorBidi" w:hAnsiTheme="majorBidi" w:cstheme="majorBidi"/>
        </w:rPr>
        <w:t>pristiže brže, jer ne podliježe latenciji baze podataka te dodatne NATS objave</w:t>
      </w:r>
      <w:r w:rsidR="00275B6F" w:rsidRPr="00D7257D">
        <w:rPr>
          <w:rFonts w:asciiTheme="majorBidi" w:hAnsiTheme="majorBidi" w:cstheme="majorBidi"/>
        </w:rPr>
        <w:t xml:space="preserve"> potrebne za prijenos na sloj za obradu podataka. Međutim, u trenutku pristizanja tog podatka na korisničko sučelje, njegova trajna pohranjenost u bazu podataka još nije potvrđena te se, pored prikaza podatka na korisničkom sučelju, prikazuje ikona pješčanog sata, što simbolizira obradu u tijeku i čekanje na konačnu potvrdu</w:t>
      </w:r>
      <w:r w:rsidR="00454F52" w:rsidRPr="00D7257D">
        <w:rPr>
          <w:rFonts w:asciiTheme="majorBidi" w:hAnsiTheme="majorBidi" w:cstheme="majorBidi"/>
        </w:rPr>
        <w:t>. Najčešće nakon kratke latencije, pristiže i verzija podatka koja je pohranjena u bazu podata</w:t>
      </w:r>
      <w:r w:rsidR="002E3C1F" w:rsidRPr="00D7257D">
        <w:rPr>
          <w:rFonts w:asciiTheme="majorBidi" w:hAnsiTheme="majorBidi" w:cstheme="majorBidi"/>
        </w:rPr>
        <w:t xml:space="preserve">ka. Ona je s pristupne točke za uređaje najprije poslana na sloj za obradu podataka, pohranjena u bazu, a tek tada, kao redak baze, preuzeta i proslijeđena pristupnoj točki za korisničko sučelje te samom korisničkom sučelju. Ovakav podatak trajno je pohranjen u bazu te predstavlja </w:t>
      </w:r>
      <w:r w:rsidR="00326B19" w:rsidRPr="00D7257D">
        <w:rPr>
          <w:rFonts w:asciiTheme="majorBidi" w:hAnsiTheme="majorBidi" w:cstheme="majorBidi"/>
        </w:rPr>
        <w:t>podatak koji je zasigurno pohranjen u sustav. Zato se, nakon pristizanja ove kopije podatka, pored njegovog prikaza na korisničkom sučelju pojavljuje ikona kvačice.</w:t>
      </w:r>
    </w:p>
    <w:p w14:paraId="1C244DE7" w14:textId="09110E65" w:rsidR="0041083E" w:rsidRPr="00D7257D" w:rsidRDefault="00F422E8" w:rsidP="003E1703">
      <w:pPr>
        <w:spacing w:line="360" w:lineRule="auto"/>
        <w:rPr>
          <w:rFonts w:asciiTheme="majorBidi" w:hAnsiTheme="majorBidi" w:cstheme="majorBidi"/>
        </w:rPr>
      </w:pPr>
      <w:r w:rsidRPr="00D7257D">
        <w:rPr>
          <w:rFonts w:asciiTheme="majorBidi" w:hAnsiTheme="majorBidi" w:cstheme="majorBidi"/>
        </w:rPr>
        <w:tab/>
        <w:t>Nakon poziva funkcije,</w:t>
      </w:r>
      <w:r w:rsidR="00370489" w:rsidRPr="00D7257D">
        <w:rPr>
          <w:rFonts w:asciiTheme="majorBidi" w:hAnsiTheme="majorBidi" w:cstheme="majorBidi"/>
        </w:rPr>
        <w:t xml:space="preserve"> najprije se provjerava je li </w:t>
      </w:r>
      <w:r w:rsidR="00AF4903" w:rsidRPr="00D7257D">
        <w:rPr>
          <w:rFonts w:asciiTheme="majorBidi" w:hAnsiTheme="majorBidi" w:cstheme="majorBidi"/>
        </w:rPr>
        <w:t>željeni podatak već prethodno bio prikazan.</w:t>
      </w:r>
      <w:r w:rsidR="00D05937" w:rsidRPr="00D7257D">
        <w:rPr>
          <w:rFonts w:asciiTheme="majorBidi" w:hAnsiTheme="majorBidi" w:cstheme="majorBidi"/>
        </w:rPr>
        <w:t xml:space="preserve"> Naime, </w:t>
      </w:r>
      <w:r w:rsidR="00D05937" w:rsidRPr="00D7257D">
        <w:rPr>
          <w:rFonts w:ascii="Consolas" w:hAnsi="Consolas" w:cstheme="majorBidi"/>
          <w:sz w:val="20"/>
          <w:szCs w:val="20"/>
        </w:rPr>
        <w:t xml:space="preserve">prikazaniIdevi </w:t>
      </w:r>
      <w:r w:rsidR="00D05937" w:rsidRPr="00D7257D">
        <w:rPr>
          <w:rFonts w:asciiTheme="majorBidi" w:hAnsiTheme="majorBidi" w:cstheme="majorBidi"/>
        </w:rPr>
        <w:t xml:space="preserve">je skup (engl. </w:t>
      </w:r>
      <w:r w:rsidR="00D05937" w:rsidRPr="00D7257D">
        <w:rPr>
          <w:rFonts w:asciiTheme="majorBidi" w:hAnsiTheme="majorBidi" w:cstheme="majorBidi"/>
          <w:i/>
        </w:rPr>
        <w:t>set</w:t>
      </w:r>
      <w:r w:rsidR="00D05937" w:rsidRPr="00D7257D">
        <w:rPr>
          <w:rFonts w:asciiTheme="majorBidi" w:hAnsiTheme="majorBidi" w:cstheme="majorBidi"/>
        </w:rPr>
        <w:t xml:space="preserve">) </w:t>
      </w:r>
      <w:r w:rsidR="00100609" w:rsidRPr="00D7257D">
        <w:rPr>
          <w:rFonts w:asciiTheme="majorBidi" w:hAnsiTheme="majorBidi" w:cstheme="majorBidi"/>
        </w:rPr>
        <w:t>u koji se dodaje ID svakog novoprikazanog podatka te služi za deduplikaciju.</w:t>
      </w:r>
      <w:r w:rsidR="00382ABF" w:rsidRPr="00D7257D">
        <w:rPr>
          <w:rFonts w:asciiTheme="majorBidi" w:hAnsiTheme="majorBidi" w:cstheme="majorBidi"/>
        </w:rPr>
        <w:t xml:space="preserve"> </w:t>
      </w:r>
      <w:r w:rsidR="00FD6354" w:rsidRPr="00D7257D">
        <w:rPr>
          <w:rFonts w:asciiTheme="majorBidi" w:hAnsiTheme="majorBidi" w:cstheme="majorBidi"/>
        </w:rPr>
        <w:t>S obzirom da se ova funkcija koristi i za ispis podataka iz baze i za ispis podataka koji pristižu direktno,</w:t>
      </w:r>
      <w:r w:rsidR="00C573B5" w:rsidRPr="00D7257D">
        <w:rPr>
          <w:rFonts w:asciiTheme="majorBidi" w:hAnsiTheme="majorBidi" w:cstheme="majorBidi"/>
        </w:rPr>
        <w:t xml:space="preserve"> ID predstavljen vrijednošću atributa </w:t>
      </w:r>
      <w:r w:rsidR="00C573B5" w:rsidRPr="00D7257D">
        <w:rPr>
          <w:rFonts w:ascii="Consolas" w:hAnsi="Consolas" w:cstheme="majorBidi"/>
          <w:sz w:val="20"/>
          <w:szCs w:val="20"/>
        </w:rPr>
        <w:t xml:space="preserve">item.podatak_id </w:t>
      </w:r>
      <w:r w:rsidR="00C573B5" w:rsidRPr="00D7257D">
        <w:rPr>
          <w:rFonts w:asciiTheme="majorBidi" w:hAnsiTheme="majorBidi" w:cstheme="majorBidi"/>
        </w:rPr>
        <w:t>je već spomenuti UUID4 identifikator</w:t>
      </w:r>
      <w:r w:rsidR="00260746" w:rsidRPr="00D7257D">
        <w:rPr>
          <w:rFonts w:asciiTheme="majorBidi" w:hAnsiTheme="majorBidi" w:cstheme="majorBidi"/>
        </w:rPr>
        <w:t>. Korištenje klasične jedinstvene ID vrijednosti nije moguće jer se ona dodjeljuje isključivo podacima pohranjenima u bazu podataka, ali ne i onima pristiglima direktno.</w:t>
      </w:r>
      <w:r w:rsidR="00AF4903" w:rsidRPr="00D7257D">
        <w:rPr>
          <w:rFonts w:asciiTheme="majorBidi" w:hAnsiTheme="majorBidi" w:cstheme="majorBidi"/>
        </w:rPr>
        <w:t xml:space="preserve"> Ovime se izbjegava dvostruki ispis istog podatka </w:t>
      </w:r>
      <w:r w:rsidR="00AF4903" w:rsidRPr="00D7257D">
        <w:rPr>
          <w:rFonts w:asciiTheme="majorBidi" w:hAnsiTheme="majorBidi" w:cstheme="majorBidi"/>
        </w:rPr>
        <w:lastRenderedPageBreak/>
        <w:t xml:space="preserve">na korisničkom sučelju. Ako podatak nije već prikazan, </w:t>
      </w:r>
      <w:r w:rsidR="00EA4D6C" w:rsidRPr="00D7257D">
        <w:rPr>
          <w:rFonts w:asciiTheme="majorBidi" w:hAnsiTheme="majorBidi" w:cstheme="majorBidi"/>
        </w:rPr>
        <w:t xml:space="preserve">locira se HTML element korisničkog sučelja, korištenjem alata za manipulaciju dokumentno-objektnog modela korisničkog sučelja (engl. </w:t>
      </w:r>
      <w:r w:rsidR="00EA4D6C" w:rsidRPr="00D7257D">
        <w:rPr>
          <w:rFonts w:asciiTheme="majorBidi" w:hAnsiTheme="majorBidi" w:cstheme="majorBidi"/>
          <w:i/>
          <w:iCs/>
        </w:rPr>
        <w:t>DOM, Document object model</w:t>
      </w:r>
      <w:r w:rsidR="00EA4D6C" w:rsidRPr="00D7257D">
        <w:rPr>
          <w:rFonts w:asciiTheme="majorBidi" w:hAnsiTheme="majorBidi" w:cstheme="majorBidi"/>
        </w:rPr>
        <w:t>)</w:t>
      </w:r>
      <w:r w:rsidR="00F85102" w:rsidRPr="00D7257D">
        <w:rPr>
          <w:rFonts w:asciiTheme="majorBidi" w:hAnsiTheme="majorBidi" w:cstheme="majorBidi"/>
        </w:rPr>
        <w:t xml:space="preserve"> namijenjen prikazu zapisa podataka. Zatim se kreira novi HTML element tipa </w:t>
      </w:r>
      <w:r w:rsidR="00F85102" w:rsidRPr="00D7257D">
        <w:rPr>
          <w:rFonts w:ascii="Consolas" w:hAnsi="Consolas" w:cstheme="majorBidi"/>
          <w:sz w:val="20"/>
          <w:szCs w:val="20"/>
        </w:rPr>
        <w:t>&lt;li&gt;</w:t>
      </w:r>
      <w:r w:rsidR="00F85102" w:rsidRPr="00D7257D">
        <w:rPr>
          <w:rFonts w:asciiTheme="majorBidi" w:hAnsiTheme="majorBidi" w:cstheme="majorBidi"/>
        </w:rPr>
        <w:t>, u koji se, zatim, upisuju pristigli podaci u odgovarajućem formatu.</w:t>
      </w:r>
      <w:r w:rsidR="00100609" w:rsidRPr="00D7257D">
        <w:rPr>
          <w:rFonts w:asciiTheme="majorBidi" w:hAnsiTheme="majorBidi" w:cstheme="majorBidi"/>
        </w:rPr>
        <w:t xml:space="preserve"> </w:t>
      </w:r>
      <w:r w:rsidR="0041083E" w:rsidRPr="00D7257D">
        <w:rPr>
          <w:rFonts w:asciiTheme="majorBidi" w:hAnsiTheme="majorBidi" w:cstheme="majorBidi"/>
        </w:rPr>
        <w:t xml:space="preserve">Implementacija ove funkcije prikazana je u </w:t>
      </w:r>
      <w:r w:rsidR="009F2EDF" w:rsidRPr="00D7257D">
        <w:rPr>
          <w:rFonts w:asciiTheme="majorBidi" w:hAnsiTheme="majorBidi" w:cstheme="majorBidi"/>
        </w:rPr>
        <w:t>Isječku 5.1</w:t>
      </w:r>
      <w:r w:rsidR="00FF4F3C">
        <w:rPr>
          <w:rFonts w:asciiTheme="majorBidi" w:hAnsiTheme="majorBidi" w:cstheme="majorBidi"/>
        </w:rPr>
        <w:t>2</w:t>
      </w:r>
      <w:r w:rsidR="009F2EDF" w:rsidRPr="00D7257D">
        <w:rPr>
          <w:rFonts w:asciiTheme="majorBidi" w:hAnsiTheme="majorBidi" w:cstheme="majorBidi"/>
        </w:rPr>
        <w:t xml:space="preserve">. </w:t>
      </w:r>
      <w:r w:rsidR="00CB14E2" w:rsidRPr="00D7257D">
        <w:rPr>
          <w:rFonts w:asciiTheme="majorBidi" w:hAnsiTheme="majorBidi" w:cstheme="majorBidi"/>
        </w:rPr>
        <w:t xml:space="preserve">Ulaz u prikazani dio programa je </w:t>
      </w:r>
      <w:r w:rsidR="00E775F7" w:rsidRPr="00D7257D">
        <w:rPr>
          <w:rFonts w:asciiTheme="majorBidi" w:hAnsiTheme="majorBidi" w:cstheme="majorBidi"/>
        </w:rPr>
        <w:t xml:space="preserve">poziv funkcije </w:t>
      </w:r>
      <w:r w:rsidR="00E775F7" w:rsidRPr="00D7257D">
        <w:rPr>
          <w:rFonts w:ascii="Consolas" w:hAnsi="Consolas" w:cstheme="majorBidi"/>
          <w:sz w:val="20"/>
          <w:szCs w:val="20"/>
        </w:rPr>
        <w:t>prikaziPodatak</w:t>
      </w:r>
      <w:r w:rsidR="00D27C76" w:rsidRPr="00D7257D">
        <w:rPr>
          <w:rFonts w:ascii="Consolas" w:hAnsi="Consolas" w:cstheme="majorBidi"/>
          <w:sz w:val="20"/>
          <w:szCs w:val="20"/>
        </w:rPr>
        <w:t xml:space="preserve"> </w:t>
      </w:r>
      <w:r w:rsidR="00D27C76" w:rsidRPr="00D7257D">
        <w:rPr>
          <w:rFonts w:asciiTheme="majorBidi" w:hAnsiTheme="majorBidi" w:cstheme="majorBidi"/>
        </w:rPr>
        <w:t>te njeni argumenti</w:t>
      </w:r>
      <w:r w:rsidR="00655BAD" w:rsidRPr="00D7257D">
        <w:rPr>
          <w:rFonts w:asciiTheme="majorBidi" w:hAnsiTheme="majorBidi" w:cstheme="majorBidi"/>
        </w:rPr>
        <w:t xml:space="preserve"> : podatak </w:t>
      </w:r>
      <w:r w:rsidR="0035137E" w:rsidRPr="00D7257D">
        <w:rPr>
          <w:rFonts w:asciiTheme="majorBidi" w:hAnsiTheme="majorBidi" w:cstheme="majorBidi"/>
        </w:rPr>
        <w:t>te informacija o tome je li podatak pohranjen u bazi. Izlaz iz ovog isječka je uspješno izvršavanje funkcije ili povratak iz funkcije bez dodavanja novog prikaza podatka. Ovaj isječak povezan je s</w:t>
      </w:r>
      <w:r w:rsidR="005505AB" w:rsidRPr="00D7257D">
        <w:rPr>
          <w:rFonts w:asciiTheme="majorBidi" w:hAnsiTheme="majorBidi" w:cstheme="majorBidi"/>
        </w:rPr>
        <w:t xml:space="preserve">a zahtjevima F3 i F6 jer sadrži dijeljenu logiku korištenu na nekoliko mjesta namijenjenih prikazu podataka na korisničkom sučelju, a ujedno sadrži i mehanizam razlikovanja </w:t>
      </w:r>
      <w:r w:rsidR="005D432F" w:rsidRPr="00D7257D">
        <w:rPr>
          <w:rFonts w:asciiTheme="majorBidi" w:hAnsiTheme="majorBidi" w:cstheme="majorBidi"/>
        </w:rPr>
        <w:t>pohranjenih i nepohranjenih podataka prikazom na korisničkom sučelju.</w:t>
      </w:r>
    </w:p>
    <w:p w14:paraId="7ED19563" w14:textId="77777777" w:rsidR="005D432F" w:rsidRPr="00D7257D" w:rsidRDefault="005D432F" w:rsidP="003E1703">
      <w:pPr>
        <w:spacing w:line="360" w:lineRule="auto"/>
        <w:rPr>
          <w:rFonts w:asciiTheme="majorBidi" w:hAnsiTheme="majorBidi" w:cstheme="majorBidi"/>
        </w:rPr>
      </w:pPr>
    </w:p>
    <w:p w14:paraId="3BA53335" w14:textId="7CD5F405" w:rsidR="008414CD" w:rsidRPr="00757FC5" w:rsidRDefault="00757FC5" w:rsidP="00757FC5">
      <w:pPr>
        <w:pStyle w:val="Caption"/>
      </w:pPr>
      <w:bookmarkStart w:id="51" w:name="_Toc233301420"/>
      <w:r>
        <w:t xml:space="preserve">Isječak </w:t>
      </w:r>
      <w:r>
        <w:fldChar w:fldCharType="begin"/>
      </w:r>
      <w:r>
        <w:instrText xml:space="preserve"> STYLEREF 1 \s </w:instrText>
      </w:r>
      <w:r>
        <w:fldChar w:fldCharType="separate"/>
      </w:r>
      <w:r>
        <w:rPr>
          <w:noProof/>
          <w:cs/>
        </w:rPr>
        <w:t>‎</w:t>
      </w:r>
      <w:r>
        <w:rPr>
          <w:noProof/>
        </w:rPr>
        <w:t>5</w:t>
      </w:r>
      <w:r>
        <w:fldChar w:fldCharType="end"/>
      </w:r>
      <w:r>
        <w:t>.</w:t>
      </w:r>
      <w:r>
        <w:fldChar w:fldCharType="begin"/>
      </w:r>
      <w:r>
        <w:instrText xml:space="preserve"> SEQ Isječak \* ARABIC \s 1 </w:instrText>
      </w:r>
      <w:r>
        <w:fldChar w:fldCharType="separate"/>
      </w:r>
      <w:r>
        <w:rPr>
          <w:noProof/>
        </w:rPr>
        <w:t>12</w:t>
      </w:r>
      <w:r>
        <w:fldChar w:fldCharType="end"/>
      </w:r>
      <w:r w:rsidRPr="00757FC5">
        <w:t>. Funkcija prikaziPodatak u korisničkoj aplikaciji</w:t>
      </w:r>
      <w:bookmarkEnd w:id="51"/>
    </w:p>
    <w:p w14:paraId="5971E865" w14:textId="77777777" w:rsidR="009D5D54" w:rsidRPr="00D7257D" w:rsidRDefault="009D5D54" w:rsidP="009D5D54">
      <w:pPr>
        <w:spacing w:line="240" w:lineRule="auto"/>
        <w:rPr>
          <w:rFonts w:ascii="Consolas" w:hAnsi="Consolas" w:cstheme="majorBidi"/>
          <w:sz w:val="20"/>
          <w:szCs w:val="20"/>
        </w:rPr>
      </w:pPr>
      <w:r w:rsidRPr="00D7257D">
        <w:rPr>
          <w:rFonts w:ascii="Consolas" w:hAnsi="Consolas" w:cstheme="majorBidi"/>
          <w:i/>
          <w:iCs/>
          <w:sz w:val="20"/>
          <w:szCs w:val="20"/>
        </w:rPr>
        <w:t>function</w:t>
      </w:r>
      <w:r w:rsidRPr="00D7257D">
        <w:rPr>
          <w:rFonts w:ascii="Consolas" w:hAnsi="Consolas" w:cstheme="majorBidi"/>
          <w:sz w:val="20"/>
          <w:szCs w:val="20"/>
        </w:rPr>
        <w:t xml:space="preserve"> prikaziPodatak(</w:t>
      </w:r>
      <w:r w:rsidRPr="00D7257D">
        <w:rPr>
          <w:rFonts w:ascii="Consolas" w:hAnsi="Consolas" w:cstheme="majorBidi"/>
          <w:i/>
          <w:iCs/>
          <w:sz w:val="20"/>
          <w:szCs w:val="20"/>
        </w:rPr>
        <w:t>item</w:t>
      </w:r>
      <w:r w:rsidRPr="00D7257D">
        <w:rPr>
          <w:rFonts w:ascii="Consolas" w:hAnsi="Consolas" w:cstheme="majorBidi"/>
          <w:sz w:val="20"/>
          <w:szCs w:val="20"/>
        </w:rPr>
        <w:t xml:space="preserve">, </w:t>
      </w:r>
      <w:r w:rsidRPr="00D7257D">
        <w:rPr>
          <w:rFonts w:ascii="Consolas" w:hAnsi="Consolas" w:cstheme="majorBidi"/>
          <w:i/>
          <w:iCs/>
          <w:sz w:val="20"/>
          <w:szCs w:val="20"/>
        </w:rPr>
        <w:t>baza</w:t>
      </w:r>
      <w:r w:rsidRPr="00D7257D">
        <w:rPr>
          <w:rFonts w:ascii="Consolas" w:hAnsi="Consolas" w:cstheme="majorBidi"/>
          <w:sz w:val="20"/>
          <w:szCs w:val="20"/>
        </w:rPr>
        <w:t xml:space="preserve"> = false) {</w:t>
      </w:r>
    </w:p>
    <w:p w14:paraId="01ED50AD" w14:textId="77777777" w:rsidR="009D5D54" w:rsidRPr="00D7257D" w:rsidRDefault="009D5D54" w:rsidP="009D5D54">
      <w:pPr>
        <w:spacing w:line="240" w:lineRule="auto"/>
        <w:rPr>
          <w:rFonts w:ascii="Consolas" w:hAnsi="Consolas" w:cstheme="majorBidi"/>
          <w:sz w:val="20"/>
          <w:szCs w:val="20"/>
        </w:rPr>
      </w:pPr>
      <w:r w:rsidRPr="00D7257D">
        <w:rPr>
          <w:rFonts w:ascii="Consolas" w:hAnsi="Consolas" w:cstheme="majorBidi"/>
          <w:sz w:val="20"/>
          <w:szCs w:val="20"/>
        </w:rPr>
        <w:t>    if (prikazaniIdevi.has(</w:t>
      </w:r>
      <w:r w:rsidRPr="00D7257D">
        <w:rPr>
          <w:rFonts w:ascii="Consolas" w:hAnsi="Consolas" w:cstheme="majorBidi"/>
          <w:i/>
          <w:iCs/>
          <w:sz w:val="20"/>
          <w:szCs w:val="20"/>
        </w:rPr>
        <w:t>item</w:t>
      </w:r>
      <w:r w:rsidRPr="00D7257D">
        <w:rPr>
          <w:rFonts w:ascii="Consolas" w:hAnsi="Consolas" w:cstheme="majorBidi"/>
          <w:sz w:val="20"/>
          <w:szCs w:val="20"/>
        </w:rPr>
        <w:t>.podatak_id)) {</w:t>
      </w:r>
    </w:p>
    <w:p w14:paraId="083CA922" w14:textId="77777777" w:rsidR="009D5D54" w:rsidRPr="00D7257D" w:rsidRDefault="009D5D54" w:rsidP="009D5D54">
      <w:pPr>
        <w:spacing w:line="240" w:lineRule="auto"/>
        <w:rPr>
          <w:rFonts w:ascii="Consolas" w:hAnsi="Consolas" w:cstheme="majorBidi"/>
          <w:sz w:val="20"/>
          <w:szCs w:val="20"/>
        </w:rPr>
      </w:pPr>
      <w:r w:rsidRPr="00D7257D">
        <w:rPr>
          <w:rFonts w:ascii="Consolas" w:hAnsi="Consolas" w:cstheme="majorBidi"/>
          <w:sz w:val="20"/>
          <w:szCs w:val="20"/>
        </w:rPr>
        <w:t>        return;</w:t>
      </w:r>
    </w:p>
    <w:p w14:paraId="1A313E3F" w14:textId="77777777" w:rsidR="009D5D54" w:rsidRPr="00D7257D" w:rsidRDefault="009D5D54" w:rsidP="009D5D54">
      <w:pPr>
        <w:spacing w:line="240" w:lineRule="auto"/>
        <w:rPr>
          <w:rFonts w:ascii="Consolas" w:hAnsi="Consolas" w:cstheme="majorBidi"/>
          <w:sz w:val="20"/>
          <w:szCs w:val="20"/>
        </w:rPr>
      </w:pPr>
      <w:r w:rsidRPr="00D7257D">
        <w:rPr>
          <w:rFonts w:ascii="Consolas" w:hAnsi="Consolas" w:cstheme="majorBidi"/>
          <w:sz w:val="20"/>
          <w:szCs w:val="20"/>
        </w:rPr>
        <w:t>    } else {</w:t>
      </w:r>
    </w:p>
    <w:p w14:paraId="6E2DA687" w14:textId="77777777" w:rsidR="009D5D54" w:rsidRPr="00D7257D" w:rsidRDefault="009D5D54" w:rsidP="009D5D54">
      <w:pPr>
        <w:spacing w:line="240" w:lineRule="auto"/>
        <w:rPr>
          <w:rFonts w:ascii="Consolas" w:hAnsi="Consolas" w:cstheme="majorBidi"/>
          <w:sz w:val="20"/>
          <w:szCs w:val="20"/>
        </w:rPr>
      </w:pPr>
      <w:r w:rsidRPr="00D7257D">
        <w:rPr>
          <w:rFonts w:ascii="Consolas" w:hAnsi="Consolas" w:cstheme="majorBidi"/>
          <w:sz w:val="20"/>
          <w:szCs w:val="20"/>
        </w:rPr>
        <w:t>        prikazaniIdevi.add(</w:t>
      </w:r>
      <w:r w:rsidRPr="00D7257D">
        <w:rPr>
          <w:rFonts w:ascii="Consolas" w:hAnsi="Consolas" w:cstheme="majorBidi"/>
          <w:i/>
          <w:iCs/>
          <w:sz w:val="20"/>
          <w:szCs w:val="20"/>
        </w:rPr>
        <w:t>item</w:t>
      </w:r>
      <w:r w:rsidRPr="00D7257D">
        <w:rPr>
          <w:rFonts w:ascii="Consolas" w:hAnsi="Consolas" w:cstheme="majorBidi"/>
          <w:sz w:val="20"/>
          <w:szCs w:val="20"/>
        </w:rPr>
        <w:t>.podatak_id);</w:t>
      </w:r>
    </w:p>
    <w:p w14:paraId="685A8E13" w14:textId="77777777" w:rsidR="009D5D54" w:rsidRPr="00D7257D" w:rsidRDefault="009D5D54" w:rsidP="009D5D54">
      <w:pPr>
        <w:spacing w:line="240" w:lineRule="auto"/>
        <w:rPr>
          <w:rFonts w:ascii="Consolas" w:hAnsi="Consolas" w:cstheme="majorBidi"/>
          <w:sz w:val="20"/>
          <w:szCs w:val="20"/>
        </w:rPr>
      </w:pPr>
      <w:r w:rsidRPr="00D7257D">
        <w:rPr>
          <w:rFonts w:ascii="Consolas" w:hAnsi="Consolas" w:cstheme="majorBidi"/>
          <w:sz w:val="20"/>
          <w:szCs w:val="20"/>
        </w:rPr>
        <w:t xml:space="preserve">        </w:t>
      </w:r>
      <w:r w:rsidRPr="00D7257D">
        <w:rPr>
          <w:rFonts w:ascii="Consolas" w:hAnsi="Consolas" w:cstheme="majorBidi"/>
          <w:i/>
          <w:iCs/>
          <w:sz w:val="20"/>
          <w:szCs w:val="20"/>
        </w:rPr>
        <w:t>const</w:t>
      </w:r>
      <w:r w:rsidRPr="00D7257D">
        <w:rPr>
          <w:rFonts w:ascii="Consolas" w:hAnsi="Consolas" w:cstheme="majorBidi"/>
          <w:sz w:val="20"/>
          <w:szCs w:val="20"/>
        </w:rPr>
        <w:t xml:space="preserve"> list = document.getElementById('data-list');</w:t>
      </w:r>
    </w:p>
    <w:p w14:paraId="75096F40" w14:textId="77777777" w:rsidR="009D5D54" w:rsidRPr="00D7257D" w:rsidRDefault="009D5D54" w:rsidP="009D5D54">
      <w:pPr>
        <w:spacing w:line="240" w:lineRule="auto"/>
        <w:rPr>
          <w:rFonts w:ascii="Consolas" w:hAnsi="Consolas" w:cstheme="majorBidi"/>
          <w:sz w:val="20"/>
          <w:szCs w:val="20"/>
        </w:rPr>
      </w:pPr>
      <w:r w:rsidRPr="00D7257D">
        <w:rPr>
          <w:rFonts w:ascii="Consolas" w:hAnsi="Consolas" w:cstheme="majorBidi"/>
          <w:sz w:val="20"/>
          <w:szCs w:val="20"/>
        </w:rPr>
        <w:t xml:space="preserve">        </w:t>
      </w:r>
      <w:r w:rsidRPr="00D7257D">
        <w:rPr>
          <w:rFonts w:ascii="Consolas" w:hAnsi="Consolas" w:cstheme="majorBidi"/>
          <w:i/>
          <w:iCs/>
          <w:sz w:val="20"/>
          <w:szCs w:val="20"/>
        </w:rPr>
        <w:t>const</w:t>
      </w:r>
      <w:r w:rsidRPr="00D7257D">
        <w:rPr>
          <w:rFonts w:ascii="Consolas" w:hAnsi="Consolas" w:cstheme="majorBidi"/>
          <w:sz w:val="20"/>
          <w:szCs w:val="20"/>
        </w:rPr>
        <w:t xml:space="preserve"> placeholder = list.querySelector('.no-data');</w:t>
      </w:r>
    </w:p>
    <w:p w14:paraId="05FDF03A" w14:textId="77777777" w:rsidR="009D5D54" w:rsidRPr="00D7257D" w:rsidRDefault="009D5D54" w:rsidP="009D5D54">
      <w:pPr>
        <w:spacing w:line="240" w:lineRule="auto"/>
        <w:rPr>
          <w:rFonts w:ascii="Consolas" w:hAnsi="Consolas" w:cstheme="majorBidi"/>
          <w:sz w:val="20"/>
          <w:szCs w:val="20"/>
        </w:rPr>
      </w:pPr>
      <w:r w:rsidRPr="00D7257D">
        <w:rPr>
          <w:rFonts w:ascii="Consolas" w:hAnsi="Consolas" w:cstheme="majorBidi"/>
          <w:sz w:val="20"/>
          <w:szCs w:val="20"/>
        </w:rPr>
        <w:t>        if (placeholder) placeholder.remove();</w:t>
      </w:r>
    </w:p>
    <w:p w14:paraId="79F58BDA" w14:textId="77777777" w:rsidR="009D5D54" w:rsidRPr="00D7257D" w:rsidRDefault="009D5D54" w:rsidP="009D5D54">
      <w:pPr>
        <w:spacing w:line="240" w:lineRule="auto"/>
        <w:rPr>
          <w:rFonts w:ascii="Consolas" w:hAnsi="Consolas" w:cstheme="majorBidi"/>
          <w:sz w:val="20"/>
          <w:szCs w:val="20"/>
        </w:rPr>
      </w:pPr>
    </w:p>
    <w:p w14:paraId="5C031F88" w14:textId="77777777" w:rsidR="009D5D54" w:rsidRPr="00D7257D" w:rsidRDefault="009D5D54" w:rsidP="009D5D54">
      <w:pPr>
        <w:spacing w:line="240" w:lineRule="auto"/>
        <w:rPr>
          <w:rFonts w:ascii="Consolas" w:hAnsi="Consolas" w:cstheme="majorBidi"/>
          <w:sz w:val="20"/>
          <w:szCs w:val="20"/>
        </w:rPr>
      </w:pPr>
      <w:r w:rsidRPr="00D7257D">
        <w:rPr>
          <w:rFonts w:ascii="Consolas" w:hAnsi="Consolas" w:cstheme="majorBidi"/>
          <w:sz w:val="20"/>
          <w:szCs w:val="20"/>
        </w:rPr>
        <w:t xml:space="preserve">        </w:t>
      </w:r>
      <w:r w:rsidRPr="00D7257D">
        <w:rPr>
          <w:rFonts w:ascii="Consolas" w:hAnsi="Consolas" w:cstheme="majorBidi"/>
          <w:i/>
          <w:iCs/>
          <w:sz w:val="20"/>
          <w:szCs w:val="20"/>
        </w:rPr>
        <w:t>const</w:t>
      </w:r>
      <w:r w:rsidRPr="00D7257D">
        <w:rPr>
          <w:rFonts w:ascii="Consolas" w:hAnsi="Consolas" w:cstheme="majorBidi"/>
          <w:sz w:val="20"/>
          <w:szCs w:val="20"/>
        </w:rPr>
        <w:t xml:space="preserve"> li = document.createElement('li');</w:t>
      </w:r>
    </w:p>
    <w:p w14:paraId="7EDD8FA0" w14:textId="77777777" w:rsidR="009D5D54" w:rsidRPr="00D7257D" w:rsidRDefault="009D5D54" w:rsidP="009D5D54">
      <w:pPr>
        <w:spacing w:line="240" w:lineRule="auto"/>
        <w:rPr>
          <w:rFonts w:ascii="Consolas" w:hAnsi="Consolas" w:cstheme="majorBidi"/>
          <w:sz w:val="20"/>
          <w:szCs w:val="20"/>
        </w:rPr>
      </w:pPr>
      <w:r w:rsidRPr="00D7257D">
        <w:rPr>
          <w:rFonts w:ascii="Consolas" w:hAnsi="Consolas" w:cstheme="majorBidi"/>
          <w:sz w:val="20"/>
          <w:szCs w:val="20"/>
        </w:rPr>
        <w:t xml:space="preserve">        li.dataset.podatakId = </w:t>
      </w:r>
      <w:r w:rsidRPr="00D7257D">
        <w:rPr>
          <w:rFonts w:ascii="Consolas" w:hAnsi="Consolas" w:cstheme="majorBidi"/>
          <w:i/>
          <w:iCs/>
          <w:sz w:val="20"/>
          <w:szCs w:val="20"/>
        </w:rPr>
        <w:t>item</w:t>
      </w:r>
      <w:r w:rsidRPr="00D7257D">
        <w:rPr>
          <w:rFonts w:ascii="Consolas" w:hAnsi="Consolas" w:cstheme="majorBidi"/>
          <w:sz w:val="20"/>
          <w:szCs w:val="20"/>
        </w:rPr>
        <w:t>.podatak_id;</w:t>
      </w:r>
    </w:p>
    <w:p w14:paraId="14DBEA8F" w14:textId="77777777" w:rsidR="009D5D54" w:rsidRPr="00D7257D" w:rsidRDefault="009D5D54" w:rsidP="009D5D54">
      <w:pPr>
        <w:spacing w:line="240" w:lineRule="auto"/>
        <w:rPr>
          <w:rFonts w:ascii="Consolas" w:hAnsi="Consolas" w:cstheme="majorBidi"/>
          <w:sz w:val="20"/>
          <w:szCs w:val="20"/>
        </w:rPr>
      </w:pPr>
      <w:r w:rsidRPr="00D7257D">
        <w:rPr>
          <w:rFonts w:ascii="Consolas" w:hAnsi="Consolas" w:cstheme="majorBidi"/>
          <w:sz w:val="20"/>
          <w:szCs w:val="20"/>
        </w:rPr>
        <w:t>        if (</w:t>
      </w:r>
      <w:r w:rsidRPr="00D7257D">
        <w:rPr>
          <w:rFonts w:ascii="Consolas" w:hAnsi="Consolas" w:cstheme="majorBidi"/>
          <w:i/>
          <w:iCs/>
          <w:sz w:val="20"/>
          <w:szCs w:val="20"/>
        </w:rPr>
        <w:t>baza</w:t>
      </w:r>
      <w:r w:rsidRPr="00D7257D">
        <w:rPr>
          <w:rFonts w:ascii="Consolas" w:hAnsi="Consolas" w:cstheme="majorBidi"/>
          <w:sz w:val="20"/>
          <w:szCs w:val="20"/>
        </w:rPr>
        <w:t>) {</w:t>
      </w:r>
    </w:p>
    <w:p w14:paraId="53C2261F" w14:textId="77777777" w:rsidR="009D5D54" w:rsidRPr="00D7257D" w:rsidRDefault="009D5D54" w:rsidP="009D5D54">
      <w:pPr>
        <w:spacing w:line="240" w:lineRule="auto"/>
        <w:rPr>
          <w:rFonts w:ascii="Consolas" w:hAnsi="Consolas" w:cstheme="majorBidi"/>
          <w:sz w:val="20"/>
          <w:szCs w:val="20"/>
        </w:rPr>
      </w:pPr>
      <w:r w:rsidRPr="00D7257D">
        <w:rPr>
          <w:rFonts w:ascii="Consolas" w:hAnsi="Consolas" w:cstheme="majorBidi"/>
          <w:sz w:val="20"/>
          <w:szCs w:val="20"/>
        </w:rPr>
        <w:t>            li.textContent = `</w:t>
      </w:r>
      <w:r w:rsidRPr="00D7257D">
        <w:rPr>
          <w:rFonts w:ascii="Segoe UI Emoji" w:hAnsi="Segoe UI Emoji" w:cs="Segoe UI Emoji"/>
          <w:sz w:val="20"/>
          <w:szCs w:val="20"/>
        </w:rPr>
        <w:t>✅</w:t>
      </w:r>
      <w:r w:rsidRPr="00D7257D">
        <w:rPr>
          <w:rFonts w:ascii="Consolas" w:hAnsi="Consolas" w:cstheme="majorBidi"/>
          <w:sz w:val="20"/>
          <w:szCs w:val="20"/>
        </w:rPr>
        <w:t xml:space="preserve"> Ure</w:t>
      </w:r>
      <w:r w:rsidRPr="00D7257D">
        <w:rPr>
          <w:rFonts w:ascii="Consolas" w:hAnsi="Consolas" w:cs="Times New Roman"/>
          <w:sz w:val="20"/>
          <w:szCs w:val="20"/>
        </w:rPr>
        <w:t>đ</w:t>
      </w:r>
      <w:r w:rsidRPr="00D7257D">
        <w:rPr>
          <w:rFonts w:ascii="Consolas" w:hAnsi="Consolas" w:cstheme="majorBidi"/>
          <w:sz w:val="20"/>
          <w:szCs w:val="20"/>
        </w:rPr>
        <w:t>aj ${</w:t>
      </w:r>
      <w:r w:rsidRPr="00D7257D">
        <w:rPr>
          <w:rFonts w:ascii="Consolas" w:hAnsi="Consolas" w:cstheme="majorBidi"/>
          <w:i/>
          <w:iCs/>
          <w:sz w:val="20"/>
          <w:szCs w:val="20"/>
        </w:rPr>
        <w:t>item</w:t>
      </w:r>
      <w:r w:rsidRPr="00D7257D">
        <w:rPr>
          <w:rFonts w:ascii="Consolas" w:hAnsi="Consolas" w:cstheme="majorBidi"/>
          <w:sz w:val="20"/>
          <w:szCs w:val="20"/>
        </w:rPr>
        <w:t>.uredjaj_id}: ${</w:t>
      </w:r>
      <w:r w:rsidRPr="00D7257D">
        <w:rPr>
          <w:rFonts w:ascii="Consolas" w:hAnsi="Consolas" w:cstheme="majorBidi"/>
          <w:i/>
          <w:iCs/>
          <w:sz w:val="20"/>
          <w:szCs w:val="20"/>
        </w:rPr>
        <w:t>item</w:t>
      </w:r>
      <w:r w:rsidRPr="00D7257D">
        <w:rPr>
          <w:rFonts w:ascii="Consolas" w:hAnsi="Consolas" w:cstheme="majorBidi"/>
          <w:sz w:val="20"/>
          <w:szCs w:val="20"/>
        </w:rPr>
        <w:t xml:space="preserve">.podatak} — ${new </w:t>
      </w:r>
      <w:r w:rsidRPr="00D7257D">
        <w:rPr>
          <w:rFonts w:ascii="Consolas" w:hAnsi="Consolas" w:cstheme="majorBidi"/>
          <w:i/>
          <w:iCs/>
          <w:sz w:val="20"/>
          <w:szCs w:val="20"/>
        </w:rPr>
        <w:t>Date</w:t>
      </w:r>
      <w:r w:rsidRPr="00D7257D">
        <w:rPr>
          <w:rFonts w:ascii="Consolas" w:hAnsi="Consolas" w:cstheme="majorBidi"/>
          <w:sz w:val="20"/>
          <w:szCs w:val="20"/>
        </w:rPr>
        <w:t>(</w:t>
      </w:r>
      <w:r w:rsidRPr="00D7257D">
        <w:rPr>
          <w:rFonts w:ascii="Consolas" w:hAnsi="Consolas" w:cstheme="majorBidi"/>
          <w:i/>
          <w:iCs/>
          <w:sz w:val="20"/>
          <w:szCs w:val="20"/>
        </w:rPr>
        <w:t>item</w:t>
      </w:r>
      <w:r w:rsidRPr="00D7257D">
        <w:rPr>
          <w:rFonts w:ascii="Consolas" w:hAnsi="Consolas" w:cstheme="majorBidi"/>
          <w:sz w:val="20"/>
          <w:szCs w:val="20"/>
        </w:rPr>
        <w:t>.vrijeme).toLocaleTimeString()}`;</w:t>
      </w:r>
    </w:p>
    <w:p w14:paraId="5A3D599D" w14:textId="77777777" w:rsidR="009D5D54" w:rsidRPr="00D7257D" w:rsidRDefault="009D5D54" w:rsidP="009D5D54">
      <w:pPr>
        <w:spacing w:line="240" w:lineRule="auto"/>
        <w:rPr>
          <w:rFonts w:ascii="Consolas" w:hAnsi="Consolas" w:cstheme="majorBidi"/>
          <w:sz w:val="20"/>
          <w:szCs w:val="20"/>
        </w:rPr>
      </w:pPr>
      <w:r w:rsidRPr="00D7257D">
        <w:rPr>
          <w:rFonts w:ascii="Consolas" w:hAnsi="Consolas" w:cstheme="majorBidi"/>
          <w:sz w:val="20"/>
          <w:szCs w:val="20"/>
        </w:rPr>
        <w:t>        } else {</w:t>
      </w:r>
    </w:p>
    <w:p w14:paraId="7EA3BA84" w14:textId="77777777" w:rsidR="009D5D54" w:rsidRPr="00D7257D" w:rsidRDefault="009D5D54" w:rsidP="009D5D54">
      <w:pPr>
        <w:spacing w:line="240" w:lineRule="auto"/>
        <w:rPr>
          <w:rFonts w:ascii="Consolas" w:hAnsi="Consolas" w:cstheme="majorBidi"/>
          <w:sz w:val="20"/>
          <w:szCs w:val="20"/>
        </w:rPr>
      </w:pPr>
      <w:r w:rsidRPr="00D7257D">
        <w:rPr>
          <w:rFonts w:ascii="Consolas" w:hAnsi="Consolas" w:cstheme="majorBidi"/>
          <w:sz w:val="20"/>
          <w:szCs w:val="20"/>
        </w:rPr>
        <w:t>            li.textContent = `</w:t>
      </w:r>
      <w:r w:rsidRPr="00D7257D">
        <w:rPr>
          <w:rFonts w:ascii="Segoe UI Emoji" w:hAnsi="Segoe UI Emoji" w:cs="Segoe UI Emoji"/>
          <w:sz w:val="20"/>
          <w:szCs w:val="20"/>
        </w:rPr>
        <w:t>⌛</w:t>
      </w:r>
      <w:r w:rsidRPr="00D7257D">
        <w:rPr>
          <w:rFonts w:ascii="Consolas" w:hAnsi="Consolas" w:cstheme="majorBidi"/>
          <w:sz w:val="20"/>
          <w:szCs w:val="20"/>
        </w:rPr>
        <w:t xml:space="preserve"> Ure</w:t>
      </w:r>
      <w:r w:rsidRPr="00D7257D">
        <w:rPr>
          <w:rFonts w:ascii="Consolas" w:hAnsi="Consolas" w:cs="Times New Roman"/>
          <w:sz w:val="20"/>
          <w:szCs w:val="20"/>
        </w:rPr>
        <w:t>đ</w:t>
      </w:r>
      <w:r w:rsidRPr="00D7257D">
        <w:rPr>
          <w:rFonts w:ascii="Consolas" w:hAnsi="Consolas" w:cstheme="majorBidi"/>
          <w:sz w:val="20"/>
          <w:szCs w:val="20"/>
        </w:rPr>
        <w:t>aj ${</w:t>
      </w:r>
      <w:r w:rsidRPr="00D7257D">
        <w:rPr>
          <w:rFonts w:ascii="Consolas" w:hAnsi="Consolas" w:cstheme="majorBidi"/>
          <w:i/>
          <w:iCs/>
          <w:sz w:val="20"/>
          <w:szCs w:val="20"/>
        </w:rPr>
        <w:t>item</w:t>
      </w:r>
      <w:r w:rsidRPr="00D7257D">
        <w:rPr>
          <w:rFonts w:ascii="Consolas" w:hAnsi="Consolas" w:cstheme="majorBidi"/>
          <w:sz w:val="20"/>
          <w:szCs w:val="20"/>
        </w:rPr>
        <w:t>.uredjaj_id}: ${</w:t>
      </w:r>
      <w:r w:rsidRPr="00D7257D">
        <w:rPr>
          <w:rFonts w:ascii="Consolas" w:hAnsi="Consolas" w:cstheme="majorBidi"/>
          <w:i/>
          <w:iCs/>
          <w:sz w:val="20"/>
          <w:szCs w:val="20"/>
        </w:rPr>
        <w:t>item</w:t>
      </w:r>
      <w:r w:rsidRPr="00D7257D">
        <w:rPr>
          <w:rFonts w:ascii="Consolas" w:hAnsi="Consolas" w:cstheme="majorBidi"/>
          <w:sz w:val="20"/>
          <w:szCs w:val="20"/>
        </w:rPr>
        <w:t xml:space="preserve">.podatak} — ${new </w:t>
      </w:r>
      <w:r w:rsidRPr="00D7257D">
        <w:rPr>
          <w:rFonts w:ascii="Consolas" w:hAnsi="Consolas" w:cstheme="majorBidi"/>
          <w:i/>
          <w:iCs/>
          <w:sz w:val="20"/>
          <w:szCs w:val="20"/>
        </w:rPr>
        <w:t>Date</w:t>
      </w:r>
      <w:r w:rsidRPr="00D7257D">
        <w:rPr>
          <w:rFonts w:ascii="Consolas" w:hAnsi="Consolas" w:cstheme="majorBidi"/>
          <w:sz w:val="20"/>
          <w:szCs w:val="20"/>
        </w:rPr>
        <w:t>(</w:t>
      </w:r>
      <w:r w:rsidRPr="00D7257D">
        <w:rPr>
          <w:rFonts w:ascii="Consolas" w:hAnsi="Consolas" w:cstheme="majorBidi"/>
          <w:i/>
          <w:iCs/>
          <w:sz w:val="20"/>
          <w:szCs w:val="20"/>
        </w:rPr>
        <w:t>item</w:t>
      </w:r>
      <w:r w:rsidRPr="00D7257D">
        <w:rPr>
          <w:rFonts w:ascii="Consolas" w:hAnsi="Consolas" w:cstheme="majorBidi"/>
          <w:sz w:val="20"/>
          <w:szCs w:val="20"/>
        </w:rPr>
        <w:t>.vrijeme).toLocaleTimeString()}`;            </w:t>
      </w:r>
    </w:p>
    <w:p w14:paraId="6A375C07" w14:textId="77777777" w:rsidR="009D5D54" w:rsidRPr="00D7257D" w:rsidRDefault="009D5D54" w:rsidP="009D5D54">
      <w:pPr>
        <w:spacing w:line="240" w:lineRule="auto"/>
        <w:rPr>
          <w:rFonts w:ascii="Consolas" w:hAnsi="Consolas" w:cstheme="majorBidi"/>
          <w:sz w:val="20"/>
          <w:szCs w:val="20"/>
        </w:rPr>
      </w:pPr>
      <w:r w:rsidRPr="00D7257D">
        <w:rPr>
          <w:rFonts w:ascii="Consolas" w:hAnsi="Consolas" w:cstheme="majorBidi"/>
          <w:sz w:val="20"/>
          <w:szCs w:val="20"/>
        </w:rPr>
        <w:t>        }</w:t>
      </w:r>
    </w:p>
    <w:p w14:paraId="68D25EF8" w14:textId="77777777" w:rsidR="009D5D54" w:rsidRPr="00D7257D" w:rsidRDefault="009D5D54" w:rsidP="009D5D54">
      <w:pPr>
        <w:spacing w:line="240" w:lineRule="auto"/>
        <w:rPr>
          <w:rFonts w:ascii="Consolas" w:hAnsi="Consolas" w:cstheme="majorBidi"/>
          <w:sz w:val="20"/>
          <w:szCs w:val="20"/>
        </w:rPr>
      </w:pPr>
    </w:p>
    <w:p w14:paraId="6992358B" w14:textId="77777777" w:rsidR="009D5D54" w:rsidRPr="00D7257D" w:rsidRDefault="009D5D54" w:rsidP="009D5D54">
      <w:pPr>
        <w:spacing w:line="240" w:lineRule="auto"/>
        <w:rPr>
          <w:rFonts w:ascii="Consolas" w:hAnsi="Consolas" w:cstheme="majorBidi"/>
          <w:sz w:val="20"/>
          <w:szCs w:val="20"/>
        </w:rPr>
      </w:pPr>
      <w:r w:rsidRPr="00D7257D">
        <w:rPr>
          <w:rFonts w:ascii="Consolas" w:hAnsi="Consolas" w:cstheme="majorBidi"/>
          <w:sz w:val="20"/>
          <w:szCs w:val="20"/>
        </w:rPr>
        <w:lastRenderedPageBreak/>
        <w:t>        list.prepend(li);</w:t>
      </w:r>
    </w:p>
    <w:p w14:paraId="291D1374" w14:textId="77777777" w:rsidR="009D5D54" w:rsidRPr="00D7257D" w:rsidRDefault="009D5D54" w:rsidP="009D5D54">
      <w:pPr>
        <w:spacing w:line="240" w:lineRule="auto"/>
        <w:rPr>
          <w:rFonts w:ascii="Consolas" w:hAnsi="Consolas" w:cstheme="majorBidi"/>
          <w:sz w:val="20"/>
          <w:szCs w:val="20"/>
        </w:rPr>
      </w:pPr>
      <w:r w:rsidRPr="00D7257D">
        <w:rPr>
          <w:rFonts w:ascii="Consolas" w:hAnsi="Consolas" w:cstheme="majorBidi"/>
          <w:sz w:val="20"/>
          <w:szCs w:val="20"/>
        </w:rPr>
        <w:t>    }</w:t>
      </w:r>
    </w:p>
    <w:p w14:paraId="5B800994" w14:textId="77777777" w:rsidR="009D5D54" w:rsidRPr="00D7257D" w:rsidRDefault="009D5D54" w:rsidP="009D5D54">
      <w:pPr>
        <w:spacing w:line="240" w:lineRule="auto"/>
        <w:rPr>
          <w:rFonts w:ascii="Consolas" w:hAnsi="Consolas" w:cstheme="majorBidi"/>
          <w:sz w:val="20"/>
          <w:szCs w:val="20"/>
        </w:rPr>
      </w:pPr>
      <w:r w:rsidRPr="00D7257D">
        <w:rPr>
          <w:rFonts w:ascii="Consolas" w:hAnsi="Consolas" w:cstheme="majorBidi"/>
          <w:sz w:val="20"/>
          <w:szCs w:val="20"/>
        </w:rPr>
        <w:t xml:space="preserve">} </w:t>
      </w:r>
    </w:p>
    <w:p w14:paraId="5AC589B0" w14:textId="77777777" w:rsidR="0041083E" w:rsidRPr="00D7257D" w:rsidRDefault="0041083E" w:rsidP="003E1703">
      <w:pPr>
        <w:spacing w:line="360" w:lineRule="auto"/>
        <w:rPr>
          <w:rFonts w:asciiTheme="majorBidi" w:hAnsiTheme="majorBidi" w:cstheme="majorBidi"/>
        </w:rPr>
      </w:pPr>
    </w:p>
    <w:p w14:paraId="27862F3A" w14:textId="77777777" w:rsidR="00432ACE" w:rsidRPr="00D7257D" w:rsidRDefault="00DA3E06" w:rsidP="003E1703">
      <w:pPr>
        <w:spacing w:line="360" w:lineRule="auto"/>
        <w:ind w:firstLine="720"/>
        <w:rPr>
          <w:rFonts w:asciiTheme="majorBidi" w:hAnsiTheme="majorBidi" w:cstheme="majorBidi"/>
        </w:rPr>
      </w:pPr>
      <w:r w:rsidRPr="00D7257D">
        <w:rPr>
          <w:rFonts w:asciiTheme="majorBidi" w:hAnsiTheme="majorBidi" w:cstheme="majorBidi"/>
        </w:rPr>
        <w:t xml:space="preserve">U skladu s tim, </w:t>
      </w:r>
      <w:r w:rsidR="00973398" w:rsidRPr="00D7257D">
        <w:rPr>
          <w:rFonts w:asciiTheme="majorBidi" w:hAnsiTheme="majorBidi" w:cstheme="majorBidi"/>
        </w:rPr>
        <w:t>poziv</w:t>
      </w:r>
      <w:r w:rsidR="006B2300" w:rsidRPr="00D7257D">
        <w:rPr>
          <w:rFonts w:asciiTheme="majorBidi" w:hAnsiTheme="majorBidi" w:cstheme="majorBidi"/>
        </w:rPr>
        <w:t>i</w:t>
      </w:r>
      <w:r w:rsidR="00973398" w:rsidRPr="00D7257D">
        <w:rPr>
          <w:rFonts w:asciiTheme="majorBidi" w:hAnsiTheme="majorBidi" w:cstheme="majorBidi"/>
        </w:rPr>
        <w:t xml:space="preserve"> funkcije </w:t>
      </w:r>
      <w:r w:rsidR="00973398" w:rsidRPr="00D7257D">
        <w:rPr>
          <w:rFonts w:ascii="Consolas" w:hAnsi="Consolas" w:cstheme="majorBidi"/>
          <w:sz w:val="20"/>
          <w:szCs w:val="20"/>
        </w:rPr>
        <w:t xml:space="preserve">prikaziPodatak </w:t>
      </w:r>
      <w:r w:rsidR="00973398" w:rsidRPr="00D7257D">
        <w:rPr>
          <w:rFonts w:asciiTheme="majorBidi" w:hAnsiTheme="majorBidi" w:cstheme="majorBidi"/>
        </w:rPr>
        <w:t xml:space="preserve">u prethodno prikazanim odsječcima </w:t>
      </w:r>
      <w:r w:rsidR="006B2300" w:rsidRPr="00D7257D">
        <w:rPr>
          <w:rFonts w:asciiTheme="majorBidi" w:hAnsiTheme="majorBidi" w:cstheme="majorBidi"/>
        </w:rPr>
        <w:t xml:space="preserve">postaju jasni. Naime, prilikom učitavanja povijesnih podataka, svi učitani podaci već se nalaze u bazi pa se funkcija za prikaz poziva s argumentom </w:t>
      </w:r>
      <w:r w:rsidR="006B2300" w:rsidRPr="00D7257D">
        <w:rPr>
          <w:rFonts w:ascii="Consolas" w:hAnsi="Consolas" w:cs="Courier New"/>
          <w:sz w:val="20"/>
          <w:szCs w:val="20"/>
        </w:rPr>
        <w:t>true</w:t>
      </w:r>
      <w:r w:rsidR="006B2300" w:rsidRPr="00D7257D">
        <w:rPr>
          <w:rFonts w:asciiTheme="majorBidi" w:hAnsiTheme="majorBidi" w:cstheme="majorBidi"/>
        </w:rPr>
        <w:t xml:space="preserve">. U funkciji za prikaz podataka međuspremnika, </w:t>
      </w:r>
      <w:r w:rsidR="004A0A3B" w:rsidRPr="00D7257D">
        <w:rPr>
          <w:rFonts w:asciiTheme="majorBidi" w:hAnsiTheme="majorBidi" w:cstheme="majorBidi"/>
        </w:rPr>
        <w:t xml:space="preserve">funkcija se izvršava s argumentom </w:t>
      </w:r>
      <w:r w:rsidR="004A0A3B" w:rsidRPr="00D7257D">
        <w:rPr>
          <w:rFonts w:ascii="Consolas" w:hAnsi="Consolas" w:cstheme="majorBidi"/>
          <w:sz w:val="20"/>
          <w:szCs w:val="20"/>
        </w:rPr>
        <w:t>false</w:t>
      </w:r>
      <w:r w:rsidR="004A0A3B" w:rsidRPr="00D7257D">
        <w:rPr>
          <w:rFonts w:asciiTheme="majorBidi" w:hAnsiTheme="majorBidi" w:cstheme="majorBidi"/>
        </w:rPr>
        <w:t xml:space="preserve">, jer se međuspremnik puni </w:t>
      </w:r>
      <w:r w:rsidR="00112414" w:rsidRPr="00D7257D">
        <w:rPr>
          <w:rFonts w:asciiTheme="majorBidi" w:hAnsiTheme="majorBidi" w:cstheme="majorBidi"/>
        </w:rPr>
        <w:t>isključivo podacima direktno pristiglima bez pohrane.</w:t>
      </w:r>
    </w:p>
    <w:p w14:paraId="59195AA1" w14:textId="3043D7A5" w:rsidR="00C65C18" w:rsidRPr="00D7257D" w:rsidRDefault="00432ACE" w:rsidP="003E1703">
      <w:pPr>
        <w:spacing w:line="360" w:lineRule="auto"/>
        <w:ind w:firstLine="720"/>
        <w:rPr>
          <w:rFonts w:asciiTheme="majorBidi" w:hAnsiTheme="majorBidi" w:cstheme="majorBidi"/>
        </w:rPr>
      </w:pPr>
      <w:r w:rsidRPr="00D7257D">
        <w:rPr>
          <w:rFonts w:asciiTheme="majorBidi" w:hAnsiTheme="majorBidi" w:cstheme="majorBidi"/>
        </w:rPr>
        <w:t xml:space="preserve">Do sada prikazani kod odnosi se na prikaz povijesnih podataka te podataka međuspremnika pristiglih za vrijeme inicijalizacije. Nakon završetka navedenih aktivnosti, korisnička aplikacija započinje uobičajeni način rada u kojem prima </w:t>
      </w:r>
      <w:r w:rsidR="00D934DB" w:rsidRPr="00D7257D">
        <w:rPr>
          <w:rFonts w:asciiTheme="majorBidi" w:hAnsiTheme="majorBidi" w:cstheme="majorBidi"/>
        </w:rPr>
        <w:t xml:space="preserve">podatke od pristupne točke za korisničko sučelje te ih kontinuirano obrađuje. Podaci se primaju putem Socket.io protokola i to putem dva različita definirana događaja. Događaj </w:t>
      </w:r>
      <w:r w:rsidR="00D86894" w:rsidRPr="00D7257D">
        <w:rPr>
          <w:rFonts w:ascii="Consolas" w:hAnsi="Consolas" w:cstheme="majorBidi"/>
          <w:sz w:val="20"/>
          <w:szCs w:val="20"/>
        </w:rPr>
        <w:t>new-data</w:t>
      </w:r>
      <w:r w:rsidR="00D86894" w:rsidRPr="00D7257D">
        <w:rPr>
          <w:rFonts w:asciiTheme="majorBidi" w:hAnsiTheme="majorBidi" w:cstheme="majorBidi"/>
        </w:rPr>
        <w:t xml:space="preserve"> </w:t>
      </w:r>
      <w:r w:rsidR="00E46440" w:rsidRPr="00D7257D">
        <w:rPr>
          <w:rFonts w:asciiTheme="majorBidi" w:hAnsiTheme="majorBidi" w:cstheme="majorBidi"/>
        </w:rPr>
        <w:t xml:space="preserve">služi primanju nepohranjenih podataka direktno s uređaja, dok je događaj </w:t>
      </w:r>
      <w:r w:rsidR="00E46440" w:rsidRPr="00D7257D">
        <w:rPr>
          <w:rFonts w:ascii="Consolas" w:hAnsi="Consolas" w:cstheme="majorBidi"/>
          <w:sz w:val="20"/>
          <w:szCs w:val="20"/>
        </w:rPr>
        <w:t>database-data</w:t>
      </w:r>
      <w:r w:rsidR="00E46440" w:rsidRPr="00D7257D">
        <w:rPr>
          <w:rFonts w:asciiTheme="majorBidi" w:hAnsiTheme="majorBidi" w:cstheme="majorBidi"/>
        </w:rPr>
        <w:t xml:space="preserve"> namijenjen primanju pohranjenih događaja iz baze podataka. Ovakvim odvajanjem uklanja se potreba za naknadnim provjerama</w:t>
      </w:r>
      <w:r w:rsidR="00445A40" w:rsidRPr="00D7257D">
        <w:rPr>
          <w:rFonts w:asciiTheme="majorBidi" w:hAnsiTheme="majorBidi" w:cstheme="majorBidi"/>
        </w:rPr>
        <w:t xml:space="preserve"> porijekla pristiglih podataka te dodatnim i složenijim deduplikacijskim mehanizmima. </w:t>
      </w:r>
      <w:r w:rsidR="00453272" w:rsidRPr="00D7257D">
        <w:rPr>
          <w:rFonts w:asciiTheme="majorBidi" w:hAnsiTheme="majorBidi" w:cstheme="majorBidi"/>
        </w:rPr>
        <w:t>Prilikom obrade</w:t>
      </w:r>
      <w:r w:rsidR="00C65C18" w:rsidRPr="00D7257D">
        <w:rPr>
          <w:rFonts w:asciiTheme="majorBidi" w:hAnsiTheme="majorBidi" w:cstheme="majorBidi"/>
        </w:rPr>
        <w:t xml:space="preserve"> </w:t>
      </w:r>
      <w:r w:rsidR="00453272" w:rsidRPr="00D7257D">
        <w:rPr>
          <w:rFonts w:asciiTheme="majorBidi" w:hAnsiTheme="majorBidi" w:cstheme="majorBidi"/>
        </w:rPr>
        <w:t>događaja</w:t>
      </w:r>
      <w:r w:rsidR="00C65C18" w:rsidRPr="00D7257D">
        <w:rPr>
          <w:rFonts w:asciiTheme="majorBidi" w:hAnsiTheme="majorBidi" w:cstheme="majorBidi"/>
        </w:rPr>
        <w:t xml:space="preserve"> </w:t>
      </w:r>
      <w:r w:rsidR="00C65C18" w:rsidRPr="00D7257D">
        <w:rPr>
          <w:rFonts w:ascii="Consolas" w:hAnsi="Consolas" w:cstheme="majorBidi"/>
          <w:sz w:val="20"/>
          <w:szCs w:val="20"/>
        </w:rPr>
        <w:t>new-data</w:t>
      </w:r>
      <w:r w:rsidR="00453272" w:rsidRPr="00D7257D">
        <w:rPr>
          <w:rFonts w:asciiTheme="majorBidi" w:hAnsiTheme="majorBidi" w:cstheme="majorBidi"/>
        </w:rPr>
        <w:t xml:space="preserve">, najprije se provjerava </w:t>
      </w:r>
      <w:r w:rsidR="003C5E70" w:rsidRPr="00D7257D">
        <w:rPr>
          <w:rFonts w:asciiTheme="majorBidi" w:hAnsiTheme="majorBidi" w:cstheme="majorBidi"/>
        </w:rPr>
        <w:t xml:space="preserve">je li učitavanje povijesnih podataka dovršeno, što se postiže provjerom vrijednosti varijable </w:t>
      </w:r>
      <w:r w:rsidR="003C5E70" w:rsidRPr="00D7257D">
        <w:rPr>
          <w:rFonts w:ascii="Consolas" w:hAnsi="Consolas" w:cstheme="majorBidi"/>
          <w:sz w:val="20"/>
          <w:szCs w:val="20"/>
        </w:rPr>
        <w:t>stariPodaciUcitani</w:t>
      </w:r>
      <w:r w:rsidR="003C5E70" w:rsidRPr="00D7257D">
        <w:rPr>
          <w:rFonts w:asciiTheme="majorBidi" w:hAnsiTheme="majorBidi" w:cstheme="majorBidi"/>
        </w:rPr>
        <w:t xml:space="preserve">. Provjera je nužna jer, ako povijesni podaci još nisu učitani, umjesto prikaza, podatak se sprema u međuspremnik te kasnije obrađuje. U uobičajenom scenariju u kojem su povijesni podaci već učitani, podatak se prikazuje </w:t>
      </w:r>
      <w:r w:rsidR="0096427E" w:rsidRPr="00D7257D">
        <w:rPr>
          <w:rFonts w:asciiTheme="majorBidi" w:hAnsiTheme="majorBidi" w:cstheme="majorBidi"/>
        </w:rPr>
        <w:t xml:space="preserve">pozivom funkcije za prikaz s argumentom </w:t>
      </w:r>
      <w:r w:rsidR="0096427E" w:rsidRPr="00D7257D">
        <w:rPr>
          <w:rFonts w:ascii="Consolas" w:hAnsi="Consolas" w:cstheme="majorBidi"/>
          <w:sz w:val="22"/>
          <w:szCs w:val="22"/>
        </w:rPr>
        <w:t>f</w:t>
      </w:r>
      <w:r w:rsidR="0096427E" w:rsidRPr="00D7257D">
        <w:rPr>
          <w:rFonts w:ascii="Consolas" w:hAnsi="Consolas" w:cstheme="majorBidi"/>
          <w:sz w:val="20"/>
          <w:szCs w:val="20"/>
        </w:rPr>
        <w:t>alse</w:t>
      </w:r>
      <w:r w:rsidR="0096427E" w:rsidRPr="00D7257D">
        <w:rPr>
          <w:rFonts w:asciiTheme="majorBidi" w:hAnsiTheme="majorBidi" w:cstheme="majorBidi"/>
        </w:rPr>
        <w:t xml:space="preserve">, tj. s prikazom pješčanog sata. </w:t>
      </w:r>
      <w:r w:rsidR="00674FC5" w:rsidRPr="00D7257D">
        <w:rPr>
          <w:rFonts w:asciiTheme="majorBidi" w:hAnsiTheme="majorBidi" w:cstheme="majorBidi"/>
        </w:rPr>
        <w:t>Dva su moguća scenarija prilikom poziva ova funkcije. Uobičajeni scenarij je da ovaj podatak pristiže prvi, jer kopija podatka iz baze kasni zbog latencije</w:t>
      </w:r>
      <w:r w:rsidR="000F62B9" w:rsidRPr="00D7257D">
        <w:rPr>
          <w:rFonts w:asciiTheme="majorBidi" w:hAnsiTheme="majorBidi" w:cstheme="majorBidi"/>
        </w:rPr>
        <w:t xml:space="preserve">. U tom slučaju, program radi kako je opisano, prikazom pješčanog sata pored podatka. A </w:t>
      </w:r>
      <w:r w:rsidR="00A37A40" w:rsidRPr="00D7257D">
        <w:rPr>
          <w:rFonts w:asciiTheme="majorBidi" w:hAnsiTheme="majorBidi" w:cstheme="majorBidi"/>
        </w:rPr>
        <w:t xml:space="preserve">ako je, zbog neuobičajenih mrežnih uvjeta, npr. usporenja veze između pristupne točke za uređaje i pristupne točke za korisničko sučelje, u trenutku pristizanja ove kopije podatka, </w:t>
      </w:r>
      <w:r w:rsidR="002F1DC3" w:rsidRPr="00D7257D">
        <w:rPr>
          <w:rFonts w:asciiTheme="majorBidi" w:hAnsiTheme="majorBidi" w:cstheme="majorBidi"/>
        </w:rPr>
        <w:t xml:space="preserve">perzistentna kopija iz baze već ranije bila pristigla i bila prikazana, funkcija </w:t>
      </w:r>
      <w:r w:rsidR="00A71A64" w:rsidRPr="00D7257D">
        <w:rPr>
          <w:rFonts w:ascii="Consolas" w:hAnsi="Consolas" w:cstheme="majorBidi"/>
          <w:sz w:val="20"/>
          <w:szCs w:val="20"/>
        </w:rPr>
        <w:t xml:space="preserve">prikaziPodatak </w:t>
      </w:r>
      <w:r w:rsidR="00A71A64" w:rsidRPr="00D7257D">
        <w:rPr>
          <w:rFonts w:asciiTheme="majorBidi" w:hAnsiTheme="majorBidi" w:cstheme="majorBidi"/>
        </w:rPr>
        <w:t xml:space="preserve">neće učiniti ništa, već će, pri prvoj provjeri je li podatak prikazan, </w:t>
      </w:r>
      <w:r w:rsidR="00996145" w:rsidRPr="00D7257D">
        <w:rPr>
          <w:rFonts w:asciiTheme="majorBidi" w:hAnsiTheme="majorBidi" w:cstheme="majorBidi"/>
        </w:rPr>
        <w:t>završiti s izvođenjem.</w:t>
      </w:r>
      <w:r w:rsidR="00CD0F89" w:rsidRPr="00D7257D">
        <w:rPr>
          <w:rFonts w:asciiTheme="majorBidi" w:hAnsiTheme="majorBidi" w:cstheme="majorBidi"/>
        </w:rPr>
        <w:t xml:space="preserve"> Implementacija slušatelja događaja </w:t>
      </w:r>
      <w:r w:rsidR="00CD0F89" w:rsidRPr="00D7257D">
        <w:rPr>
          <w:rFonts w:ascii="Consolas" w:hAnsi="Consolas" w:cstheme="majorBidi"/>
          <w:sz w:val="20"/>
          <w:szCs w:val="20"/>
        </w:rPr>
        <w:t xml:space="preserve">new-data </w:t>
      </w:r>
      <w:r w:rsidR="00CD0F89" w:rsidRPr="00D7257D">
        <w:rPr>
          <w:rFonts w:asciiTheme="majorBidi" w:hAnsiTheme="majorBidi" w:cstheme="majorBidi"/>
        </w:rPr>
        <w:t>prikazana je u</w:t>
      </w:r>
      <w:r w:rsidR="00BE6A8A" w:rsidRPr="00D7257D">
        <w:rPr>
          <w:rFonts w:asciiTheme="majorBidi" w:hAnsiTheme="majorBidi" w:cstheme="majorBidi"/>
        </w:rPr>
        <w:t xml:space="preserve"> Isječku 5.1</w:t>
      </w:r>
      <w:r w:rsidR="00FF4F3C">
        <w:rPr>
          <w:rFonts w:asciiTheme="majorBidi" w:hAnsiTheme="majorBidi" w:cstheme="majorBidi"/>
        </w:rPr>
        <w:t>3</w:t>
      </w:r>
      <w:r w:rsidR="00BE6A8A" w:rsidRPr="00D7257D">
        <w:rPr>
          <w:rFonts w:asciiTheme="majorBidi" w:hAnsiTheme="majorBidi" w:cstheme="majorBidi"/>
        </w:rPr>
        <w:t>. Ulaz u ovaj dio koda je</w:t>
      </w:r>
      <w:r w:rsidR="00C77C9D" w:rsidRPr="00D7257D">
        <w:rPr>
          <w:rFonts w:asciiTheme="majorBidi" w:hAnsiTheme="majorBidi" w:cstheme="majorBidi"/>
        </w:rPr>
        <w:t xml:space="preserve"> primanje</w:t>
      </w:r>
      <w:r w:rsidR="00BE6A8A" w:rsidRPr="00D7257D">
        <w:rPr>
          <w:rFonts w:asciiTheme="majorBidi" w:hAnsiTheme="majorBidi" w:cstheme="majorBidi"/>
        </w:rPr>
        <w:t xml:space="preserve"> </w:t>
      </w:r>
      <w:r w:rsidR="00C77C9D" w:rsidRPr="00D7257D">
        <w:rPr>
          <w:rFonts w:asciiTheme="majorBidi" w:hAnsiTheme="majorBidi" w:cstheme="majorBidi"/>
        </w:rPr>
        <w:t xml:space="preserve">Socket.io događaja </w:t>
      </w:r>
      <w:r w:rsidR="00C77C9D" w:rsidRPr="00D7257D">
        <w:rPr>
          <w:rFonts w:ascii="Consolas" w:hAnsi="Consolas" w:cstheme="majorBidi"/>
          <w:sz w:val="20"/>
          <w:szCs w:val="20"/>
        </w:rPr>
        <w:t xml:space="preserve">new-data </w:t>
      </w:r>
      <w:r w:rsidR="00C77C9D" w:rsidRPr="00D7257D">
        <w:rPr>
          <w:rFonts w:asciiTheme="majorBidi" w:hAnsiTheme="majorBidi" w:cstheme="majorBidi"/>
        </w:rPr>
        <w:t xml:space="preserve">te objekt </w:t>
      </w:r>
      <w:r w:rsidR="00C77C9D" w:rsidRPr="00D7257D">
        <w:rPr>
          <w:rFonts w:ascii="Consolas" w:hAnsi="Consolas" w:cstheme="majorBidi"/>
          <w:sz w:val="20"/>
          <w:szCs w:val="20"/>
        </w:rPr>
        <w:t>item</w:t>
      </w:r>
      <w:r w:rsidR="00C77C9D" w:rsidRPr="00D7257D">
        <w:rPr>
          <w:rFonts w:asciiTheme="majorBidi" w:hAnsiTheme="majorBidi" w:cstheme="majorBidi"/>
        </w:rPr>
        <w:t xml:space="preserve">, koji sadrži novopristigle podatke. Izlaz iz isječka je </w:t>
      </w:r>
      <w:r w:rsidR="00DC35A0" w:rsidRPr="00D7257D">
        <w:rPr>
          <w:rFonts w:asciiTheme="majorBidi" w:hAnsiTheme="majorBidi" w:cstheme="majorBidi"/>
        </w:rPr>
        <w:t xml:space="preserve">ili poziv funkcije </w:t>
      </w:r>
      <w:r w:rsidR="00DC35A0" w:rsidRPr="00D7257D">
        <w:rPr>
          <w:rFonts w:ascii="Consolas" w:hAnsi="Consolas" w:cstheme="majorBidi"/>
          <w:sz w:val="20"/>
          <w:szCs w:val="20"/>
        </w:rPr>
        <w:lastRenderedPageBreak/>
        <w:t xml:space="preserve">prikaziPodatak </w:t>
      </w:r>
      <w:r w:rsidR="00DC35A0" w:rsidRPr="00D7257D">
        <w:rPr>
          <w:rFonts w:asciiTheme="majorBidi" w:hAnsiTheme="majorBidi" w:cstheme="majorBidi"/>
        </w:rPr>
        <w:t xml:space="preserve">ili </w:t>
      </w:r>
      <w:r w:rsidR="001507F4" w:rsidRPr="00D7257D">
        <w:rPr>
          <w:rFonts w:asciiTheme="majorBidi" w:hAnsiTheme="majorBidi" w:cstheme="majorBidi"/>
        </w:rPr>
        <w:t xml:space="preserve">dodavanje podatka u međuspremnik. </w:t>
      </w:r>
      <w:r w:rsidR="00CB4D9F" w:rsidRPr="00D7257D">
        <w:rPr>
          <w:rFonts w:asciiTheme="majorBidi" w:hAnsiTheme="majorBidi" w:cstheme="majorBidi"/>
        </w:rPr>
        <w:t>Ovaj isječak povezan je sa zahtjevom F3 jer prikazuje mehanizam primanja podataka, ključan za omogućavanje prikaza svih generiranih podataka na korisničkom sučelju.</w:t>
      </w:r>
      <w:r w:rsidR="00E96655" w:rsidRPr="00D7257D">
        <w:rPr>
          <w:rFonts w:asciiTheme="majorBidi" w:hAnsiTheme="majorBidi" w:cstheme="majorBidi"/>
        </w:rPr>
        <w:t xml:space="preserve"> Indirektno je povezan i sa zahtjevom F6 jer </w:t>
      </w:r>
      <w:r w:rsidR="007B2C75" w:rsidRPr="00D7257D">
        <w:rPr>
          <w:rFonts w:asciiTheme="majorBidi" w:hAnsiTheme="majorBidi" w:cstheme="majorBidi"/>
        </w:rPr>
        <w:t xml:space="preserve">predstavlja logiku korištenu isključivo za prikaz nepohranjenih podataka, dok je prikaz pohranjenih </w:t>
      </w:r>
      <w:r w:rsidR="00A6227A" w:rsidRPr="00D7257D">
        <w:rPr>
          <w:rFonts w:asciiTheme="majorBidi" w:hAnsiTheme="majorBidi" w:cstheme="majorBidi"/>
        </w:rPr>
        <w:t>o</w:t>
      </w:r>
      <w:r w:rsidR="007B2C75" w:rsidRPr="00D7257D">
        <w:rPr>
          <w:rFonts w:asciiTheme="majorBidi" w:hAnsiTheme="majorBidi" w:cstheme="majorBidi"/>
        </w:rPr>
        <w:t>brađen drugamo.</w:t>
      </w:r>
    </w:p>
    <w:p w14:paraId="7EE2C7AA" w14:textId="77777777" w:rsidR="004B7060" w:rsidRPr="00D7257D" w:rsidRDefault="004B7060" w:rsidP="003E1703">
      <w:pPr>
        <w:spacing w:line="360" w:lineRule="auto"/>
        <w:ind w:firstLine="720"/>
        <w:rPr>
          <w:rFonts w:asciiTheme="majorBidi" w:hAnsiTheme="majorBidi" w:cstheme="majorBidi"/>
        </w:rPr>
      </w:pPr>
    </w:p>
    <w:p w14:paraId="63A2F5C7" w14:textId="24A24B5B" w:rsidR="008414CD" w:rsidRPr="00757FC5" w:rsidRDefault="00757FC5" w:rsidP="00757FC5">
      <w:pPr>
        <w:pStyle w:val="Caption"/>
      </w:pPr>
      <w:bookmarkStart w:id="52" w:name="_Toc233301421"/>
      <w:r>
        <w:t xml:space="preserve">Isječak </w:t>
      </w:r>
      <w:r>
        <w:fldChar w:fldCharType="begin"/>
      </w:r>
      <w:r>
        <w:instrText xml:space="preserve"> STYLEREF 1 \s </w:instrText>
      </w:r>
      <w:r>
        <w:fldChar w:fldCharType="separate"/>
      </w:r>
      <w:r>
        <w:rPr>
          <w:noProof/>
          <w:cs/>
        </w:rPr>
        <w:t>‎</w:t>
      </w:r>
      <w:r>
        <w:rPr>
          <w:noProof/>
        </w:rPr>
        <w:t>5</w:t>
      </w:r>
      <w:r>
        <w:fldChar w:fldCharType="end"/>
      </w:r>
      <w:r>
        <w:t>.</w:t>
      </w:r>
      <w:r>
        <w:fldChar w:fldCharType="begin"/>
      </w:r>
      <w:r>
        <w:instrText xml:space="preserve"> SEQ Isječak \* ARABIC \s 1 </w:instrText>
      </w:r>
      <w:r>
        <w:fldChar w:fldCharType="separate"/>
      </w:r>
      <w:r>
        <w:rPr>
          <w:noProof/>
        </w:rPr>
        <w:t>13</w:t>
      </w:r>
      <w:r>
        <w:fldChar w:fldCharType="end"/>
      </w:r>
      <w:r w:rsidRPr="00757FC5">
        <w:t>. Slušatelj Socket.io događaja new-data u korisničkoj aplikaciji</w:t>
      </w:r>
      <w:bookmarkEnd w:id="52"/>
    </w:p>
    <w:p w14:paraId="32B21339" w14:textId="77777777" w:rsidR="00D130DC" w:rsidRPr="00D7257D" w:rsidRDefault="00D130DC" w:rsidP="00D130DC">
      <w:pPr>
        <w:spacing w:line="240" w:lineRule="auto"/>
        <w:rPr>
          <w:rFonts w:ascii="Consolas" w:hAnsi="Consolas" w:cstheme="majorBidi"/>
          <w:sz w:val="20"/>
          <w:szCs w:val="20"/>
        </w:rPr>
      </w:pPr>
      <w:r w:rsidRPr="00D7257D">
        <w:rPr>
          <w:rFonts w:ascii="Consolas" w:hAnsi="Consolas" w:cstheme="majorBidi"/>
          <w:sz w:val="20"/>
          <w:szCs w:val="20"/>
        </w:rPr>
        <w:t>socket.on("new-data", (</w:t>
      </w:r>
      <w:r w:rsidRPr="00D7257D">
        <w:rPr>
          <w:rFonts w:ascii="Consolas" w:hAnsi="Consolas" w:cstheme="majorBidi"/>
          <w:i/>
          <w:iCs/>
          <w:sz w:val="20"/>
          <w:szCs w:val="20"/>
        </w:rPr>
        <w:t>item</w:t>
      </w:r>
      <w:r w:rsidRPr="00D7257D">
        <w:rPr>
          <w:rFonts w:ascii="Consolas" w:hAnsi="Consolas" w:cstheme="majorBidi"/>
          <w:sz w:val="20"/>
          <w:szCs w:val="20"/>
        </w:rPr>
        <w:t xml:space="preserve">) </w:t>
      </w:r>
      <w:r w:rsidRPr="00D7257D">
        <w:rPr>
          <w:rFonts w:ascii="Consolas" w:hAnsi="Consolas" w:cstheme="majorBidi"/>
          <w:i/>
          <w:iCs/>
          <w:sz w:val="20"/>
          <w:szCs w:val="20"/>
        </w:rPr>
        <w:t>=&gt;</w:t>
      </w:r>
      <w:r w:rsidRPr="00D7257D">
        <w:rPr>
          <w:rFonts w:ascii="Consolas" w:hAnsi="Consolas" w:cstheme="majorBidi"/>
          <w:sz w:val="20"/>
          <w:szCs w:val="20"/>
        </w:rPr>
        <w:t xml:space="preserve"> {</w:t>
      </w:r>
    </w:p>
    <w:p w14:paraId="74982E2C" w14:textId="77777777" w:rsidR="00D130DC" w:rsidRPr="00D7257D" w:rsidRDefault="00D130DC" w:rsidP="00D130DC">
      <w:pPr>
        <w:spacing w:line="240" w:lineRule="auto"/>
        <w:rPr>
          <w:rFonts w:ascii="Consolas" w:hAnsi="Consolas" w:cstheme="majorBidi"/>
          <w:sz w:val="20"/>
          <w:szCs w:val="20"/>
        </w:rPr>
      </w:pPr>
      <w:r w:rsidRPr="00D7257D">
        <w:rPr>
          <w:rFonts w:ascii="Consolas" w:hAnsi="Consolas" w:cstheme="majorBidi"/>
          <w:sz w:val="20"/>
          <w:szCs w:val="20"/>
        </w:rPr>
        <w:t>    if (stariPodaciUcitani) {</w:t>
      </w:r>
    </w:p>
    <w:p w14:paraId="0D303E3B" w14:textId="77777777" w:rsidR="00D130DC" w:rsidRPr="00D7257D" w:rsidRDefault="00D130DC" w:rsidP="00D130DC">
      <w:pPr>
        <w:spacing w:line="240" w:lineRule="auto"/>
        <w:rPr>
          <w:rFonts w:ascii="Consolas" w:hAnsi="Consolas" w:cstheme="majorBidi"/>
          <w:sz w:val="20"/>
          <w:szCs w:val="20"/>
        </w:rPr>
      </w:pPr>
      <w:r w:rsidRPr="00D7257D">
        <w:rPr>
          <w:rFonts w:ascii="Consolas" w:hAnsi="Consolas" w:cstheme="majorBidi"/>
          <w:sz w:val="20"/>
          <w:szCs w:val="20"/>
        </w:rPr>
        <w:t>        prikaziPodatak(</w:t>
      </w:r>
      <w:r w:rsidRPr="00D7257D">
        <w:rPr>
          <w:rFonts w:ascii="Consolas" w:hAnsi="Consolas" w:cstheme="majorBidi"/>
          <w:i/>
          <w:iCs/>
          <w:sz w:val="20"/>
          <w:szCs w:val="20"/>
        </w:rPr>
        <w:t>item</w:t>
      </w:r>
      <w:r w:rsidRPr="00D7257D">
        <w:rPr>
          <w:rFonts w:ascii="Consolas" w:hAnsi="Consolas" w:cstheme="majorBidi"/>
          <w:sz w:val="20"/>
          <w:szCs w:val="20"/>
        </w:rPr>
        <w:t>, false);</w:t>
      </w:r>
    </w:p>
    <w:p w14:paraId="0ED014CF" w14:textId="77777777" w:rsidR="00D130DC" w:rsidRPr="00D7257D" w:rsidRDefault="00D130DC" w:rsidP="00D130DC">
      <w:pPr>
        <w:spacing w:line="240" w:lineRule="auto"/>
        <w:rPr>
          <w:rFonts w:ascii="Consolas" w:hAnsi="Consolas" w:cstheme="majorBidi"/>
          <w:sz w:val="20"/>
          <w:szCs w:val="20"/>
        </w:rPr>
      </w:pPr>
      <w:r w:rsidRPr="00D7257D">
        <w:rPr>
          <w:rFonts w:ascii="Consolas" w:hAnsi="Consolas" w:cstheme="majorBidi"/>
          <w:sz w:val="20"/>
          <w:szCs w:val="20"/>
        </w:rPr>
        <w:t>    } else {</w:t>
      </w:r>
    </w:p>
    <w:p w14:paraId="5FBB0597" w14:textId="77777777" w:rsidR="00D130DC" w:rsidRPr="00D7257D" w:rsidRDefault="00D130DC" w:rsidP="00D130DC">
      <w:pPr>
        <w:spacing w:line="240" w:lineRule="auto"/>
        <w:rPr>
          <w:rFonts w:ascii="Consolas" w:hAnsi="Consolas" w:cstheme="majorBidi"/>
          <w:sz w:val="20"/>
          <w:szCs w:val="20"/>
        </w:rPr>
      </w:pPr>
      <w:r w:rsidRPr="00D7257D">
        <w:rPr>
          <w:rFonts w:ascii="Consolas" w:hAnsi="Consolas" w:cstheme="majorBidi"/>
          <w:sz w:val="20"/>
          <w:szCs w:val="20"/>
        </w:rPr>
        <w:t>        buffer.push(</w:t>
      </w:r>
      <w:r w:rsidRPr="00D7257D">
        <w:rPr>
          <w:rFonts w:ascii="Consolas" w:hAnsi="Consolas" w:cstheme="majorBidi"/>
          <w:i/>
          <w:iCs/>
          <w:sz w:val="20"/>
          <w:szCs w:val="20"/>
        </w:rPr>
        <w:t>item</w:t>
      </w:r>
      <w:r w:rsidRPr="00D7257D">
        <w:rPr>
          <w:rFonts w:ascii="Consolas" w:hAnsi="Consolas" w:cstheme="majorBidi"/>
          <w:sz w:val="20"/>
          <w:szCs w:val="20"/>
        </w:rPr>
        <w:t>);</w:t>
      </w:r>
    </w:p>
    <w:p w14:paraId="24D25B22" w14:textId="77777777" w:rsidR="00D130DC" w:rsidRPr="00D7257D" w:rsidRDefault="00D130DC" w:rsidP="00D130DC">
      <w:pPr>
        <w:spacing w:line="240" w:lineRule="auto"/>
        <w:rPr>
          <w:rFonts w:ascii="Consolas" w:hAnsi="Consolas" w:cstheme="majorBidi"/>
          <w:sz w:val="20"/>
          <w:szCs w:val="20"/>
        </w:rPr>
      </w:pPr>
      <w:r w:rsidRPr="00D7257D">
        <w:rPr>
          <w:rFonts w:ascii="Consolas" w:hAnsi="Consolas" w:cstheme="majorBidi"/>
          <w:sz w:val="20"/>
          <w:szCs w:val="20"/>
        </w:rPr>
        <w:t>    }</w:t>
      </w:r>
    </w:p>
    <w:p w14:paraId="34FEE2B2" w14:textId="77777777" w:rsidR="00D130DC" w:rsidRPr="00D7257D" w:rsidRDefault="00D130DC" w:rsidP="00D130DC">
      <w:pPr>
        <w:spacing w:line="240" w:lineRule="auto"/>
        <w:rPr>
          <w:rFonts w:ascii="Consolas" w:hAnsi="Consolas" w:cstheme="majorBidi"/>
          <w:sz w:val="20"/>
          <w:szCs w:val="20"/>
        </w:rPr>
      </w:pPr>
      <w:r w:rsidRPr="00D7257D">
        <w:rPr>
          <w:rFonts w:ascii="Consolas" w:hAnsi="Consolas" w:cstheme="majorBidi"/>
          <w:sz w:val="20"/>
          <w:szCs w:val="20"/>
        </w:rPr>
        <w:t>});</w:t>
      </w:r>
    </w:p>
    <w:p w14:paraId="0F9DEC63" w14:textId="77777777" w:rsidR="009D5D54" w:rsidRPr="00D7257D" w:rsidRDefault="009D5D54" w:rsidP="003E1703">
      <w:pPr>
        <w:spacing w:line="360" w:lineRule="auto"/>
        <w:rPr>
          <w:rFonts w:ascii="Consolas" w:hAnsi="Consolas" w:cstheme="majorBidi"/>
          <w:sz w:val="20"/>
          <w:szCs w:val="20"/>
        </w:rPr>
      </w:pPr>
    </w:p>
    <w:p w14:paraId="58CC0547" w14:textId="5340B37C" w:rsidR="00CB2D3C" w:rsidRPr="00D7257D" w:rsidRDefault="002D3A47" w:rsidP="003E1703">
      <w:pPr>
        <w:spacing w:line="360" w:lineRule="auto"/>
        <w:rPr>
          <w:rFonts w:asciiTheme="majorBidi" w:hAnsiTheme="majorBidi" w:cstheme="majorBidi"/>
        </w:rPr>
      </w:pPr>
      <w:r w:rsidRPr="00D7257D">
        <w:rPr>
          <w:rFonts w:asciiTheme="majorBidi" w:hAnsiTheme="majorBidi" w:cstheme="majorBidi"/>
        </w:rPr>
        <w:tab/>
        <w:t xml:space="preserve">Slušatelj događaja </w:t>
      </w:r>
      <w:r w:rsidRPr="00D7257D">
        <w:rPr>
          <w:rFonts w:ascii="Consolas" w:hAnsi="Consolas" w:cstheme="majorBidi"/>
          <w:sz w:val="20"/>
          <w:szCs w:val="20"/>
        </w:rPr>
        <w:t xml:space="preserve">database-data </w:t>
      </w:r>
      <w:r w:rsidRPr="00D7257D">
        <w:rPr>
          <w:rFonts w:asciiTheme="majorBidi" w:hAnsiTheme="majorBidi" w:cstheme="majorBidi"/>
        </w:rPr>
        <w:t>sličan je</w:t>
      </w:r>
      <w:r w:rsidR="00371024" w:rsidRPr="00D7257D">
        <w:rPr>
          <w:rFonts w:asciiTheme="majorBidi" w:hAnsiTheme="majorBidi" w:cstheme="majorBidi"/>
        </w:rPr>
        <w:t xml:space="preserve"> prethodnom. Nakon pristizanja podatka iz baze, postoje dva scenarija. Prvi scenarij je uobičajeni, u kojem je podatak direktno s uređaja već pristigao. U tom slučaju nije potrebno prikazivati podatak ponovno, nego samo promijeniti znak pješčanog sata u znak kvačice. Drugi scenarij podrazumijeva </w:t>
      </w:r>
      <w:r w:rsidR="00D52CA6" w:rsidRPr="00D7257D">
        <w:rPr>
          <w:rFonts w:asciiTheme="majorBidi" w:hAnsiTheme="majorBidi" w:cstheme="majorBidi"/>
        </w:rPr>
        <w:t xml:space="preserve">izmijenjeni redoslijed, u kojem je podatak iz baze prvopristigli. U tom slučaju, funkcija za prikaz podatka se poziva s argumentom </w:t>
      </w:r>
      <w:r w:rsidR="00D52CA6" w:rsidRPr="00D7257D">
        <w:rPr>
          <w:rFonts w:ascii="Consolas" w:hAnsi="Consolas" w:cstheme="majorBidi"/>
          <w:sz w:val="20"/>
          <w:szCs w:val="20"/>
        </w:rPr>
        <w:t>true</w:t>
      </w:r>
      <w:r w:rsidR="00D52CA6" w:rsidRPr="00D7257D">
        <w:rPr>
          <w:rFonts w:asciiTheme="majorBidi" w:hAnsiTheme="majorBidi" w:cstheme="majorBidi"/>
        </w:rPr>
        <w:t>.</w:t>
      </w:r>
      <w:r w:rsidR="00381845" w:rsidRPr="00D7257D">
        <w:rPr>
          <w:rFonts w:asciiTheme="majorBidi" w:hAnsiTheme="majorBidi" w:cstheme="majorBidi"/>
        </w:rPr>
        <w:t xml:space="preserve"> </w:t>
      </w:r>
      <w:r w:rsidR="00D52CA6" w:rsidRPr="00D7257D">
        <w:rPr>
          <w:rFonts w:asciiTheme="majorBidi" w:hAnsiTheme="majorBidi" w:cstheme="majorBidi"/>
        </w:rPr>
        <w:t>Slušatelj</w:t>
      </w:r>
      <w:r w:rsidR="00381845" w:rsidRPr="00D7257D">
        <w:rPr>
          <w:rFonts w:asciiTheme="majorBidi" w:hAnsiTheme="majorBidi" w:cstheme="majorBidi"/>
        </w:rPr>
        <w:t xml:space="preserve"> kori</w:t>
      </w:r>
      <w:r w:rsidR="00F673D8" w:rsidRPr="00D7257D">
        <w:rPr>
          <w:rFonts w:asciiTheme="majorBidi" w:hAnsiTheme="majorBidi" w:cstheme="majorBidi"/>
        </w:rPr>
        <w:t xml:space="preserve">sti metodu </w:t>
      </w:r>
      <w:r w:rsidR="00F673D8" w:rsidRPr="00D7257D">
        <w:rPr>
          <w:rFonts w:ascii="Consolas" w:hAnsi="Consolas" w:cstheme="majorBidi"/>
          <w:sz w:val="20"/>
          <w:szCs w:val="20"/>
        </w:rPr>
        <w:t>document.querySelector</w:t>
      </w:r>
      <w:r w:rsidR="00657765" w:rsidRPr="00D7257D">
        <w:rPr>
          <w:rFonts w:asciiTheme="majorBidi" w:hAnsiTheme="majorBidi" w:cstheme="majorBidi"/>
        </w:rPr>
        <w:t>,</w:t>
      </w:r>
      <w:r w:rsidR="00657765" w:rsidRPr="00D7257D">
        <w:rPr>
          <w:rFonts w:ascii="Consolas" w:hAnsi="Consolas" w:cstheme="majorBidi"/>
          <w:sz w:val="20"/>
          <w:szCs w:val="20"/>
        </w:rPr>
        <w:t xml:space="preserve"> </w:t>
      </w:r>
      <w:r w:rsidR="00657765" w:rsidRPr="00D7257D">
        <w:rPr>
          <w:rFonts w:asciiTheme="majorBidi" w:hAnsiTheme="majorBidi" w:cstheme="majorBidi"/>
        </w:rPr>
        <w:t>koja filtrira po kriteriju UUID4 identifikatora podatka,</w:t>
      </w:r>
      <w:r w:rsidR="00F673D8" w:rsidRPr="00D7257D">
        <w:rPr>
          <w:rFonts w:ascii="Consolas" w:hAnsi="Consolas" w:cstheme="majorBidi"/>
          <w:sz w:val="20"/>
          <w:szCs w:val="20"/>
        </w:rPr>
        <w:t xml:space="preserve"> </w:t>
      </w:r>
      <w:r w:rsidR="00F673D8" w:rsidRPr="00D7257D">
        <w:rPr>
          <w:rFonts w:asciiTheme="majorBidi" w:hAnsiTheme="majorBidi" w:cstheme="majorBidi"/>
        </w:rPr>
        <w:t>za pronalazak odgovarajućeg zapisa poda</w:t>
      </w:r>
      <w:r w:rsidR="00371024" w:rsidRPr="00D7257D">
        <w:rPr>
          <w:rFonts w:asciiTheme="majorBidi" w:hAnsiTheme="majorBidi" w:cstheme="majorBidi"/>
        </w:rPr>
        <w:t>tka</w:t>
      </w:r>
      <w:r w:rsidR="000A50F9" w:rsidRPr="00D7257D">
        <w:rPr>
          <w:rFonts w:asciiTheme="majorBidi" w:hAnsiTheme="majorBidi" w:cstheme="majorBidi"/>
        </w:rPr>
        <w:t xml:space="preserve">, a rezultat izvršavanja ove metode govori o kojem se scenariju radi, tj. je li podatak s uređaja već pristigao. </w:t>
      </w:r>
      <w:r w:rsidR="00521D18" w:rsidRPr="00D7257D">
        <w:rPr>
          <w:rFonts w:asciiTheme="majorBidi" w:hAnsiTheme="majorBidi" w:cstheme="majorBidi"/>
        </w:rPr>
        <w:t>Ako je odgovarajući element pronađen, zapis već postoji. Ako</w:t>
      </w:r>
      <w:r w:rsidR="00E43E6A" w:rsidRPr="00D7257D">
        <w:rPr>
          <w:rFonts w:asciiTheme="majorBidi" w:hAnsiTheme="majorBidi" w:cstheme="majorBidi"/>
        </w:rPr>
        <w:t xml:space="preserve"> se ne pronađe traženi element, zapisa još nema i treba ga prikazati. Implementacija funkcije slušatlelja događaja </w:t>
      </w:r>
      <w:r w:rsidR="00E43E6A" w:rsidRPr="00D7257D">
        <w:rPr>
          <w:rFonts w:ascii="Consolas" w:hAnsi="Consolas" w:cstheme="majorBidi"/>
          <w:sz w:val="20"/>
          <w:szCs w:val="20"/>
        </w:rPr>
        <w:t xml:space="preserve">database-data </w:t>
      </w:r>
      <w:r w:rsidR="00E43E6A" w:rsidRPr="00D7257D">
        <w:rPr>
          <w:rFonts w:asciiTheme="majorBidi" w:hAnsiTheme="majorBidi" w:cstheme="majorBidi"/>
        </w:rPr>
        <w:t xml:space="preserve">prikazana je u </w:t>
      </w:r>
      <w:r w:rsidR="000C6A39" w:rsidRPr="00D7257D">
        <w:rPr>
          <w:rFonts w:asciiTheme="majorBidi" w:hAnsiTheme="majorBidi" w:cstheme="majorBidi"/>
        </w:rPr>
        <w:t>Isječku 5.1</w:t>
      </w:r>
      <w:r w:rsidR="00FF4F3C">
        <w:rPr>
          <w:rFonts w:asciiTheme="majorBidi" w:hAnsiTheme="majorBidi" w:cstheme="majorBidi"/>
        </w:rPr>
        <w:t>4</w:t>
      </w:r>
      <w:r w:rsidR="000C6A39" w:rsidRPr="00D7257D">
        <w:rPr>
          <w:rFonts w:asciiTheme="majorBidi" w:hAnsiTheme="majorBidi" w:cstheme="majorBidi"/>
        </w:rPr>
        <w:t xml:space="preserve">. Ulaz u ovaj dio koda je pristizanje događaja </w:t>
      </w:r>
      <w:r w:rsidR="000C6A39" w:rsidRPr="00D7257D">
        <w:rPr>
          <w:rFonts w:ascii="Consolas" w:hAnsi="Consolas" w:cstheme="majorBidi"/>
          <w:sz w:val="20"/>
          <w:szCs w:val="20"/>
        </w:rPr>
        <w:t>database_data</w:t>
      </w:r>
      <w:r w:rsidR="000C6A39" w:rsidRPr="00D7257D">
        <w:rPr>
          <w:rFonts w:asciiTheme="majorBidi" w:hAnsiTheme="majorBidi" w:cstheme="majorBidi"/>
        </w:rPr>
        <w:t xml:space="preserve"> te objekt </w:t>
      </w:r>
      <w:r w:rsidR="000C6A39" w:rsidRPr="00D7257D">
        <w:rPr>
          <w:rFonts w:ascii="Consolas" w:hAnsi="Consolas" w:cstheme="majorBidi"/>
          <w:sz w:val="20"/>
          <w:szCs w:val="20"/>
        </w:rPr>
        <w:t>item</w:t>
      </w:r>
      <w:r w:rsidR="000C6A39" w:rsidRPr="00D7257D">
        <w:rPr>
          <w:rFonts w:asciiTheme="majorBidi" w:hAnsiTheme="majorBidi" w:cstheme="majorBidi"/>
        </w:rPr>
        <w:t xml:space="preserve">, koji sadrži pristigle podatke. Izlaz iz ovog dijela koda je poziv funkcije </w:t>
      </w:r>
      <w:r w:rsidR="000C6A39" w:rsidRPr="00D7257D">
        <w:rPr>
          <w:rFonts w:ascii="Consolas" w:hAnsi="Consolas" w:cstheme="majorBidi"/>
          <w:sz w:val="20"/>
          <w:szCs w:val="20"/>
        </w:rPr>
        <w:t xml:space="preserve">prikaziPodatak </w:t>
      </w:r>
      <w:r w:rsidR="000C6A39" w:rsidRPr="00D7257D">
        <w:rPr>
          <w:rFonts w:asciiTheme="majorBidi" w:hAnsiTheme="majorBidi" w:cstheme="majorBidi"/>
        </w:rPr>
        <w:t xml:space="preserve">ili </w:t>
      </w:r>
      <w:r w:rsidR="00796CED" w:rsidRPr="00D7257D">
        <w:rPr>
          <w:rFonts w:asciiTheme="majorBidi" w:hAnsiTheme="majorBidi" w:cstheme="majorBidi"/>
        </w:rPr>
        <w:t>manipulacija sadržaja korisničkog sučelja</w:t>
      </w:r>
      <w:r w:rsidR="00A12CFD" w:rsidRPr="00D7257D">
        <w:rPr>
          <w:rFonts w:asciiTheme="majorBidi" w:hAnsiTheme="majorBidi" w:cstheme="majorBidi"/>
        </w:rPr>
        <w:t>. Ovaj isječak</w:t>
      </w:r>
      <w:r w:rsidR="00A23550" w:rsidRPr="00D7257D">
        <w:rPr>
          <w:rFonts w:asciiTheme="majorBidi" w:hAnsiTheme="majorBidi" w:cstheme="majorBidi"/>
        </w:rPr>
        <w:t xml:space="preserve"> povezan je sa zahtjevom F6 jer </w:t>
      </w:r>
      <w:r w:rsidR="00E70C21" w:rsidRPr="00D7257D">
        <w:rPr>
          <w:rFonts w:asciiTheme="majorBidi" w:hAnsiTheme="majorBidi" w:cstheme="majorBidi"/>
        </w:rPr>
        <w:t>osigurava razlikovanje pohranjenih i nepohranjenih podataka promjenom ikone.</w:t>
      </w:r>
    </w:p>
    <w:p w14:paraId="178B44D4" w14:textId="77777777" w:rsidR="00E70C21" w:rsidRPr="00D7257D" w:rsidRDefault="00E70C21" w:rsidP="003E1703">
      <w:pPr>
        <w:spacing w:line="360" w:lineRule="auto"/>
        <w:rPr>
          <w:rFonts w:asciiTheme="majorBidi" w:hAnsiTheme="majorBidi" w:cstheme="majorBidi"/>
        </w:rPr>
      </w:pPr>
    </w:p>
    <w:p w14:paraId="09D36C2E" w14:textId="2D544E55" w:rsidR="008414CD" w:rsidRPr="00757FC5" w:rsidRDefault="00757FC5" w:rsidP="00757FC5">
      <w:pPr>
        <w:pStyle w:val="Caption"/>
      </w:pPr>
      <w:bookmarkStart w:id="53" w:name="_Toc233301422"/>
      <w:r>
        <w:t xml:space="preserve">Isječak </w:t>
      </w:r>
      <w:r>
        <w:fldChar w:fldCharType="begin"/>
      </w:r>
      <w:r>
        <w:instrText xml:space="preserve"> STYLEREF 1 \s </w:instrText>
      </w:r>
      <w:r>
        <w:fldChar w:fldCharType="separate"/>
      </w:r>
      <w:r>
        <w:rPr>
          <w:noProof/>
          <w:cs/>
        </w:rPr>
        <w:t>‎</w:t>
      </w:r>
      <w:r>
        <w:rPr>
          <w:noProof/>
        </w:rPr>
        <w:t>5</w:t>
      </w:r>
      <w:r>
        <w:fldChar w:fldCharType="end"/>
      </w:r>
      <w:r>
        <w:t>.</w:t>
      </w:r>
      <w:r>
        <w:fldChar w:fldCharType="begin"/>
      </w:r>
      <w:r>
        <w:instrText xml:space="preserve"> SEQ Isječak \* ARABIC \s 1 </w:instrText>
      </w:r>
      <w:r>
        <w:fldChar w:fldCharType="separate"/>
      </w:r>
      <w:r>
        <w:rPr>
          <w:noProof/>
        </w:rPr>
        <w:t>14</w:t>
      </w:r>
      <w:r>
        <w:fldChar w:fldCharType="end"/>
      </w:r>
      <w:r w:rsidRPr="00757FC5">
        <w:t>. Slušatelj Socket.io događaja database_data u korisničkoj aplikaciji</w:t>
      </w:r>
      <w:bookmarkEnd w:id="53"/>
    </w:p>
    <w:p w14:paraId="03F903B2" w14:textId="77777777" w:rsidR="00E159C7" w:rsidRPr="00D7257D" w:rsidRDefault="00E159C7" w:rsidP="00E159C7">
      <w:pPr>
        <w:spacing w:line="240" w:lineRule="auto"/>
        <w:rPr>
          <w:rFonts w:ascii="Consolas" w:hAnsi="Consolas" w:cstheme="majorBidi"/>
          <w:sz w:val="20"/>
          <w:szCs w:val="20"/>
        </w:rPr>
      </w:pPr>
      <w:r w:rsidRPr="00D7257D">
        <w:rPr>
          <w:rFonts w:ascii="Consolas" w:hAnsi="Consolas" w:cstheme="majorBidi"/>
          <w:sz w:val="20"/>
          <w:szCs w:val="20"/>
        </w:rPr>
        <w:t>socket.on("database_data", (</w:t>
      </w:r>
      <w:r w:rsidRPr="00D7257D">
        <w:rPr>
          <w:rFonts w:ascii="Consolas" w:hAnsi="Consolas" w:cstheme="majorBidi"/>
          <w:i/>
          <w:iCs/>
          <w:sz w:val="20"/>
          <w:szCs w:val="20"/>
        </w:rPr>
        <w:t>item</w:t>
      </w:r>
      <w:r w:rsidRPr="00D7257D">
        <w:rPr>
          <w:rFonts w:ascii="Consolas" w:hAnsi="Consolas" w:cstheme="majorBidi"/>
          <w:sz w:val="20"/>
          <w:szCs w:val="20"/>
        </w:rPr>
        <w:t xml:space="preserve">) </w:t>
      </w:r>
      <w:r w:rsidRPr="00D7257D">
        <w:rPr>
          <w:rFonts w:ascii="Consolas" w:hAnsi="Consolas" w:cstheme="majorBidi"/>
          <w:i/>
          <w:iCs/>
          <w:sz w:val="20"/>
          <w:szCs w:val="20"/>
        </w:rPr>
        <w:t>=&gt;</w:t>
      </w:r>
      <w:r w:rsidRPr="00D7257D">
        <w:rPr>
          <w:rFonts w:ascii="Consolas" w:hAnsi="Consolas" w:cstheme="majorBidi"/>
          <w:sz w:val="20"/>
          <w:szCs w:val="20"/>
        </w:rPr>
        <w:t xml:space="preserve"> {</w:t>
      </w:r>
    </w:p>
    <w:p w14:paraId="030F768B" w14:textId="77777777" w:rsidR="00E159C7" w:rsidRPr="00D7257D" w:rsidRDefault="00E159C7" w:rsidP="00E159C7">
      <w:pPr>
        <w:spacing w:line="240" w:lineRule="auto"/>
        <w:rPr>
          <w:rFonts w:ascii="Consolas" w:hAnsi="Consolas" w:cstheme="majorBidi"/>
          <w:sz w:val="20"/>
          <w:szCs w:val="20"/>
        </w:rPr>
      </w:pPr>
      <w:r w:rsidRPr="00D7257D">
        <w:rPr>
          <w:rFonts w:ascii="Consolas" w:hAnsi="Consolas" w:cstheme="majorBidi"/>
          <w:sz w:val="20"/>
          <w:szCs w:val="20"/>
        </w:rPr>
        <w:t xml:space="preserve">    </w:t>
      </w:r>
      <w:r w:rsidRPr="00D7257D">
        <w:rPr>
          <w:rFonts w:ascii="Consolas" w:hAnsi="Consolas" w:cstheme="majorBidi"/>
          <w:i/>
          <w:iCs/>
          <w:sz w:val="20"/>
          <w:szCs w:val="20"/>
        </w:rPr>
        <w:t>const</w:t>
      </w:r>
      <w:r w:rsidRPr="00D7257D">
        <w:rPr>
          <w:rFonts w:ascii="Consolas" w:hAnsi="Consolas" w:cstheme="majorBidi"/>
          <w:sz w:val="20"/>
          <w:szCs w:val="20"/>
        </w:rPr>
        <w:t xml:space="preserve"> li = document.querySelector(`[data-podatak-id="${</w:t>
      </w:r>
      <w:r w:rsidRPr="00D7257D">
        <w:rPr>
          <w:rFonts w:ascii="Consolas" w:hAnsi="Consolas" w:cstheme="majorBidi"/>
          <w:i/>
          <w:iCs/>
          <w:sz w:val="20"/>
          <w:szCs w:val="20"/>
        </w:rPr>
        <w:t>item</w:t>
      </w:r>
      <w:r w:rsidRPr="00D7257D">
        <w:rPr>
          <w:rFonts w:ascii="Consolas" w:hAnsi="Consolas" w:cstheme="majorBidi"/>
          <w:sz w:val="20"/>
          <w:szCs w:val="20"/>
        </w:rPr>
        <w:t>.podatak_id}"]`);</w:t>
      </w:r>
    </w:p>
    <w:p w14:paraId="034372CA" w14:textId="77777777" w:rsidR="00E159C7" w:rsidRPr="00D7257D" w:rsidRDefault="00E159C7" w:rsidP="00E159C7">
      <w:pPr>
        <w:spacing w:line="240" w:lineRule="auto"/>
        <w:rPr>
          <w:rFonts w:ascii="Consolas" w:hAnsi="Consolas" w:cstheme="majorBidi"/>
          <w:sz w:val="20"/>
          <w:szCs w:val="20"/>
        </w:rPr>
      </w:pPr>
      <w:r w:rsidRPr="00D7257D">
        <w:rPr>
          <w:rFonts w:ascii="Consolas" w:hAnsi="Consolas" w:cstheme="majorBidi"/>
          <w:sz w:val="20"/>
          <w:szCs w:val="20"/>
        </w:rPr>
        <w:t>    if (li) {</w:t>
      </w:r>
    </w:p>
    <w:p w14:paraId="4D975D04" w14:textId="77777777" w:rsidR="00E159C7" w:rsidRPr="00D7257D" w:rsidRDefault="00E159C7" w:rsidP="00E159C7">
      <w:pPr>
        <w:spacing w:line="240" w:lineRule="auto"/>
        <w:rPr>
          <w:rFonts w:ascii="Consolas" w:hAnsi="Consolas" w:cstheme="majorBidi"/>
          <w:sz w:val="20"/>
          <w:szCs w:val="20"/>
        </w:rPr>
      </w:pPr>
      <w:r w:rsidRPr="00D7257D">
        <w:rPr>
          <w:rFonts w:ascii="Consolas" w:hAnsi="Consolas" w:cstheme="majorBidi"/>
          <w:sz w:val="20"/>
          <w:szCs w:val="20"/>
        </w:rPr>
        <w:t>        li.textContent = li.textContent.replace("</w:t>
      </w:r>
      <w:r w:rsidRPr="00D7257D">
        <w:rPr>
          <w:rFonts w:ascii="Segoe UI Emoji" w:hAnsi="Segoe UI Emoji" w:cs="Segoe UI Emoji"/>
          <w:sz w:val="20"/>
          <w:szCs w:val="20"/>
        </w:rPr>
        <w:t>⌛</w:t>
      </w:r>
      <w:r w:rsidRPr="00D7257D">
        <w:rPr>
          <w:rFonts w:ascii="Consolas" w:hAnsi="Consolas" w:cstheme="majorBidi"/>
          <w:sz w:val="20"/>
          <w:szCs w:val="20"/>
        </w:rPr>
        <w:t>", "</w:t>
      </w:r>
      <w:r w:rsidRPr="00D7257D">
        <w:rPr>
          <w:rFonts w:ascii="Segoe UI Emoji" w:hAnsi="Segoe UI Emoji" w:cs="Segoe UI Emoji"/>
          <w:sz w:val="20"/>
          <w:szCs w:val="20"/>
        </w:rPr>
        <w:t>✅</w:t>
      </w:r>
      <w:r w:rsidRPr="00D7257D">
        <w:rPr>
          <w:rFonts w:ascii="Consolas" w:hAnsi="Consolas" w:cstheme="majorBidi"/>
          <w:sz w:val="20"/>
          <w:szCs w:val="20"/>
        </w:rPr>
        <w:t>");</w:t>
      </w:r>
    </w:p>
    <w:p w14:paraId="42D844AE" w14:textId="77777777" w:rsidR="00E159C7" w:rsidRPr="00D7257D" w:rsidRDefault="00E159C7" w:rsidP="00E159C7">
      <w:pPr>
        <w:spacing w:line="240" w:lineRule="auto"/>
        <w:rPr>
          <w:rFonts w:ascii="Consolas" w:hAnsi="Consolas" w:cstheme="majorBidi"/>
          <w:sz w:val="20"/>
          <w:szCs w:val="20"/>
        </w:rPr>
      </w:pPr>
      <w:r w:rsidRPr="00D7257D">
        <w:rPr>
          <w:rFonts w:ascii="Consolas" w:hAnsi="Consolas" w:cstheme="majorBidi"/>
          <w:sz w:val="20"/>
          <w:szCs w:val="20"/>
        </w:rPr>
        <w:t>    } else {</w:t>
      </w:r>
    </w:p>
    <w:p w14:paraId="7DCF9E6D" w14:textId="77777777" w:rsidR="00E159C7" w:rsidRPr="00D7257D" w:rsidRDefault="00E159C7" w:rsidP="00E159C7">
      <w:pPr>
        <w:spacing w:line="240" w:lineRule="auto"/>
        <w:rPr>
          <w:rFonts w:ascii="Consolas" w:hAnsi="Consolas" w:cstheme="majorBidi"/>
          <w:sz w:val="20"/>
          <w:szCs w:val="20"/>
        </w:rPr>
      </w:pPr>
      <w:r w:rsidRPr="00D7257D">
        <w:rPr>
          <w:rFonts w:ascii="Consolas" w:hAnsi="Consolas" w:cstheme="majorBidi"/>
          <w:sz w:val="20"/>
          <w:szCs w:val="20"/>
        </w:rPr>
        <w:t>        prikaziPodatak(</w:t>
      </w:r>
      <w:r w:rsidRPr="00D7257D">
        <w:rPr>
          <w:rFonts w:ascii="Consolas" w:hAnsi="Consolas" w:cstheme="majorBidi"/>
          <w:i/>
          <w:iCs/>
          <w:sz w:val="20"/>
          <w:szCs w:val="20"/>
        </w:rPr>
        <w:t>item</w:t>
      </w:r>
      <w:r w:rsidRPr="00D7257D">
        <w:rPr>
          <w:rFonts w:ascii="Consolas" w:hAnsi="Consolas" w:cstheme="majorBidi"/>
          <w:sz w:val="20"/>
          <w:szCs w:val="20"/>
        </w:rPr>
        <w:t>, true);</w:t>
      </w:r>
    </w:p>
    <w:p w14:paraId="20FDA5EC" w14:textId="77777777" w:rsidR="00E159C7" w:rsidRPr="00D7257D" w:rsidRDefault="00E159C7" w:rsidP="00E159C7">
      <w:pPr>
        <w:spacing w:line="240" w:lineRule="auto"/>
        <w:rPr>
          <w:rFonts w:ascii="Consolas" w:hAnsi="Consolas" w:cstheme="majorBidi"/>
          <w:sz w:val="20"/>
          <w:szCs w:val="20"/>
        </w:rPr>
      </w:pPr>
      <w:r w:rsidRPr="00D7257D">
        <w:rPr>
          <w:rFonts w:ascii="Consolas" w:hAnsi="Consolas" w:cstheme="majorBidi"/>
          <w:sz w:val="20"/>
          <w:szCs w:val="20"/>
        </w:rPr>
        <w:t>    }</w:t>
      </w:r>
    </w:p>
    <w:p w14:paraId="3DD31EFC" w14:textId="77777777" w:rsidR="00E159C7" w:rsidRPr="00D7257D" w:rsidRDefault="00E159C7" w:rsidP="00E159C7">
      <w:pPr>
        <w:spacing w:line="240" w:lineRule="auto"/>
        <w:rPr>
          <w:rFonts w:ascii="Consolas" w:hAnsi="Consolas" w:cstheme="majorBidi"/>
          <w:sz w:val="20"/>
          <w:szCs w:val="20"/>
        </w:rPr>
      </w:pPr>
      <w:r w:rsidRPr="00D7257D">
        <w:rPr>
          <w:rFonts w:ascii="Consolas" w:hAnsi="Consolas" w:cstheme="majorBidi"/>
          <w:sz w:val="20"/>
          <w:szCs w:val="20"/>
        </w:rPr>
        <w:t>})</w:t>
      </w:r>
    </w:p>
    <w:p w14:paraId="479AB282" w14:textId="77777777" w:rsidR="00D66B1E" w:rsidRPr="00D7257D" w:rsidRDefault="00D66B1E" w:rsidP="003E1703">
      <w:pPr>
        <w:spacing w:line="360" w:lineRule="auto"/>
        <w:rPr>
          <w:rFonts w:asciiTheme="majorBidi" w:hAnsiTheme="majorBidi" w:cstheme="majorBidi"/>
        </w:rPr>
      </w:pPr>
    </w:p>
    <w:p w14:paraId="0B2DF985" w14:textId="4D7226B4" w:rsidR="00D66B1E" w:rsidRPr="00D7257D" w:rsidRDefault="00657765" w:rsidP="003E1703">
      <w:pPr>
        <w:spacing w:line="360" w:lineRule="auto"/>
        <w:rPr>
          <w:rFonts w:asciiTheme="majorBidi" w:hAnsiTheme="majorBidi" w:cstheme="majorBidi"/>
        </w:rPr>
      </w:pPr>
      <w:r w:rsidRPr="00D7257D">
        <w:rPr>
          <w:rFonts w:asciiTheme="majorBidi" w:hAnsiTheme="majorBidi" w:cstheme="majorBidi"/>
        </w:rPr>
        <w:tab/>
        <w:t>Osim prikaza podataka, sučelje pruža i funkciju za jednostavno brisanje svih podataka iz baze. Ovo se postiže pozivom funkcije</w:t>
      </w:r>
      <w:r w:rsidR="009E5D8D" w:rsidRPr="00D7257D">
        <w:rPr>
          <w:rFonts w:asciiTheme="majorBidi" w:hAnsiTheme="majorBidi" w:cstheme="majorBidi"/>
        </w:rPr>
        <w:t xml:space="preserve"> </w:t>
      </w:r>
      <w:r w:rsidR="009E5D8D" w:rsidRPr="00D7257D">
        <w:rPr>
          <w:rFonts w:ascii="Consolas" w:hAnsi="Consolas" w:cstheme="majorBidi"/>
          <w:sz w:val="20"/>
          <w:szCs w:val="20"/>
        </w:rPr>
        <w:t>obrisiSvePodatke</w:t>
      </w:r>
      <w:r w:rsidR="009E5D8D" w:rsidRPr="00D7257D">
        <w:rPr>
          <w:rFonts w:asciiTheme="majorBidi" w:hAnsiTheme="majorBidi" w:cstheme="majorBidi"/>
        </w:rPr>
        <w:t xml:space="preserve">. Implementacija te funkcije trivijalna je i sastoji se od API poziva prema adresi </w:t>
      </w:r>
      <w:hyperlink r:id="rId18" w:history="1">
        <w:r w:rsidR="00773FAE" w:rsidRPr="00D7257D">
          <w:rPr>
            <w:rStyle w:val="Hyperlink"/>
            <w:rFonts w:asciiTheme="majorBidi" w:hAnsiTheme="majorBidi" w:cstheme="majorBidi"/>
            <w:i/>
          </w:rPr>
          <w:t>http://localhost:3000/podaci</w:t>
        </w:r>
      </w:hyperlink>
      <w:r w:rsidR="00773FAE" w:rsidRPr="00D7257D">
        <w:rPr>
          <w:rFonts w:asciiTheme="majorBidi" w:hAnsiTheme="majorBidi" w:cstheme="majorBidi"/>
          <w:i/>
        </w:rPr>
        <w:t xml:space="preserve"> </w:t>
      </w:r>
      <w:r w:rsidR="00773FAE" w:rsidRPr="00D7257D">
        <w:rPr>
          <w:rFonts w:asciiTheme="majorBidi" w:hAnsiTheme="majorBidi" w:cstheme="majorBidi"/>
        </w:rPr>
        <w:t xml:space="preserve">, s http metodom DELETE. </w:t>
      </w:r>
      <w:r w:rsidR="001D065E" w:rsidRPr="00D7257D">
        <w:rPr>
          <w:rFonts w:asciiTheme="majorBidi" w:hAnsiTheme="majorBidi" w:cstheme="majorBidi"/>
        </w:rPr>
        <w:t>Nakon toga se unutarnji HTML</w:t>
      </w:r>
      <w:r w:rsidR="008051D5" w:rsidRPr="00D7257D">
        <w:rPr>
          <w:rFonts w:asciiTheme="majorBidi" w:hAnsiTheme="majorBidi" w:cstheme="majorBidi"/>
        </w:rPr>
        <w:t xml:space="preserve"> </w:t>
      </w:r>
      <w:r w:rsidR="008D260C" w:rsidRPr="00D7257D">
        <w:rPr>
          <w:rFonts w:ascii="Consolas" w:hAnsi="Consolas" w:cstheme="majorBidi"/>
          <w:sz w:val="20"/>
          <w:szCs w:val="20"/>
        </w:rPr>
        <w:t xml:space="preserve">&lt;ul&gt; </w:t>
      </w:r>
      <w:r w:rsidR="008D260C" w:rsidRPr="00D7257D">
        <w:rPr>
          <w:rFonts w:asciiTheme="majorBidi" w:hAnsiTheme="majorBidi" w:cstheme="majorBidi"/>
        </w:rPr>
        <w:t xml:space="preserve">elementa za prikaz podataka briše, kako bi promjena odmah postala vidljiva korisniku. Na kraju se </w:t>
      </w:r>
      <w:r w:rsidR="001F1761" w:rsidRPr="00D7257D">
        <w:rPr>
          <w:rFonts w:asciiTheme="majorBidi" w:hAnsiTheme="majorBidi" w:cstheme="majorBidi"/>
        </w:rPr>
        <w:t xml:space="preserve">isprazni skup </w:t>
      </w:r>
      <w:r w:rsidR="001F1761" w:rsidRPr="00D7257D">
        <w:rPr>
          <w:rFonts w:ascii="Consolas" w:hAnsi="Consolas" w:cstheme="majorBidi"/>
          <w:sz w:val="20"/>
          <w:szCs w:val="20"/>
        </w:rPr>
        <w:t>prikazaniIdevi</w:t>
      </w:r>
      <w:r w:rsidR="001F1761" w:rsidRPr="00D7257D">
        <w:rPr>
          <w:rFonts w:asciiTheme="majorBidi" w:hAnsiTheme="majorBidi" w:cstheme="majorBidi"/>
        </w:rPr>
        <w:t>.</w:t>
      </w:r>
    </w:p>
    <w:p w14:paraId="2A92F767" w14:textId="3898F183" w:rsidR="00E010CD" w:rsidRPr="00D7257D" w:rsidRDefault="001F1761" w:rsidP="00996CAB">
      <w:pPr>
        <w:spacing w:line="360" w:lineRule="auto"/>
        <w:rPr>
          <w:rFonts w:asciiTheme="majorBidi" w:hAnsiTheme="majorBidi" w:cstheme="majorBidi"/>
        </w:rPr>
      </w:pPr>
      <w:r w:rsidRPr="00D7257D">
        <w:rPr>
          <w:rFonts w:asciiTheme="majorBidi" w:hAnsiTheme="majorBidi" w:cstheme="majorBidi"/>
        </w:rPr>
        <w:tab/>
        <w:t xml:space="preserve">Korisničko sučelje sve vrijeme prikazuje i trenutno povezane uređaje. </w:t>
      </w:r>
      <w:r w:rsidR="00C55BED" w:rsidRPr="00D7257D">
        <w:rPr>
          <w:rFonts w:asciiTheme="majorBidi" w:hAnsiTheme="majorBidi" w:cstheme="majorBidi"/>
        </w:rPr>
        <w:t xml:space="preserve">Svakom promjenom popisa povezanih uređaja, generira se događaj </w:t>
      </w:r>
      <w:r w:rsidR="00C55BED" w:rsidRPr="00D7257D">
        <w:rPr>
          <w:rFonts w:ascii="Consolas" w:hAnsi="Consolas" w:cstheme="majorBidi"/>
          <w:sz w:val="20"/>
          <w:szCs w:val="20"/>
        </w:rPr>
        <w:t xml:space="preserve">devices-update </w:t>
      </w:r>
      <w:r w:rsidR="004F496B" w:rsidRPr="00D7257D">
        <w:rPr>
          <w:rFonts w:asciiTheme="majorBidi" w:hAnsiTheme="majorBidi" w:cstheme="majorBidi"/>
        </w:rPr>
        <w:t xml:space="preserve">i šalje na korisničko sučelje. </w:t>
      </w:r>
      <w:r w:rsidR="000165B8" w:rsidRPr="00D7257D">
        <w:rPr>
          <w:rFonts w:asciiTheme="majorBidi" w:hAnsiTheme="majorBidi" w:cstheme="majorBidi"/>
        </w:rPr>
        <w:t>Primanjem ovog događaja prima se i popis</w:t>
      </w:r>
      <w:r w:rsidR="00CB6A39" w:rsidRPr="00D7257D">
        <w:rPr>
          <w:rFonts w:asciiTheme="majorBidi" w:hAnsiTheme="majorBidi" w:cstheme="majorBidi"/>
        </w:rPr>
        <w:t xml:space="preserve"> ID vrijednosti</w:t>
      </w:r>
      <w:r w:rsidR="000165B8" w:rsidRPr="00D7257D">
        <w:rPr>
          <w:rFonts w:asciiTheme="majorBidi" w:hAnsiTheme="majorBidi" w:cstheme="majorBidi"/>
        </w:rPr>
        <w:t xml:space="preserve"> svih trenutno povezanih uređaja</w:t>
      </w:r>
      <w:r w:rsidR="00CB6A39" w:rsidRPr="00D7257D">
        <w:rPr>
          <w:rFonts w:asciiTheme="majorBidi" w:hAnsiTheme="majorBidi" w:cstheme="majorBidi"/>
        </w:rPr>
        <w:t xml:space="preserve">. Po primljenom se objektu iterira, za svaki element kreira se gumb koji se prikazuje na korisničkom sučelju s odgovarajućom ID vrijednosti. Svakom se gumbu, također, pripisuje i funkcija koja se poziva po pritisku tog gumba. Radi se o funkciji </w:t>
      </w:r>
      <w:r w:rsidR="00D366D2" w:rsidRPr="00D7257D">
        <w:rPr>
          <w:rFonts w:ascii="Consolas" w:hAnsi="Consolas" w:cstheme="majorBidi"/>
          <w:sz w:val="20"/>
          <w:szCs w:val="20"/>
        </w:rPr>
        <w:t>requestDevice(id)</w:t>
      </w:r>
      <w:r w:rsidR="00D366D2" w:rsidRPr="00D7257D">
        <w:rPr>
          <w:rFonts w:asciiTheme="majorBidi" w:hAnsiTheme="majorBidi" w:cstheme="majorBidi"/>
        </w:rPr>
        <w:t xml:space="preserve">, koja se poziva za onaj ID uređaja </w:t>
      </w:r>
      <w:r w:rsidR="00565462" w:rsidRPr="00D7257D">
        <w:rPr>
          <w:rFonts w:asciiTheme="majorBidi" w:hAnsiTheme="majorBidi" w:cstheme="majorBidi"/>
        </w:rPr>
        <w:t>na koji se gumb odnosi.</w:t>
      </w:r>
      <w:r w:rsidR="001A3974" w:rsidRPr="00D7257D">
        <w:rPr>
          <w:rFonts w:asciiTheme="majorBidi" w:hAnsiTheme="majorBidi" w:cstheme="majorBidi"/>
        </w:rPr>
        <w:t xml:space="preserve"> Ta funkcija šalje Socket.io događaj </w:t>
      </w:r>
      <w:r w:rsidR="001A3974" w:rsidRPr="00D7257D">
        <w:rPr>
          <w:rFonts w:ascii="Consolas" w:hAnsi="Consolas" w:cstheme="majorBidi"/>
          <w:sz w:val="20"/>
          <w:szCs w:val="20"/>
        </w:rPr>
        <w:t>request-data</w:t>
      </w:r>
      <w:r w:rsidR="00565462" w:rsidRPr="00D7257D">
        <w:rPr>
          <w:rFonts w:asciiTheme="majorBidi" w:hAnsiTheme="majorBidi" w:cstheme="majorBidi"/>
        </w:rPr>
        <w:t xml:space="preserve"> </w:t>
      </w:r>
      <w:r w:rsidR="001A3974" w:rsidRPr="00D7257D">
        <w:rPr>
          <w:rFonts w:asciiTheme="majorBidi" w:hAnsiTheme="majorBidi" w:cstheme="majorBidi"/>
        </w:rPr>
        <w:t>pristupnoj točki za korisničko sučelje</w:t>
      </w:r>
      <w:r w:rsidR="00CA07E3" w:rsidRPr="00D7257D">
        <w:rPr>
          <w:rFonts w:asciiTheme="majorBidi" w:hAnsiTheme="majorBidi" w:cstheme="majorBidi"/>
        </w:rPr>
        <w:t xml:space="preserve">, što korisniku pruža mogućnost zahtijevanja trenutnog slanja podatka od bilo kojeg trenutno povezanog uređaja. </w:t>
      </w:r>
      <w:r w:rsidR="001A3974" w:rsidRPr="00D7257D">
        <w:rPr>
          <w:rFonts w:asciiTheme="majorBidi" w:hAnsiTheme="majorBidi" w:cstheme="majorBidi"/>
        </w:rPr>
        <w:t>Ako niti jedan uređaj nije spojen</w:t>
      </w:r>
      <w:r w:rsidR="00CA07E3" w:rsidRPr="00D7257D">
        <w:rPr>
          <w:rFonts w:asciiTheme="majorBidi" w:hAnsiTheme="majorBidi" w:cstheme="majorBidi"/>
        </w:rPr>
        <w:t>, na zaslonu se prikazuje tekst</w:t>
      </w:r>
      <w:r w:rsidR="003A39FA" w:rsidRPr="00D7257D">
        <w:rPr>
          <w:rFonts w:asciiTheme="majorBidi" w:hAnsiTheme="majorBidi" w:cstheme="majorBidi"/>
        </w:rPr>
        <w:t xml:space="preserve"> koji o tome izvještava korisnika. Implementacija navedene funkcije</w:t>
      </w:r>
      <w:r w:rsidR="00E6472F" w:rsidRPr="00D7257D">
        <w:rPr>
          <w:rFonts w:asciiTheme="majorBidi" w:hAnsiTheme="majorBidi" w:cstheme="majorBidi"/>
        </w:rPr>
        <w:t xml:space="preserve"> slušatelja događaja </w:t>
      </w:r>
      <w:r w:rsidR="00E6472F" w:rsidRPr="00D7257D">
        <w:rPr>
          <w:rFonts w:ascii="Consolas" w:hAnsi="Consolas" w:cstheme="majorBidi"/>
          <w:sz w:val="20"/>
          <w:szCs w:val="20"/>
        </w:rPr>
        <w:t>devices-update</w:t>
      </w:r>
      <w:r w:rsidR="003A39FA" w:rsidRPr="00D7257D">
        <w:rPr>
          <w:rFonts w:asciiTheme="majorBidi" w:hAnsiTheme="majorBidi" w:cstheme="majorBidi"/>
        </w:rPr>
        <w:t xml:space="preserve"> prikazana je u </w:t>
      </w:r>
      <w:r w:rsidR="00996CAB" w:rsidRPr="00D7257D">
        <w:rPr>
          <w:rFonts w:asciiTheme="majorBidi" w:hAnsiTheme="majorBidi" w:cstheme="majorBidi"/>
        </w:rPr>
        <w:t>Isječku 5.</w:t>
      </w:r>
      <w:r w:rsidR="00FF4F3C">
        <w:rPr>
          <w:rFonts w:asciiTheme="majorBidi" w:hAnsiTheme="majorBidi" w:cstheme="majorBidi"/>
        </w:rPr>
        <w:t>15</w:t>
      </w:r>
      <w:r w:rsidR="00996CAB" w:rsidRPr="00D7257D">
        <w:rPr>
          <w:rFonts w:asciiTheme="majorBidi" w:hAnsiTheme="majorBidi" w:cstheme="majorBidi"/>
        </w:rPr>
        <w:t xml:space="preserve">. Ulaz u ovaj isječak predstavlja događaj </w:t>
      </w:r>
      <w:r w:rsidR="00996CAB" w:rsidRPr="00D7257D">
        <w:rPr>
          <w:rFonts w:ascii="Consolas" w:hAnsi="Consolas" w:cstheme="majorBidi"/>
          <w:sz w:val="20"/>
          <w:szCs w:val="20"/>
        </w:rPr>
        <w:t xml:space="preserve">devices-update </w:t>
      </w:r>
      <w:r w:rsidR="00996CAB" w:rsidRPr="00D7257D">
        <w:rPr>
          <w:rFonts w:asciiTheme="majorBidi" w:hAnsiTheme="majorBidi" w:cstheme="majorBidi"/>
        </w:rPr>
        <w:t xml:space="preserve">te argument </w:t>
      </w:r>
      <w:r w:rsidR="00996CAB" w:rsidRPr="00D7257D">
        <w:rPr>
          <w:rFonts w:ascii="Consolas" w:hAnsi="Consolas" w:cstheme="majorBidi"/>
          <w:sz w:val="20"/>
          <w:szCs w:val="20"/>
        </w:rPr>
        <w:t>devices</w:t>
      </w:r>
      <w:r w:rsidR="00996CAB" w:rsidRPr="00D7257D">
        <w:rPr>
          <w:rFonts w:asciiTheme="majorBidi" w:hAnsiTheme="majorBidi" w:cstheme="majorBidi"/>
        </w:rPr>
        <w:t xml:space="preserve">, koji predstavlja trenutni popis povezanih uređaja. </w:t>
      </w:r>
      <w:r w:rsidR="00A20A41" w:rsidRPr="00D7257D">
        <w:rPr>
          <w:rFonts w:asciiTheme="majorBidi" w:hAnsiTheme="majorBidi" w:cstheme="majorBidi"/>
        </w:rPr>
        <w:t xml:space="preserve">Izlaz iz ovog dijela koda </w:t>
      </w:r>
      <w:r w:rsidR="007C5C56" w:rsidRPr="00D7257D">
        <w:rPr>
          <w:rFonts w:asciiTheme="majorBidi" w:hAnsiTheme="majorBidi" w:cstheme="majorBidi"/>
        </w:rPr>
        <w:t xml:space="preserve">nastupa uspješnim iteriranjem </w:t>
      </w:r>
      <w:r w:rsidR="009F1BC6" w:rsidRPr="00D7257D">
        <w:rPr>
          <w:rFonts w:asciiTheme="majorBidi" w:hAnsiTheme="majorBidi" w:cstheme="majorBidi"/>
        </w:rPr>
        <w:t xml:space="preserve">kroz popis te završavanjem funkcije. </w:t>
      </w:r>
      <w:r w:rsidR="008D4BF3" w:rsidRPr="00D7257D">
        <w:rPr>
          <w:rFonts w:asciiTheme="majorBidi" w:hAnsiTheme="majorBidi" w:cstheme="majorBidi"/>
        </w:rPr>
        <w:t xml:space="preserve">Isječak je povezan sa zahtjevima F4 i F5 jer </w:t>
      </w:r>
      <w:r w:rsidR="005E2F67" w:rsidRPr="00D7257D">
        <w:rPr>
          <w:rFonts w:asciiTheme="majorBidi" w:hAnsiTheme="majorBidi" w:cstheme="majorBidi"/>
        </w:rPr>
        <w:t xml:space="preserve">je u njemu implementirana </w:t>
      </w:r>
      <w:r w:rsidR="005E2F67" w:rsidRPr="00D7257D">
        <w:rPr>
          <w:rFonts w:asciiTheme="majorBidi" w:hAnsiTheme="majorBidi" w:cstheme="majorBidi"/>
        </w:rPr>
        <w:lastRenderedPageBreak/>
        <w:t xml:space="preserve">logika prikaza trenutno povezanih uređaja, a </w:t>
      </w:r>
      <w:r w:rsidR="00136C06" w:rsidRPr="00D7257D">
        <w:rPr>
          <w:rFonts w:asciiTheme="majorBidi" w:hAnsiTheme="majorBidi" w:cstheme="majorBidi"/>
        </w:rPr>
        <w:t>u istoj funkciji slušatelju, svakom dodanom gumbu pridružuje se i funkcija koja inicira slanje zahtjeva za trenutnim generiranjem podataka.</w:t>
      </w:r>
    </w:p>
    <w:p w14:paraId="3CC85036" w14:textId="77777777" w:rsidR="00146786" w:rsidRPr="00D7257D" w:rsidRDefault="00146786" w:rsidP="00996CAB">
      <w:pPr>
        <w:spacing w:line="360" w:lineRule="auto"/>
        <w:rPr>
          <w:rFonts w:asciiTheme="majorBidi" w:hAnsiTheme="majorBidi" w:cstheme="majorBidi"/>
        </w:rPr>
      </w:pPr>
    </w:p>
    <w:p w14:paraId="7467EC56" w14:textId="5B86D343" w:rsidR="008414CD" w:rsidRPr="00757FC5" w:rsidRDefault="00757FC5" w:rsidP="00757FC5">
      <w:pPr>
        <w:pStyle w:val="Caption"/>
      </w:pPr>
      <w:bookmarkStart w:id="54" w:name="_Toc233301423"/>
      <w:r>
        <w:t xml:space="preserve">Isječak </w:t>
      </w:r>
      <w:r>
        <w:fldChar w:fldCharType="begin"/>
      </w:r>
      <w:r>
        <w:instrText xml:space="preserve"> STYLEREF 1 \s </w:instrText>
      </w:r>
      <w:r>
        <w:fldChar w:fldCharType="separate"/>
      </w:r>
      <w:r>
        <w:rPr>
          <w:noProof/>
          <w:cs/>
        </w:rPr>
        <w:t>‎</w:t>
      </w:r>
      <w:r>
        <w:rPr>
          <w:noProof/>
        </w:rPr>
        <w:t>5</w:t>
      </w:r>
      <w:r>
        <w:fldChar w:fldCharType="end"/>
      </w:r>
      <w:r>
        <w:t>.</w:t>
      </w:r>
      <w:r>
        <w:fldChar w:fldCharType="begin"/>
      </w:r>
      <w:r>
        <w:instrText xml:space="preserve"> SEQ Isječak \* ARABIC \s 1 </w:instrText>
      </w:r>
      <w:r>
        <w:fldChar w:fldCharType="separate"/>
      </w:r>
      <w:r>
        <w:rPr>
          <w:noProof/>
        </w:rPr>
        <w:t>15</w:t>
      </w:r>
      <w:r>
        <w:fldChar w:fldCharType="end"/>
      </w:r>
      <w:r w:rsidRPr="00757FC5">
        <w:t>. Funkcija slušatelj Socket.io događaja devices-update u korisničkoj aplikaciji</w:t>
      </w:r>
      <w:bookmarkEnd w:id="54"/>
    </w:p>
    <w:p w14:paraId="513DB8BE" w14:textId="77777777" w:rsidR="003438D3" w:rsidRPr="00D7257D" w:rsidRDefault="003438D3" w:rsidP="003438D3">
      <w:pPr>
        <w:spacing w:line="240" w:lineRule="auto"/>
        <w:rPr>
          <w:rFonts w:ascii="Consolas" w:hAnsi="Consolas" w:cstheme="majorBidi"/>
          <w:sz w:val="20"/>
          <w:szCs w:val="20"/>
        </w:rPr>
      </w:pPr>
      <w:r w:rsidRPr="00D7257D">
        <w:rPr>
          <w:rFonts w:ascii="Consolas" w:hAnsi="Consolas" w:cstheme="majorBidi"/>
          <w:sz w:val="20"/>
          <w:szCs w:val="20"/>
        </w:rPr>
        <w:t>socket.on("devices-update", (</w:t>
      </w:r>
      <w:r w:rsidRPr="00D7257D">
        <w:rPr>
          <w:rFonts w:ascii="Consolas" w:hAnsi="Consolas" w:cstheme="majorBidi"/>
          <w:i/>
          <w:sz w:val="20"/>
          <w:szCs w:val="20"/>
        </w:rPr>
        <w:t>devices</w:t>
      </w:r>
      <w:r w:rsidRPr="00D7257D">
        <w:rPr>
          <w:rFonts w:ascii="Consolas" w:hAnsi="Consolas" w:cstheme="majorBidi"/>
          <w:sz w:val="20"/>
          <w:szCs w:val="20"/>
        </w:rPr>
        <w:t xml:space="preserve">) </w:t>
      </w:r>
      <w:r w:rsidRPr="00D7257D">
        <w:rPr>
          <w:rFonts w:ascii="Consolas" w:hAnsi="Consolas" w:cstheme="majorBidi"/>
          <w:i/>
          <w:sz w:val="20"/>
          <w:szCs w:val="20"/>
        </w:rPr>
        <w:t>=&gt;</w:t>
      </w:r>
      <w:r w:rsidRPr="00D7257D">
        <w:rPr>
          <w:rFonts w:ascii="Consolas" w:hAnsi="Consolas" w:cstheme="majorBidi"/>
          <w:sz w:val="20"/>
          <w:szCs w:val="20"/>
        </w:rPr>
        <w:t xml:space="preserve"> {</w:t>
      </w:r>
    </w:p>
    <w:p w14:paraId="47E52744" w14:textId="77777777" w:rsidR="003438D3" w:rsidRPr="00D7257D" w:rsidRDefault="003438D3" w:rsidP="003438D3">
      <w:pPr>
        <w:spacing w:line="240" w:lineRule="auto"/>
        <w:rPr>
          <w:rFonts w:ascii="Consolas" w:hAnsi="Consolas" w:cstheme="majorBidi"/>
          <w:sz w:val="20"/>
          <w:szCs w:val="20"/>
        </w:rPr>
      </w:pPr>
      <w:r w:rsidRPr="00D7257D">
        <w:rPr>
          <w:rFonts w:ascii="Consolas" w:hAnsi="Consolas" w:cstheme="majorBidi"/>
          <w:sz w:val="20"/>
          <w:szCs w:val="20"/>
        </w:rPr>
        <w:t xml:space="preserve">    </w:t>
      </w:r>
      <w:r w:rsidRPr="00D7257D">
        <w:rPr>
          <w:rFonts w:ascii="Consolas" w:hAnsi="Consolas" w:cstheme="majorBidi"/>
          <w:i/>
          <w:iCs/>
          <w:sz w:val="20"/>
          <w:szCs w:val="20"/>
        </w:rPr>
        <w:t>const</w:t>
      </w:r>
      <w:r w:rsidRPr="00D7257D">
        <w:rPr>
          <w:rFonts w:ascii="Consolas" w:hAnsi="Consolas" w:cstheme="majorBidi"/>
          <w:sz w:val="20"/>
          <w:szCs w:val="20"/>
        </w:rPr>
        <w:t xml:space="preserve"> container = document.getElementById('device-buttons');</w:t>
      </w:r>
    </w:p>
    <w:p w14:paraId="3D20382A" w14:textId="77777777" w:rsidR="003438D3" w:rsidRPr="00D7257D" w:rsidRDefault="003438D3" w:rsidP="003438D3">
      <w:pPr>
        <w:spacing w:line="240" w:lineRule="auto"/>
        <w:rPr>
          <w:rFonts w:ascii="Consolas" w:hAnsi="Consolas" w:cstheme="majorBidi"/>
          <w:sz w:val="20"/>
          <w:szCs w:val="20"/>
        </w:rPr>
      </w:pPr>
      <w:r w:rsidRPr="00D7257D">
        <w:rPr>
          <w:rFonts w:ascii="Consolas" w:hAnsi="Consolas" w:cstheme="majorBidi"/>
          <w:sz w:val="20"/>
          <w:szCs w:val="20"/>
        </w:rPr>
        <w:t>    container.innerHTML = '';</w:t>
      </w:r>
    </w:p>
    <w:p w14:paraId="181782A5" w14:textId="77777777" w:rsidR="003438D3" w:rsidRPr="00D7257D" w:rsidRDefault="003438D3" w:rsidP="003438D3">
      <w:pPr>
        <w:spacing w:line="240" w:lineRule="auto"/>
        <w:rPr>
          <w:rFonts w:ascii="Consolas" w:hAnsi="Consolas" w:cstheme="majorBidi"/>
          <w:sz w:val="20"/>
          <w:szCs w:val="20"/>
        </w:rPr>
      </w:pPr>
    </w:p>
    <w:p w14:paraId="58FBB02F" w14:textId="77777777" w:rsidR="003438D3" w:rsidRPr="00D7257D" w:rsidRDefault="003438D3" w:rsidP="003438D3">
      <w:pPr>
        <w:spacing w:line="240" w:lineRule="auto"/>
        <w:rPr>
          <w:rFonts w:ascii="Consolas" w:hAnsi="Consolas" w:cstheme="majorBidi"/>
          <w:sz w:val="20"/>
          <w:szCs w:val="20"/>
        </w:rPr>
      </w:pPr>
      <w:r w:rsidRPr="00D7257D">
        <w:rPr>
          <w:rFonts w:ascii="Consolas" w:hAnsi="Consolas" w:cstheme="majorBidi"/>
          <w:sz w:val="20"/>
          <w:szCs w:val="20"/>
        </w:rPr>
        <w:t>    if (</w:t>
      </w:r>
      <w:r w:rsidRPr="00D7257D">
        <w:rPr>
          <w:rFonts w:ascii="Consolas" w:hAnsi="Consolas" w:cstheme="majorBidi"/>
          <w:i/>
          <w:iCs/>
          <w:sz w:val="20"/>
          <w:szCs w:val="20"/>
        </w:rPr>
        <w:t>devices</w:t>
      </w:r>
      <w:r w:rsidRPr="00D7257D">
        <w:rPr>
          <w:rFonts w:ascii="Consolas" w:hAnsi="Consolas" w:cstheme="majorBidi"/>
          <w:sz w:val="20"/>
          <w:szCs w:val="20"/>
        </w:rPr>
        <w:t>.length === 0) {</w:t>
      </w:r>
    </w:p>
    <w:p w14:paraId="4AA2D669" w14:textId="77777777" w:rsidR="003438D3" w:rsidRPr="00D7257D" w:rsidRDefault="003438D3" w:rsidP="003438D3">
      <w:pPr>
        <w:spacing w:line="240" w:lineRule="auto"/>
        <w:rPr>
          <w:rFonts w:ascii="Consolas" w:hAnsi="Consolas" w:cstheme="majorBidi"/>
          <w:sz w:val="20"/>
          <w:szCs w:val="20"/>
        </w:rPr>
      </w:pPr>
      <w:r w:rsidRPr="00D7257D">
        <w:rPr>
          <w:rFonts w:ascii="Consolas" w:hAnsi="Consolas" w:cstheme="majorBidi"/>
          <w:sz w:val="20"/>
          <w:szCs w:val="20"/>
        </w:rPr>
        <w:t>        container.innerHTML = '&lt;span class="no-data"&gt;Nema uređaja&lt;/span&gt;';</w:t>
      </w:r>
    </w:p>
    <w:p w14:paraId="64086417" w14:textId="77777777" w:rsidR="003438D3" w:rsidRPr="00D7257D" w:rsidRDefault="003438D3" w:rsidP="003438D3">
      <w:pPr>
        <w:spacing w:line="240" w:lineRule="auto"/>
        <w:rPr>
          <w:rFonts w:ascii="Consolas" w:hAnsi="Consolas" w:cstheme="majorBidi"/>
          <w:sz w:val="20"/>
          <w:szCs w:val="20"/>
        </w:rPr>
      </w:pPr>
      <w:r w:rsidRPr="00D7257D">
        <w:rPr>
          <w:rFonts w:ascii="Consolas" w:hAnsi="Consolas" w:cstheme="majorBidi"/>
          <w:sz w:val="20"/>
          <w:szCs w:val="20"/>
        </w:rPr>
        <w:t>        return;</w:t>
      </w:r>
    </w:p>
    <w:p w14:paraId="30F4C06A" w14:textId="77777777" w:rsidR="003438D3" w:rsidRPr="00D7257D" w:rsidRDefault="003438D3" w:rsidP="003438D3">
      <w:pPr>
        <w:spacing w:line="240" w:lineRule="auto"/>
        <w:rPr>
          <w:rFonts w:ascii="Consolas" w:hAnsi="Consolas" w:cstheme="majorBidi"/>
          <w:sz w:val="20"/>
          <w:szCs w:val="20"/>
        </w:rPr>
      </w:pPr>
      <w:r w:rsidRPr="00D7257D">
        <w:rPr>
          <w:rFonts w:ascii="Consolas" w:hAnsi="Consolas" w:cstheme="majorBidi"/>
          <w:sz w:val="20"/>
          <w:szCs w:val="20"/>
        </w:rPr>
        <w:t>    }</w:t>
      </w:r>
    </w:p>
    <w:p w14:paraId="3886783A" w14:textId="77777777" w:rsidR="003438D3" w:rsidRPr="00D7257D" w:rsidRDefault="003438D3" w:rsidP="003438D3">
      <w:pPr>
        <w:spacing w:line="240" w:lineRule="auto"/>
        <w:rPr>
          <w:rFonts w:ascii="Consolas" w:hAnsi="Consolas" w:cstheme="majorBidi"/>
          <w:sz w:val="20"/>
          <w:szCs w:val="20"/>
        </w:rPr>
      </w:pPr>
    </w:p>
    <w:p w14:paraId="19BF1B1F" w14:textId="77777777" w:rsidR="003438D3" w:rsidRPr="00D7257D" w:rsidRDefault="003438D3" w:rsidP="003438D3">
      <w:pPr>
        <w:spacing w:line="240" w:lineRule="auto"/>
        <w:rPr>
          <w:rFonts w:ascii="Consolas" w:hAnsi="Consolas" w:cstheme="majorBidi"/>
          <w:sz w:val="20"/>
          <w:szCs w:val="20"/>
        </w:rPr>
      </w:pPr>
      <w:r w:rsidRPr="00D7257D">
        <w:rPr>
          <w:rFonts w:ascii="Consolas" w:hAnsi="Consolas" w:cstheme="majorBidi"/>
          <w:sz w:val="20"/>
          <w:szCs w:val="20"/>
        </w:rPr>
        <w:t xml:space="preserve">    </w:t>
      </w:r>
      <w:r w:rsidRPr="00D7257D">
        <w:rPr>
          <w:rFonts w:ascii="Consolas" w:hAnsi="Consolas" w:cstheme="majorBidi"/>
          <w:i/>
          <w:iCs/>
          <w:sz w:val="20"/>
          <w:szCs w:val="20"/>
        </w:rPr>
        <w:t>devices</w:t>
      </w:r>
      <w:r w:rsidRPr="00D7257D">
        <w:rPr>
          <w:rFonts w:ascii="Consolas" w:hAnsi="Consolas" w:cstheme="majorBidi"/>
          <w:sz w:val="20"/>
          <w:szCs w:val="20"/>
        </w:rPr>
        <w:t>.forEach(</w:t>
      </w:r>
      <w:r w:rsidRPr="00D7257D">
        <w:rPr>
          <w:rFonts w:ascii="Consolas" w:hAnsi="Consolas" w:cstheme="majorBidi"/>
          <w:i/>
          <w:iCs/>
          <w:sz w:val="20"/>
          <w:szCs w:val="20"/>
        </w:rPr>
        <w:t>id</w:t>
      </w:r>
      <w:r w:rsidRPr="00D7257D">
        <w:rPr>
          <w:rFonts w:ascii="Consolas" w:hAnsi="Consolas" w:cstheme="majorBidi"/>
          <w:sz w:val="20"/>
          <w:szCs w:val="20"/>
        </w:rPr>
        <w:t xml:space="preserve"> </w:t>
      </w:r>
      <w:r w:rsidRPr="00D7257D">
        <w:rPr>
          <w:rFonts w:ascii="Consolas" w:hAnsi="Consolas" w:cstheme="majorBidi"/>
          <w:i/>
          <w:iCs/>
          <w:sz w:val="20"/>
          <w:szCs w:val="20"/>
        </w:rPr>
        <w:t>=&gt;</w:t>
      </w:r>
      <w:r w:rsidRPr="00D7257D">
        <w:rPr>
          <w:rFonts w:ascii="Consolas" w:hAnsi="Consolas" w:cstheme="majorBidi"/>
          <w:sz w:val="20"/>
          <w:szCs w:val="20"/>
        </w:rPr>
        <w:t xml:space="preserve"> {</w:t>
      </w:r>
    </w:p>
    <w:p w14:paraId="538023C4" w14:textId="77777777" w:rsidR="003438D3" w:rsidRPr="00D7257D" w:rsidRDefault="003438D3" w:rsidP="003438D3">
      <w:pPr>
        <w:spacing w:line="240" w:lineRule="auto"/>
        <w:rPr>
          <w:rFonts w:ascii="Consolas" w:hAnsi="Consolas" w:cstheme="majorBidi"/>
          <w:sz w:val="20"/>
          <w:szCs w:val="20"/>
        </w:rPr>
      </w:pPr>
      <w:r w:rsidRPr="00D7257D">
        <w:rPr>
          <w:rFonts w:ascii="Consolas" w:hAnsi="Consolas" w:cstheme="majorBidi"/>
          <w:sz w:val="20"/>
          <w:szCs w:val="20"/>
        </w:rPr>
        <w:t xml:space="preserve">        </w:t>
      </w:r>
      <w:r w:rsidRPr="00D7257D">
        <w:rPr>
          <w:rFonts w:ascii="Consolas" w:hAnsi="Consolas" w:cstheme="majorBidi"/>
          <w:i/>
          <w:iCs/>
          <w:sz w:val="20"/>
          <w:szCs w:val="20"/>
        </w:rPr>
        <w:t>const</w:t>
      </w:r>
      <w:r w:rsidRPr="00D7257D">
        <w:rPr>
          <w:rFonts w:ascii="Consolas" w:hAnsi="Consolas" w:cstheme="majorBidi"/>
          <w:sz w:val="20"/>
          <w:szCs w:val="20"/>
        </w:rPr>
        <w:t xml:space="preserve"> btn = document.createElement('button');</w:t>
      </w:r>
    </w:p>
    <w:p w14:paraId="75E8F62F" w14:textId="77777777" w:rsidR="003438D3" w:rsidRPr="00D7257D" w:rsidRDefault="003438D3" w:rsidP="003438D3">
      <w:pPr>
        <w:spacing w:line="240" w:lineRule="auto"/>
        <w:rPr>
          <w:rFonts w:ascii="Consolas" w:hAnsi="Consolas" w:cstheme="majorBidi"/>
          <w:sz w:val="20"/>
          <w:szCs w:val="20"/>
        </w:rPr>
      </w:pPr>
      <w:r w:rsidRPr="00D7257D">
        <w:rPr>
          <w:rFonts w:ascii="Consolas" w:hAnsi="Consolas" w:cstheme="majorBidi"/>
          <w:sz w:val="20"/>
          <w:szCs w:val="20"/>
        </w:rPr>
        <w:t>        btn.textContent = `Zatraži podatke od uređaja ${</w:t>
      </w:r>
      <w:r w:rsidRPr="00D7257D">
        <w:rPr>
          <w:rFonts w:ascii="Consolas" w:hAnsi="Consolas" w:cstheme="majorBidi"/>
          <w:i/>
          <w:iCs/>
          <w:sz w:val="20"/>
          <w:szCs w:val="20"/>
        </w:rPr>
        <w:t>id</w:t>
      </w:r>
      <w:r w:rsidRPr="00D7257D">
        <w:rPr>
          <w:rFonts w:ascii="Consolas" w:hAnsi="Consolas" w:cstheme="majorBidi"/>
          <w:sz w:val="20"/>
          <w:szCs w:val="20"/>
        </w:rPr>
        <w:t>}`;</w:t>
      </w:r>
    </w:p>
    <w:p w14:paraId="05395D11" w14:textId="77777777" w:rsidR="003438D3" w:rsidRPr="00D7257D" w:rsidRDefault="003438D3" w:rsidP="003438D3">
      <w:pPr>
        <w:spacing w:line="240" w:lineRule="auto"/>
        <w:rPr>
          <w:rFonts w:ascii="Consolas" w:hAnsi="Consolas" w:cstheme="majorBidi"/>
          <w:sz w:val="20"/>
          <w:szCs w:val="20"/>
        </w:rPr>
      </w:pPr>
      <w:r w:rsidRPr="00D7257D">
        <w:rPr>
          <w:rFonts w:ascii="Consolas" w:hAnsi="Consolas" w:cstheme="majorBidi"/>
          <w:sz w:val="20"/>
          <w:szCs w:val="20"/>
        </w:rPr>
        <w:t xml:space="preserve">        btn.onclick = () </w:t>
      </w:r>
      <w:r w:rsidRPr="00D7257D">
        <w:rPr>
          <w:rFonts w:ascii="Consolas" w:hAnsi="Consolas" w:cstheme="majorBidi"/>
          <w:i/>
          <w:iCs/>
          <w:sz w:val="20"/>
          <w:szCs w:val="20"/>
        </w:rPr>
        <w:t>=&gt;</w:t>
      </w:r>
      <w:r w:rsidRPr="00D7257D">
        <w:rPr>
          <w:rFonts w:ascii="Consolas" w:hAnsi="Consolas" w:cstheme="majorBidi"/>
          <w:sz w:val="20"/>
          <w:szCs w:val="20"/>
        </w:rPr>
        <w:t xml:space="preserve"> requestDevice(</w:t>
      </w:r>
      <w:r w:rsidRPr="00D7257D">
        <w:rPr>
          <w:rFonts w:ascii="Consolas" w:hAnsi="Consolas" w:cstheme="majorBidi"/>
          <w:i/>
          <w:iCs/>
          <w:sz w:val="20"/>
          <w:szCs w:val="20"/>
        </w:rPr>
        <w:t>id</w:t>
      </w:r>
      <w:r w:rsidRPr="00D7257D">
        <w:rPr>
          <w:rFonts w:ascii="Consolas" w:hAnsi="Consolas" w:cstheme="majorBidi"/>
          <w:sz w:val="20"/>
          <w:szCs w:val="20"/>
        </w:rPr>
        <w:t>);</w:t>
      </w:r>
    </w:p>
    <w:p w14:paraId="04B40F8D" w14:textId="77777777" w:rsidR="003438D3" w:rsidRPr="00D7257D" w:rsidRDefault="003438D3" w:rsidP="003438D3">
      <w:pPr>
        <w:spacing w:line="240" w:lineRule="auto"/>
        <w:rPr>
          <w:rFonts w:ascii="Consolas" w:hAnsi="Consolas" w:cstheme="majorBidi"/>
          <w:sz w:val="20"/>
          <w:szCs w:val="20"/>
        </w:rPr>
      </w:pPr>
      <w:r w:rsidRPr="00D7257D">
        <w:rPr>
          <w:rFonts w:ascii="Consolas" w:hAnsi="Consolas" w:cstheme="majorBidi"/>
          <w:sz w:val="20"/>
          <w:szCs w:val="20"/>
        </w:rPr>
        <w:t>        container.appendChild(btn);</w:t>
      </w:r>
    </w:p>
    <w:p w14:paraId="0AC53472" w14:textId="77777777" w:rsidR="003438D3" w:rsidRPr="00D7257D" w:rsidRDefault="003438D3" w:rsidP="003438D3">
      <w:pPr>
        <w:spacing w:line="240" w:lineRule="auto"/>
        <w:rPr>
          <w:rFonts w:ascii="Consolas" w:hAnsi="Consolas" w:cstheme="majorBidi"/>
          <w:sz w:val="20"/>
          <w:szCs w:val="20"/>
        </w:rPr>
      </w:pPr>
      <w:r w:rsidRPr="00D7257D">
        <w:rPr>
          <w:rFonts w:ascii="Consolas" w:hAnsi="Consolas" w:cstheme="majorBidi"/>
          <w:sz w:val="20"/>
          <w:szCs w:val="20"/>
        </w:rPr>
        <w:t>    });</w:t>
      </w:r>
    </w:p>
    <w:p w14:paraId="4A79B0F0" w14:textId="77777777" w:rsidR="003438D3" w:rsidRPr="00D7257D" w:rsidRDefault="003438D3" w:rsidP="003438D3">
      <w:pPr>
        <w:spacing w:line="240" w:lineRule="auto"/>
        <w:rPr>
          <w:rFonts w:ascii="Consolas" w:hAnsi="Consolas" w:cstheme="majorBidi"/>
          <w:sz w:val="20"/>
          <w:szCs w:val="20"/>
        </w:rPr>
      </w:pPr>
      <w:r w:rsidRPr="00D7257D">
        <w:rPr>
          <w:rFonts w:ascii="Consolas" w:hAnsi="Consolas" w:cstheme="majorBidi"/>
          <w:sz w:val="20"/>
          <w:szCs w:val="20"/>
        </w:rPr>
        <w:t>});</w:t>
      </w:r>
    </w:p>
    <w:p w14:paraId="17DA2574" w14:textId="77777777" w:rsidR="00BA2D52" w:rsidRPr="00D7257D" w:rsidRDefault="00BA2D52" w:rsidP="003E1703">
      <w:pPr>
        <w:spacing w:line="360" w:lineRule="auto"/>
        <w:rPr>
          <w:rFonts w:ascii="Consolas" w:hAnsi="Consolas" w:cstheme="majorBidi"/>
          <w:sz w:val="20"/>
          <w:szCs w:val="20"/>
        </w:rPr>
      </w:pPr>
    </w:p>
    <w:p w14:paraId="51A80BF6" w14:textId="1019BBBE" w:rsidR="00BA2D52" w:rsidRPr="00D7257D" w:rsidRDefault="00BA2D52" w:rsidP="00F77E49">
      <w:pPr>
        <w:pStyle w:val="Heading2"/>
        <w:rPr>
          <w:lang w:val="hr-HR"/>
        </w:rPr>
      </w:pPr>
      <w:bookmarkStart w:id="55" w:name="_Toc233394047"/>
      <w:r w:rsidRPr="00D7257D">
        <w:rPr>
          <w:lang w:val="hr-HR"/>
        </w:rPr>
        <w:t xml:space="preserve">5.4. </w:t>
      </w:r>
      <w:r w:rsidR="00A95F1F" w:rsidRPr="00D7257D">
        <w:rPr>
          <w:lang w:val="hr-HR"/>
        </w:rPr>
        <w:t>Podatkovni model i trajna pohrana</w:t>
      </w:r>
      <w:bookmarkEnd w:id="55"/>
    </w:p>
    <w:p w14:paraId="62060765" w14:textId="77777777" w:rsidR="00657EE2" w:rsidRPr="00D7257D" w:rsidRDefault="00657EE2" w:rsidP="003E1703">
      <w:pPr>
        <w:spacing w:line="360" w:lineRule="auto"/>
        <w:rPr>
          <w:rFonts w:asciiTheme="majorBidi" w:hAnsiTheme="majorBidi" w:cstheme="majorBidi"/>
        </w:rPr>
      </w:pPr>
    </w:p>
    <w:p w14:paraId="72A72B81" w14:textId="55F47B9C" w:rsidR="004C189D" w:rsidRPr="00D7257D" w:rsidRDefault="00386427" w:rsidP="003E1703">
      <w:pPr>
        <w:spacing w:line="360" w:lineRule="auto"/>
        <w:rPr>
          <w:rFonts w:asciiTheme="majorBidi" w:hAnsiTheme="majorBidi" w:cstheme="majorBidi"/>
        </w:rPr>
      </w:pPr>
      <w:r w:rsidRPr="00D7257D">
        <w:rPr>
          <w:rFonts w:asciiTheme="majorBidi" w:hAnsiTheme="majorBidi" w:cstheme="majorBidi"/>
        </w:rPr>
        <w:tab/>
        <w:t xml:space="preserve">Trajna pohrana događaja u sustavu postignuta je primjenom PostgreSQL </w:t>
      </w:r>
      <w:r w:rsidR="000A0A9A" w:rsidRPr="00D7257D">
        <w:rPr>
          <w:rFonts w:asciiTheme="majorBidi" w:hAnsiTheme="majorBidi" w:cstheme="majorBidi"/>
        </w:rPr>
        <w:t xml:space="preserve">relacijske baze podataka. </w:t>
      </w:r>
      <w:r w:rsidR="00CE56F1" w:rsidRPr="00D7257D">
        <w:rPr>
          <w:rFonts w:asciiTheme="majorBidi" w:hAnsiTheme="majorBidi" w:cstheme="majorBidi"/>
        </w:rPr>
        <w:t xml:space="preserve">Baza podataka sadrži jednu tablicu pod nazivom </w:t>
      </w:r>
      <w:r w:rsidR="00CE56F1" w:rsidRPr="00D7257D">
        <w:rPr>
          <w:rFonts w:ascii="Consolas" w:hAnsi="Consolas" w:cstheme="majorBidi"/>
          <w:sz w:val="20"/>
          <w:szCs w:val="20"/>
        </w:rPr>
        <w:t>podaci</w:t>
      </w:r>
      <w:r w:rsidR="00CE56F1" w:rsidRPr="00D7257D">
        <w:rPr>
          <w:rFonts w:asciiTheme="majorBidi" w:hAnsiTheme="majorBidi" w:cstheme="majorBidi"/>
        </w:rPr>
        <w:t xml:space="preserve">, u koju se pohranjuju zapisi pristigli sa sloja za obradu podataka. </w:t>
      </w:r>
      <w:r w:rsidR="00F510EF" w:rsidRPr="00D7257D">
        <w:rPr>
          <w:rFonts w:asciiTheme="majorBidi" w:hAnsiTheme="majorBidi" w:cstheme="majorBidi"/>
        </w:rPr>
        <w:t xml:space="preserve"> U Tablici 5.2. prikazani su </w:t>
      </w:r>
      <w:r w:rsidR="007B2FFC" w:rsidRPr="00D7257D">
        <w:rPr>
          <w:rFonts w:asciiTheme="majorBidi" w:hAnsiTheme="majorBidi" w:cstheme="majorBidi"/>
        </w:rPr>
        <w:t xml:space="preserve">stupci tablice </w:t>
      </w:r>
      <w:r w:rsidR="007B2FFC" w:rsidRPr="00D7257D">
        <w:rPr>
          <w:rFonts w:ascii="Consolas" w:hAnsi="Consolas" w:cstheme="majorBidi"/>
          <w:sz w:val="20"/>
          <w:szCs w:val="20"/>
        </w:rPr>
        <w:t>podaci</w:t>
      </w:r>
      <w:r w:rsidR="006733F8" w:rsidRPr="00D7257D">
        <w:rPr>
          <w:rFonts w:asciiTheme="majorBidi" w:hAnsiTheme="majorBidi" w:cstheme="majorBidi"/>
        </w:rPr>
        <w:t>, njihov tip podatka te uloga u sustavu.</w:t>
      </w:r>
    </w:p>
    <w:p w14:paraId="2B250A3F" w14:textId="77777777" w:rsidR="00612066" w:rsidRPr="00D7257D" w:rsidRDefault="00612066" w:rsidP="00612066">
      <w:pPr>
        <w:spacing w:line="360" w:lineRule="auto"/>
        <w:rPr>
          <w:rFonts w:asciiTheme="majorBidi" w:hAnsiTheme="majorBidi" w:cstheme="majorBidi"/>
        </w:rPr>
      </w:pPr>
    </w:p>
    <w:p w14:paraId="37ECDC0F" w14:textId="71CD57CF" w:rsidR="00612066" w:rsidRPr="00D7257D" w:rsidRDefault="00612066" w:rsidP="00612066">
      <w:pPr>
        <w:pStyle w:val="Caption"/>
      </w:pPr>
      <w:bookmarkStart w:id="56" w:name="_Toc233137105"/>
      <w:r w:rsidRPr="00D7257D">
        <w:lastRenderedPageBreak/>
        <w:t xml:space="preserve">Tablica </w:t>
      </w:r>
      <w:r w:rsidR="00F712B9" w:rsidRPr="00D7257D">
        <w:fldChar w:fldCharType="begin"/>
      </w:r>
      <w:r w:rsidR="00F712B9" w:rsidRPr="00D7257D">
        <w:instrText xml:space="preserve"> STYLEREF 1 \s </w:instrText>
      </w:r>
      <w:r w:rsidR="00F712B9" w:rsidRPr="00D7257D">
        <w:fldChar w:fldCharType="separate"/>
      </w:r>
      <w:r w:rsidR="00F712B9" w:rsidRPr="00D7257D">
        <w:rPr>
          <w:cs/>
        </w:rPr>
        <w:t>‎</w:t>
      </w:r>
      <w:r w:rsidR="00F712B9" w:rsidRPr="00D7257D">
        <w:t>5</w:t>
      </w:r>
      <w:r w:rsidR="00F712B9" w:rsidRPr="00D7257D">
        <w:fldChar w:fldCharType="end"/>
      </w:r>
      <w:r w:rsidR="00F712B9" w:rsidRPr="00D7257D">
        <w:t>.</w:t>
      </w:r>
      <w:r w:rsidR="00F712B9" w:rsidRPr="00D7257D">
        <w:fldChar w:fldCharType="begin"/>
      </w:r>
      <w:r w:rsidR="00F712B9" w:rsidRPr="00D7257D">
        <w:instrText xml:space="preserve"> SEQ Tablica \* ARABIC \s 1 </w:instrText>
      </w:r>
      <w:r w:rsidR="00F712B9" w:rsidRPr="00D7257D">
        <w:fldChar w:fldCharType="separate"/>
      </w:r>
      <w:r w:rsidR="00F712B9" w:rsidRPr="00D7257D">
        <w:t>2</w:t>
      </w:r>
      <w:r w:rsidR="00F712B9" w:rsidRPr="00D7257D">
        <w:fldChar w:fldCharType="end"/>
      </w:r>
      <w:r w:rsidRPr="00D7257D">
        <w:t xml:space="preserve">. Stupci tablice </w:t>
      </w:r>
      <w:r w:rsidRPr="00D7257D">
        <w:rPr>
          <w:rFonts w:ascii="Consolas" w:hAnsi="Consolas"/>
          <w:sz w:val="20"/>
          <w:szCs w:val="20"/>
        </w:rPr>
        <w:t>podaci</w:t>
      </w:r>
      <w:r w:rsidRPr="00D7257D">
        <w:rPr>
          <w:sz w:val="20"/>
          <w:szCs w:val="20"/>
        </w:rPr>
        <w:t xml:space="preserve"> </w:t>
      </w:r>
      <w:r w:rsidRPr="00D7257D">
        <w:t>u bazi podataka, njihov tip i uloga</w:t>
      </w:r>
      <w:bookmarkEnd w:id="56"/>
    </w:p>
    <w:tbl>
      <w:tblPr>
        <w:tblStyle w:val="GridTable4-Accent6"/>
        <w:tblW w:w="0" w:type="auto"/>
        <w:tblLook w:val="04A0" w:firstRow="1" w:lastRow="0" w:firstColumn="1" w:lastColumn="0" w:noHBand="0" w:noVBand="1"/>
      </w:tblPr>
      <w:tblGrid>
        <w:gridCol w:w="1974"/>
        <w:gridCol w:w="2890"/>
        <w:gridCol w:w="4198"/>
      </w:tblGrid>
      <w:tr w:rsidR="004C189D" w:rsidRPr="00847496" w14:paraId="0DE07EE8" w14:textId="77777777" w:rsidTr="00C57F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290EF1D" w14:textId="77777777" w:rsidR="004C189D" w:rsidRPr="00847496" w:rsidRDefault="004C189D" w:rsidP="001C1317">
            <w:pPr>
              <w:spacing w:line="360" w:lineRule="auto"/>
              <w:jc w:val="center"/>
              <w:rPr>
                <w:rFonts w:ascii="Times New Roman" w:hAnsi="Times New Roman" w:cs="Times New Roman"/>
                <w:sz w:val="20"/>
                <w:szCs w:val="32"/>
              </w:rPr>
            </w:pPr>
            <w:r w:rsidRPr="00847496">
              <w:rPr>
                <w:rFonts w:ascii="Times New Roman" w:hAnsi="Times New Roman" w:cs="Times New Roman"/>
                <w:sz w:val="20"/>
                <w:szCs w:val="32"/>
              </w:rPr>
              <w:t>Stupac</w:t>
            </w:r>
          </w:p>
        </w:tc>
        <w:tc>
          <w:tcPr>
            <w:tcW w:w="2977" w:type="dxa"/>
          </w:tcPr>
          <w:p w14:paraId="6D320B24" w14:textId="77777777" w:rsidR="004C189D" w:rsidRPr="00847496" w:rsidRDefault="004C189D" w:rsidP="001C13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32"/>
              </w:rPr>
            </w:pPr>
            <w:r w:rsidRPr="00847496">
              <w:rPr>
                <w:rFonts w:ascii="Times New Roman" w:hAnsi="Times New Roman" w:cs="Times New Roman"/>
                <w:sz w:val="20"/>
                <w:szCs w:val="32"/>
              </w:rPr>
              <w:t>Tip</w:t>
            </w:r>
          </w:p>
        </w:tc>
        <w:tc>
          <w:tcPr>
            <w:tcW w:w="4393" w:type="dxa"/>
          </w:tcPr>
          <w:p w14:paraId="33E25B97" w14:textId="77777777" w:rsidR="004C189D" w:rsidRPr="00847496" w:rsidRDefault="004C189D" w:rsidP="001C13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32"/>
              </w:rPr>
            </w:pPr>
            <w:r w:rsidRPr="00847496">
              <w:rPr>
                <w:rFonts w:ascii="Times New Roman" w:hAnsi="Times New Roman" w:cs="Times New Roman"/>
                <w:sz w:val="20"/>
                <w:szCs w:val="32"/>
              </w:rPr>
              <w:t>Uloga</w:t>
            </w:r>
          </w:p>
        </w:tc>
      </w:tr>
      <w:tr w:rsidR="004C189D" w:rsidRPr="00847496" w14:paraId="50D511C1" w14:textId="77777777"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87155F5" w14:textId="77777777" w:rsidR="004C189D" w:rsidRPr="00847496" w:rsidRDefault="004C189D" w:rsidP="001C1317">
            <w:pPr>
              <w:spacing w:line="360" w:lineRule="auto"/>
              <w:jc w:val="center"/>
              <w:rPr>
                <w:rFonts w:ascii="Times New Roman" w:hAnsi="Times New Roman" w:cs="Times New Roman"/>
                <w:sz w:val="20"/>
                <w:szCs w:val="32"/>
              </w:rPr>
            </w:pPr>
            <w:r w:rsidRPr="00847496">
              <w:rPr>
                <w:rFonts w:ascii="Times New Roman" w:hAnsi="Times New Roman" w:cs="Times New Roman"/>
                <w:sz w:val="20"/>
                <w:szCs w:val="32"/>
              </w:rPr>
              <w:t>id</w:t>
            </w:r>
          </w:p>
        </w:tc>
        <w:tc>
          <w:tcPr>
            <w:tcW w:w="2977" w:type="dxa"/>
          </w:tcPr>
          <w:p w14:paraId="2EFB8361" w14:textId="77777777" w:rsidR="004C189D" w:rsidRPr="00847496" w:rsidRDefault="004C189D" w:rsidP="001C131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32"/>
              </w:rPr>
            </w:pPr>
            <w:r w:rsidRPr="00847496">
              <w:rPr>
                <w:rFonts w:ascii="Times New Roman" w:hAnsi="Times New Roman" w:cs="Times New Roman"/>
                <w:sz w:val="20"/>
                <w:szCs w:val="32"/>
              </w:rPr>
              <w:t>SERIAL</w:t>
            </w:r>
          </w:p>
        </w:tc>
        <w:tc>
          <w:tcPr>
            <w:tcW w:w="4393" w:type="dxa"/>
          </w:tcPr>
          <w:p w14:paraId="01EBDEF5" w14:textId="77777777" w:rsidR="004C189D" w:rsidRPr="00847496" w:rsidRDefault="004C189D" w:rsidP="001C131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32"/>
              </w:rPr>
            </w:pPr>
            <w:r w:rsidRPr="00847496">
              <w:rPr>
                <w:rFonts w:ascii="Times New Roman" w:hAnsi="Times New Roman" w:cs="Times New Roman"/>
                <w:sz w:val="20"/>
                <w:szCs w:val="32"/>
              </w:rPr>
              <w:t>Tehnički primarni ključ zapisa u bazi.</w:t>
            </w:r>
          </w:p>
        </w:tc>
      </w:tr>
      <w:tr w:rsidR="004C189D" w:rsidRPr="00847496" w14:paraId="5BE789D2" w14:textId="77777777" w:rsidTr="00C57F17">
        <w:tc>
          <w:tcPr>
            <w:cnfStyle w:val="001000000000" w:firstRow="0" w:lastRow="0" w:firstColumn="1" w:lastColumn="0" w:oddVBand="0" w:evenVBand="0" w:oddHBand="0" w:evenHBand="0" w:firstRowFirstColumn="0" w:firstRowLastColumn="0" w:lastRowFirstColumn="0" w:lastRowLastColumn="0"/>
            <w:tcW w:w="1980" w:type="dxa"/>
          </w:tcPr>
          <w:p w14:paraId="1916EE29" w14:textId="77777777" w:rsidR="004C189D" w:rsidRPr="00847496" w:rsidRDefault="004C189D" w:rsidP="001C1317">
            <w:pPr>
              <w:spacing w:line="360" w:lineRule="auto"/>
              <w:jc w:val="center"/>
              <w:rPr>
                <w:rFonts w:ascii="Times New Roman" w:hAnsi="Times New Roman" w:cs="Times New Roman"/>
                <w:sz w:val="20"/>
                <w:szCs w:val="32"/>
              </w:rPr>
            </w:pPr>
            <w:r w:rsidRPr="00847496">
              <w:rPr>
                <w:rFonts w:ascii="Times New Roman" w:hAnsi="Times New Roman" w:cs="Times New Roman"/>
                <w:sz w:val="20"/>
                <w:szCs w:val="32"/>
              </w:rPr>
              <w:t>podatak_id</w:t>
            </w:r>
          </w:p>
        </w:tc>
        <w:tc>
          <w:tcPr>
            <w:tcW w:w="2977" w:type="dxa"/>
          </w:tcPr>
          <w:p w14:paraId="1FBB6B98" w14:textId="77777777" w:rsidR="004C189D" w:rsidRPr="00847496" w:rsidRDefault="004C189D" w:rsidP="001C131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32"/>
              </w:rPr>
            </w:pPr>
            <w:r w:rsidRPr="00847496">
              <w:rPr>
                <w:rFonts w:ascii="Times New Roman" w:hAnsi="Times New Roman" w:cs="Times New Roman"/>
                <w:sz w:val="20"/>
                <w:szCs w:val="32"/>
              </w:rPr>
              <w:t>UUID UNIQUE</w:t>
            </w:r>
          </w:p>
        </w:tc>
        <w:tc>
          <w:tcPr>
            <w:tcW w:w="4393" w:type="dxa"/>
          </w:tcPr>
          <w:p w14:paraId="741B71BE" w14:textId="77777777" w:rsidR="004C189D" w:rsidRPr="00847496" w:rsidRDefault="004C189D" w:rsidP="001C131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32"/>
              </w:rPr>
            </w:pPr>
            <w:r w:rsidRPr="00847496">
              <w:rPr>
                <w:rFonts w:ascii="Times New Roman" w:hAnsi="Times New Roman" w:cs="Times New Roman"/>
                <w:sz w:val="20"/>
                <w:szCs w:val="32"/>
              </w:rPr>
              <w:t>Jedinstveni identifikator događaja nastao u simulatoru; koristi se za deduplikaciju i povezivanje kopija događaja.</w:t>
            </w:r>
          </w:p>
        </w:tc>
      </w:tr>
      <w:tr w:rsidR="004C189D" w:rsidRPr="00847496" w14:paraId="650EEBF6" w14:textId="77777777"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C9F2A9C" w14:textId="77777777" w:rsidR="004C189D" w:rsidRPr="00847496" w:rsidRDefault="004C189D" w:rsidP="001C1317">
            <w:pPr>
              <w:spacing w:line="360" w:lineRule="auto"/>
              <w:jc w:val="center"/>
              <w:rPr>
                <w:rFonts w:ascii="Times New Roman" w:hAnsi="Times New Roman" w:cs="Times New Roman"/>
                <w:sz w:val="20"/>
                <w:szCs w:val="32"/>
              </w:rPr>
            </w:pPr>
            <w:r w:rsidRPr="00847496">
              <w:rPr>
                <w:rFonts w:ascii="Times New Roman" w:hAnsi="Times New Roman" w:cs="Times New Roman"/>
                <w:sz w:val="20"/>
                <w:szCs w:val="32"/>
              </w:rPr>
              <w:t>uredjaj_id</w:t>
            </w:r>
          </w:p>
        </w:tc>
        <w:tc>
          <w:tcPr>
            <w:tcW w:w="2977" w:type="dxa"/>
          </w:tcPr>
          <w:p w14:paraId="61327D09" w14:textId="77777777" w:rsidR="004C189D" w:rsidRPr="00847496" w:rsidRDefault="004C189D" w:rsidP="001C131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32"/>
              </w:rPr>
            </w:pPr>
            <w:r w:rsidRPr="00847496">
              <w:rPr>
                <w:rFonts w:ascii="Times New Roman" w:hAnsi="Times New Roman" w:cs="Times New Roman"/>
                <w:sz w:val="20"/>
                <w:szCs w:val="32"/>
              </w:rPr>
              <w:t>TEXT</w:t>
            </w:r>
          </w:p>
        </w:tc>
        <w:tc>
          <w:tcPr>
            <w:tcW w:w="4393" w:type="dxa"/>
          </w:tcPr>
          <w:p w14:paraId="68F39E5B" w14:textId="77777777" w:rsidR="004C189D" w:rsidRPr="00847496" w:rsidRDefault="004C189D" w:rsidP="001C131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32"/>
              </w:rPr>
            </w:pPr>
            <w:r w:rsidRPr="00847496">
              <w:rPr>
                <w:rFonts w:ascii="Times New Roman" w:hAnsi="Times New Roman" w:cs="Times New Roman"/>
                <w:sz w:val="20"/>
                <w:szCs w:val="32"/>
              </w:rPr>
              <w:t>Identifikator uređaja koji je proizveo događaj.</w:t>
            </w:r>
          </w:p>
        </w:tc>
      </w:tr>
      <w:tr w:rsidR="004C189D" w:rsidRPr="00847496" w14:paraId="208BE21F" w14:textId="77777777" w:rsidTr="00C57F17">
        <w:tc>
          <w:tcPr>
            <w:cnfStyle w:val="001000000000" w:firstRow="0" w:lastRow="0" w:firstColumn="1" w:lastColumn="0" w:oddVBand="0" w:evenVBand="0" w:oddHBand="0" w:evenHBand="0" w:firstRowFirstColumn="0" w:firstRowLastColumn="0" w:lastRowFirstColumn="0" w:lastRowLastColumn="0"/>
            <w:tcW w:w="1980" w:type="dxa"/>
          </w:tcPr>
          <w:p w14:paraId="087F3395" w14:textId="77777777" w:rsidR="004C189D" w:rsidRPr="00847496" w:rsidRDefault="004C189D" w:rsidP="001C1317">
            <w:pPr>
              <w:spacing w:line="360" w:lineRule="auto"/>
              <w:jc w:val="center"/>
              <w:rPr>
                <w:rFonts w:ascii="Times New Roman" w:hAnsi="Times New Roman" w:cs="Times New Roman"/>
                <w:sz w:val="20"/>
                <w:szCs w:val="32"/>
              </w:rPr>
            </w:pPr>
            <w:r w:rsidRPr="00847496">
              <w:rPr>
                <w:rFonts w:ascii="Times New Roman" w:hAnsi="Times New Roman" w:cs="Times New Roman"/>
                <w:sz w:val="20"/>
                <w:szCs w:val="32"/>
              </w:rPr>
              <w:t>podatak</w:t>
            </w:r>
          </w:p>
        </w:tc>
        <w:tc>
          <w:tcPr>
            <w:tcW w:w="2977" w:type="dxa"/>
          </w:tcPr>
          <w:p w14:paraId="12EA8E3C" w14:textId="77777777" w:rsidR="004C189D" w:rsidRPr="00847496" w:rsidRDefault="004C189D" w:rsidP="001C131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32"/>
              </w:rPr>
            </w:pPr>
            <w:r w:rsidRPr="00847496">
              <w:rPr>
                <w:rFonts w:ascii="Times New Roman" w:hAnsi="Times New Roman" w:cs="Times New Roman"/>
                <w:sz w:val="20"/>
                <w:szCs w:val="32"/>
              </w:rPr>
              <w:t>INTEGER</w:t>
            </w:r>
          </w:p>
        </w:tc>
        <w:tc>
          <w:tcPr>
            <w:tcW w:w="4393" w:type="dxa"/>
          </w:tcPr>
          <w:p w14:paraId="4B5F42A0" w14:textId="77777777" w:rsidR="004C189D" w:rsidRPr="00847496" w:rsidRDefault="004C189D" w:rsidP="001C131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32"/>
              </w:rPr>
            </w:pPr>
            <w:r w:rsidRPr="00847496">
              <w:rPr>
                <w:rFonts w:ascii="Times New Roman" w:hAnsi="Times New Roman" w:cs="Times New Roman"/>
                <w:sz w:val="20"/>
                <w:szCs w:val="32"/>
              </w:rPr>
              <w:t>Vrijednost koju je simulator generirao.</w:t>
            </w:r>
          </w:p>
        </w:tc>
      </w:tr>
      <w:tr w:rsidR="004C189D" w:rsidRPr="00847496" w14:paraId="4BB824AF" w14:textId="77777777"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16E8B9D" w14:textId="77777777" w:rsidR="004C189D" w:rsidRPr="00847496" w:rsidRDefault="004C189D" w:rsidP="001C1317">
            <w:pPr>
              <w:spacing w:line="360" w:lineRule="auto"/>
              <w:jc w:val="center"/>
              <w:rPr>
                <w:rFonts w:ascii="Times New Roman" w:hAnsi="Times New Roman" w:cs="Times New Roman"/>
                <w:sz w:val="20"/>
                <w:szCs w:val="32"/>
              </w:rPr>
            </w:pPr>
            <w:r w:rsidRPr="00847496">
              <w:rPr>
                <w:rFonts w:ascii="Times New Roman" w:hAnsi="Times New Roman" w:cs="Times New Roman"/>
                <w:sz w:val="20"/>
                <w:szCs w:val="32"/>
              </w:rPr>
              <w:t>vrijeme</w:t>
            </w:r>
          </w:p>
        </w:tc>
        <w:tc>
          <w:tcPr>
            <w:tcW w:w="2977" w:type="dxa"/>
          </w:tcPr>
          <w:p w14:paraId="78EEE365" w14:textId="77777777" w:rsidR="004C189D" w:rsidRPr="00847496" w:rsidRDefault="004C189D" w:rsidP="001C131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32"/>
              </w:rPr>
            </w:pPr>
            <w:r w:rsidRPr="00847496">
              <w:rPr>
                <w:rFonts w:ascii="Times New Roman" w:hAnsi="Times New Roman" w:cs="Times New Roman"/>
                <w:sz w:val="20"/>
                <w:szCs w:val="32"/>
              </w:rPr>
              <w:t>TIMESTAMPTZ</w:t>
            </w:r>
          </w:p>
        </w:tc>
        <w:tc>
          <w:tcPr>
            <w:tcW w:w="4393" w:type="dxa"/>
          </w:tcPr>
          <w:p w14:paraId="7F967FF7" w14:textId="77777777" w:rsidR="004C189D" w:rsidRPr="00847496" w:rsidRDefault="004C189D" w:rsidP="001C131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32"/>
              </w:rPr>
            </w:pPr>
            <w:r w:rsidRPr="00847496">
              <w:rPr>
                <w:rFonts w:ascii="Times New Roman" w:hAnsi="Times New Roman" w:cs="Times New Roman"/>
                <w:sz w:val="20"/>
                <w:szCs w:val="32"/>
              </w:rPr>
              <w:t>Vremenska oznaka nastanka događaja na uređaju.</w:t>
            </w:r>
          </w:p>
        </w:tc>
      </w:tr>
      <w:tr w:rsidR="004C189D" w:rsidRPr="00847496" w14:paraId="032953F5" w14:textId="77777777" w:rsidTr="00C57F17">
        <w:tc>
          <w:tcPr>
            <w:cnfStyle w:val="001000000000" w:firstRow="0" w:lastRow="0" w:firstColumn="1" w:lastColumn="0" w:oddVBand="0" w:evenVBand="0" w:oddHBand="0" w:evenHBand="0" w:firstRowFirstColumn="0" w:firstRowLastColumn="0" w:lastRowFirstColumn="0" w:lastRowLastColumn="0"/>
            <w:tcW w:w="1980" w:type="dxa"/>
          </w:tcPr>
          <w:p w14:paraId="72643473" w14:textId="77777777" w:rsidR="004C189D" w:rsidRPr="00847496" w:rsidRDefault="004C189D" w:rsidP="001C1317">
            <w:pPr>
              <w:spacing w:line="360" w:lineRule="auto"/>
              <w:jc w:val="center"/>
              <w:rPr>
                <w:rFonts w:ascii="Times New Roman" w:hAnsi="Times New Roman" w:cs="Times New Roman"/>
                <w:sz w:val="20"/>
                <w:szCs w:val="32"/>
              </w:rPr>
            </w:pPr>
            <w:r w:rsidRPr="00847496">
              <w:rPr>
                <w:rFonts w:ascii="Times New Roman" w:hAnsi="Times New Roman" w:cs="Times New Roman"/>
                <w:sz w:val="20"/>
                <w:szCs w:val="32"/>
              </w:rPr>
              <w:t>vrijeme_spremanja</w:t>
            </w:r>
          </w:p>
        </w:tc>
        <w:tc>
          <w:tcPr>
            <w:tcW w:w="2977" w:type="dxa"/>
          </w:tcPr>
          <w:p w14:paraId="093D08AE" w14:textId="77777777" w:rsidR="004C189D" w:rsidRPr="00847496" w:rsidRDefault="004C189D" w:rsidP="001C131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32"/>
              </w:rPr>
            </w:pPr>
            <w:r w:rsidRPr="00847496">
              <w:rPr>
                <w:rFonts w:ascii="Times New Roman" w:hAnsi="Times New Roman" w:cs="Times New Roman"/>
                <w:sz w:val="20"/>
                <w:szCs w:val="32"/>
              </w:rPr>
              <w:t>TIMESTAMPTZ</w:t>
            </w:r>
          </w:p>
        </w:tc>
        <w:tc>
          <w:tcPr>
            <w:tcW w:w="4393" w:type="dxa"/>
          </w:tcPr>
          <w:p w14:paraId="0582BA14" w14:textId="77777777" w:rsidR="004C189D" w:rsidRPr="00847496" w:rsidRDefault="004C189D" w:rsidP="001C131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32"/>
              </w:rPr>
            </w:pPr>
            <w:r w:rsidRPr="00847496">
              <w:rPr>
                <w:rFonts w:ascii="Times New Roman" w:hAnsi="Times New Roman" w:cs="Times New Roman"/>
                <w:sz w:val="20"/>
                <w:szCs w:val="32"/>
              </w:rPr>
              <w:t>Vremenska oznaka pohrane događaja u bazu podataka.</w:t>
            </w:r>
          </w:p>
        </w:tc>
      </w:tr>
    </w:tbl>
    <w:p w14:paraId="7D751B5C" w14:textId="77777777" w:rsidR="004C189D" w:rsidRPr="00D7257D" w:rsidRDefault="004C189D" w:rsidP="003E1703">
      <w:pPr>
        <w:spacing w:line="360" w:lineRule="auto"/>
        <w:rPr>
          <w:rFonts w:asciiTheme="majorBidi" w:hAnsiTheme="majorBidi" w:cstheme="majorBidi"/>
        </w:rPr>
      </w:pPr>
    </w:p>
    <w:p w14:paraId="671C418C" w14:textId="0A8A008C" w:rsidR="00386427" w:rsidRPr="00D7257D" w:rsidRDefault="005330F9" w:rsidP="003E1703">
      <w:pPr>
        <w:spacing w:line="360" w:lineRule="auto"/>
        <w:ind w:firstLine="720"/>
        <w:rPr>
          <w:rFonts w:asciiTheme="majorBidi" w:hAnsiTheme="majorBidi" w:cstheme="majorBidi"/>
        </w:rPr>
      </w:pPr>
      <w:r w:rsidRPr="00D7257D">
        <w:rPr>
          <w:rFonts w:asciiTheme="majorBidi" w:hAnsiTheme="majorBidi" w:cstheme="majorBidi"/>
        </w:rPr>
        <w:t xml:space="preserve">Prilikom dodavanja podataka u bazu, </w:t>
      </w:r>
      <w:r w:rsidR="00F14D0A" w:rsidRPr="00D7257D">
        <w:rPr>
          <w:rFonts w:asciiTheme="majorBidi" w:hAnsiTheme="majorBidi" w:cstheme="majorBidi"/>
        </w:rPr>
        <w:t xml:space="preserve">kao što je vidljivo u Tablici 5.2., </w:t>
      </w:r>
      <w:r w:rsidRPr="00D7257D">
        <w:rPr>
          <w:rFonts w:asciiTheme="majorBidi" w:hAnsiTheme="majorBidi" w:cstheme="majorBidi"/>
        </w:rPr>
        <w:t>podaci se proširuju dodavanjem novih stupaca</w:t>
      </w:r>
      <w:r w:rsidR="008B2FAB" w:rsidRPr="00D7257D">
        <w:rPr>
          <w:rFonts w:asciiTheme="majorBidi" w:hAnsiTheme="majorBidi" w:cstheme="majorBidi"/>
        </w:rPr>
        <w:t xml:space="preserve">/atributa, što je implementirano na razini same baze podataka. Dodaje se jedinstveni identifikator svakog pojedinog podatka, kao cijeli broj (engl. </w:t>
      </w:r>
      <w:r w:rsidR="008B2FAB" w:rsidRPr="00D7257D">
        <w:rPr>
          <w:rFonts w:asciiTheme="majorBidi" w:hAnsiTheme="majorBidi" w:cstheme="majorBidi"/>
          <w:i/>
          <w:iCs/>
        </w:rPr>
        <w:t>integer</w:t>
      </w:r>
      <w:r w:rsidR="008B2FAB" w:rsidRPr="00D7257D">
        <w:rPr>
          <w:rFonts w:asciiTheme="majorBidi" w:hAnsiTheme="majorBidi" w:cstheme="majorBidi"/>
        </w:rPr>
        <w:t>)</w:t>
      </w:r>
      <w:r w:rsidR="001376D6" w:rsidRPr="00D7257D">
        <w:rPr>
          <w:rFonts w:asciiTheme="majorBidi" w:hAnsiTheme="majorBidi" w:cstheme="majorBidi"/>
        </w:rPr>
        <w:t xml:space="preserve">, što ujedno predstavlja i primarni ključ (engl. </w:t>
      </w:r>
      <w:r w:rsidR="001376D6" w:rsidRPr="00D7257D">
        <w:rPr>
          <w:rFonts w:asciiTheme="majorBidi" w:hAnsiTheme="majorBidi" w:cstheme="majorBidi"/>
          <w:i/>
          <w:iCs/>
        </w:rPr>
        <w:t>primary key</w:t>
      </w:r>
      <w:r w:rsidR="001376D6" w:rsidRPr="00D7257D">
        <w:rPr>
          <w:rFonts w:asciiTheme="majorBidi" w:hAnsiTheme="majorBidi" w:cstheme="majorBidi"/>
        </w:rPr>
        <w:t>) sv</w:t>
      </w:r>
      <w:r w:rsidR="001E6ACD" w:rsidRPr="00D7257D">
        <w:rPr>
          <w:rFonts w:asciiTheme="majorBidi" w:hAnsiTheme="majorBidi" w:cstheme="majorBidi"/>
        </w:rPr>
        <w:t>i</w:t>
      </w:r>
      <w:r w:rsidR="001376D6" w:rsidRPr="00D7257D">
        <w:rPr>
          <w:rFonts w:asciiTheme="majorBidi" w:hAnsiTheme="majorBidi" w:cstheme="majorBidi"/>
        </w:rPr>
        <w:t>h podataka u bazi. Osim toga, podacima se pridodaje i vremenska oznaka</w:t>
      </w:r>
      <w:r w:rsidR="001E6ACD" w:rsidRPr="00D7257D">
        <w:rPr>
          <w:rFonts w:asciiTheme="majorBidi" w:hAnsiTheme="majorBidi" w:cstheme="majorBidi"/>
        </w:rPr>
        <w:t xml:space="preserve"> pohrane u bazu</w:t>
      </w:r>
      <w:r w:rsidR="00B91949" w:rsidRPr="00D7257D">
        <w:rPr>
          <w:rFonts w:asciiTheme="majorBidi" w:hAnsiTheme="majorBidi" w:cstheme="majorBidi"/>
        </w:rPr>
        <w:t xml:space="preserve">, predstavljena stupcem </w:t>
      </w:r>
      <w:r w:rsidR="00B91949" w:rsidRPr="00D7257D">
        <w:rPr>
          <w:rFonts w:ascii="Consolas" w:hAnsi="Consolas" w:cstheme="majorBidi"/>
          <w:sz w:val="20"/>
          <w:szCs w:val="20"/>
        </w:rPr>
        <w:t>vrijeme_spremanja</w:t>
      </w:r>
      <w:r w:rsidR="001E6ACD" w:rsidRPr="00D7257D">
        <w:rPr>
          <w:rFonts w:asciiTheme="majorBidi" w:hAnsiTheme="majorBidi" w:cstheme="majorBidi"/>
        </w:rPr>
        <w:t xml:space="preserve">. Ovo se razlikuje od vremenske oznake dodane podacima pri generiranju na uređaju jer određeno vrijeme protekne od generiranja podatka do njegove pohrane u bazu podataka. </w:t>
      </w:r>
      <w:r w:rsidR="00BA3B0B" w:rsidRPr="00D7257D">
        <w:rPr>
          <w:rFonts w:asciiTheme="majorBidi" w:hAnsiTheme="majorBidi" w:cstheme="majorBidi"/>
        </w:rPr>
        <w:t xml:space="preserve">Ovo omogućuje i analizu latencije </w:t>
      </w:r>
      <w:r w:rsidR="00DE4322" w:rsidRPr="00D7257D">
        <w:rPr>
          <w:rFonts w:asciiTheme="majorBidi" w:hAnsiTheme="majorBidi" w:cstheme="majorBidi"/>
        </w:rPr>
        <w:t>sustava te čini vidljivom razliku između vremena samog događaja te vremena pohrane.</w:t>
      </w:r>
      <w:r w:rsidR="00890720" w:rsidRPr="00D7257D">
        <w:rPr>
          <w:rFonts w:asciiTheme="majorBidi" w:hAnsiTheme="majorBidi" w:cstheme="majorBidi"/>
        </w:rPr>
        <w:t xml:space="preserve"> Veća latencija od uobičajene može biti znak usporavanja mreže ili neke od komponenti sustava. </w:t>
      </w:r>
      <w:r w:rsidR="00B91949" w:rsidRPr="00D7257D">
        <w:rPr>
          <w:rFonts w:asciiTheme="majorBidi" w:hAnsiTheme="majorBidi" w:cstheme="majorBidi"/>
        </w:rPr>
        <w:t xml:space="preserve">Osim navedenih dodanih stupaca, ostali stupci baze odgovaraju već postojećim atributima podataka generiranih na uređaju. Ti stupci tablice zovu se: </w:t>
      </w:r>
      <w:r w:rsidR="00B91949" w:rsidRPr="00D7257D">
        <w:rPr>
          <w:rFonts w:ascii="Consolas" w:hAnsi="Consolas" w:cstheme="majorBidi"/>
          <w:sz w:val="20"/>
          <w:szCs w:val="20"/>
        </w:rPr>
        <w:t>podatak_id</w:t>
      </w:r>
      <w:r w:rsidR="0004114B" w:rsidRPr="00D7257D">
        <w:rPr>
          <w:rFonts w:ascii="Consolas" w:hAnsi="Consolas" w:cstheme="majorBidi"/>
          <w:sz w:val="20"/>
          <w:szCs w:val="20"/>
        </w:rPr>
        <w:t xml:space="preserve"> </w:t>
      </w:r>
      <w:r w:rsidR="0004114B" w:rsidRPr="00D7257D">
        <w:rPr>
          <w:rFonts w:asciiTheme="majorBidi" w:hAnsiTheme="majorBidi" w:cstheme="majorBidi"/>
        </w:rPr>
        <w:t>(UUID4 identifikator podatka)</w:t>
      </w:r>
      <w:r w:rsidR="00B91949" w:rsidRPr="00D7257D">
        <w:rPr>
          <w:rFonts w:ascii="Consolas" w:hAnsi="Consolas" w:cstheme="majorBidi"/>
          <w:sz w:val="20"/>
          <w:szCs w:val="20"/>
        </w:rPr>
        <w:t>, uredjaj_id</w:t>
      </w:r>
      <w:r w:rsidR="0004114B" w:rsidRPr="00D7257D">
        <w:rPr>
          <w:rFonts w:ascii="Consolas" w:hAnsi="Consolas" w:cstheme="majorBidi"/>
          <w:sz w:val="20"/>
          <w:szCs w:val="20"/>
        </w:rPr>
        <w:t xml:space="preserve"> </w:t>
      </w:r>
      <w:r w:rsidR="0004114B" w:rsidRPr="00D7257D">
        <w:rPr>
          <w:rFonts w:asciiTheme="majorBidi" w:hAnsiTheme="majorBidi" w:cstheme="majorBidi"/>
        </w:rPr>
        <w:t xml:space="preserve">(identifikator </w:t>
      </w:r>
      <w:r w:rsidR="00F24AA6" w:rsidRPr="00D7257D">
        <w:rPr>
          <w:rFonts w:asciiTheme="majorBidi" w:hAnsiTheme="majorBidi" w:cstheme="majorBidi"/>
        </w:rPr>
        <w:t>uređaja koji unosi korisnik</w:t>
      </w:r>
      <w:r w:rsidR="0004114B" w:rsidRPr="00D7257D">
        <w:rPr>
          <w:rFonts w:asciiTheme="majorBidi" w:hAnsiTheme="majorBidi" w:cstheme="majorBidi"/>
        </w:rPr>
        <w:t>)</w:t>
      </w:r>
      <w:r w:rsidR="00B91949" w:rsidRPr="00D7257D">
        <w:rPr>
          <w:rFonts w:ascii="Consolas" w:hAnsi="Consolas" w:cstheme="majorBidi"/>
          <w:sz w:val="20"/>
          <w:szCs w:val="20"/>
        </w:rPr>
        <w:t>, podatak</w:t>
      </w:r>
      <w:r w:rsidR="00F24AA6" w:rsidRPr="00D7257D">
        <w:rPr>
          <w:rFonts w:ascii="Consolas" w:hAnsi="Consolas" w:cstheme="majorBidi"/>
          <w:sz w:val="20"/>
          <w:szCs w:val="20"/>
        </w:rPr>
        <w:t xml:space="preserve"> </w:t>
      </w:r>
      <w:r w:rsidR="00F24AA6" w:rsidRPr="00D7257D">
        <w:rPr>
          <w:rFonts w:asciiTheme="majorBidi" w:hAnsiTheme="majorBidi" w:cstheme="majorBidi"/>
        </w:rPr>
        <w:t>(nasumični broj koji je uređaj generirao)</w:t>
      </w:r>
      <w:r w:rsidR="00B91949" w:rsidRPr="00D7257D">
        <w:rPr>
          <w:rFonts w:ascii="Consolas" w:hAnsi="Consolas" w:cstheme="majorBidi"/>
          <w:sz w:val="20"/>
          <w:szCs w:val="20"/>
        </w:rPr>
        <w:t xml:space="preserve"> </w:t>
      </w:r>
      <w:r w:rsidR="00B91949" w:rsidRPr="00D7257D">
        <w:rPr>
          <w:rFonts w:asciiTheme="majorBidi" w:hAnsiTheme="majorBidi" w:cstheme="majorBidi"/>
        </w:rPr>
        <w:t xml:space="preserve">i </w:t>
      </w:r>
      <w:r w:rsidR="00B91949" w:rsidRPr="00D7257D">
        <w:rPr>
          <w:rFonts w:ascii="Consolas" w:hAnsi="Consolas" w:cstheme="majorBidi"/>
          <w:sz w:val="20"/>
          <w:szCs w:val="20"/>
        </w:rPr>
        <w:t>vrijeme</w:t>
      </w:r>
      <w:r w:rsidR="00F24AA6" w:rsidRPr="00D7257D">
        <w:rPr>
          <w:rFonts w:ascii="Consolas" w:hAnsi="Consolas" w:cstheme="majorBidi"/>
          <w:sz w:val="20"/>
          <w:szCs w:val="20"/>
        </w:rPr>
        <w:t xml:space="preserve"> </w:t>
      </w:r>
      <w:r w:rsidR="00F24AA6" w:rsidRPr="00D7257D">
        <w:rPr>
          <w:rFonts w:asciiTheme="majorBidi" w:hAnsiTheme="majorBidi" w:cstheme="majorBidi"/>
        </w:rPr>
        <w:t>(vremenska oznaka trenutka generiranja podatka)</w:t>
      </w:r>
      <w:r w:rsidR="00B91949" w:rsidRPr="00D7257D">
        <w:rPr>
          <w:rFonts w:asciiTheme="majorBidi" w:hAnsiTheme="majorBidi" w:cstheme="majorBidi"/>
        </w:rPr>
        <w:t>.</w:t>
      </w:r>
      <w:r w:rsidR="0004114B" w:rsidRPr="00D7257D">
        <w:rPr>
          <w:rFonts w:asciiTheme="majorBidi" w:hAnsiTheme="majorBidi" w:cstheme="majorBidi"/>
        </w:rPr>
        <w:t xml:space="preserve"> </w:t>
      </w:r>
      <w:r w:rsidR="00F24AA6" w:rsidRPr="00D7257D">
        <w:rPr>
          <w:rFonts w:ascii="Consolas" w:hAnsi="Consolas" w:cstheme="majorBidi"/>
          <w:sz w:val="20"/>
          <w:szCs w:val="20"/>
        </w:rPr>
        <w:t xml:space="preserve">CREATE </w:t>
      </w:r>
      <w:r w:rsidR="00F24AA6" w:rsidRPr="00D7257D">
        <w:rPr>
          <w:rFonts w:asciiTheme="majorBidi" w:hAnsiTheme="majorBidi" w:cstheme="majorBidi"/>
        </w:rPr>
        <w:t xml:space="preserve">SQL upit kojim je tablica kreirana prikazan je u </w:t>
      </w:r>
      <w:r w:rsidR="00DA0A6D" w:rsidRPr="00D7257D">
        <w:rPr>
          <w:rFonts w:asciiTheme="majorBidi" w:hAnsiTheme="majorBidi" w:cstheme="majorBidi"/>
        </w:rPr>
        <w:t>isječku 5.</w:t>
      </w:r>
      <w:r w:rsidR="00FF4F3C">
        <w:rPr>
          <w:rFonts w:asciiTheme="majorBidi" w:hAnsiTheme="majorBidi" w:cstheme="majorBidi"/>
        </w:rPr>
        <w:t>16</w:t>
      </w:r>
      <w:r w:rsidR="00DA0A6D" w:rsidRPr="00D7257D">
        <w:rPr>
          <w:rFonts w:asciiTheme="majorBidi" w:hAnsiTheme="majorBidi" w:cstheme="majorBidi"/>
        </w:rPr>
        <w:t xml:space="preserve">. </w:t>
      </w:r>
      <w:r w:rsidR="00253424" w:rsidRPr="00D7257D">
        <w:rPr>
          <w:rFonts w:asciiTheme="majorBidi" w:hAnsiTheme="majorBidi" w:cstheme="majorBidi"/>
        </w:rPr>
        <w:t xml:space="preserve">Isječak je povezan sa zahtjevom </w:t>
      </w:r>
      <w:r w:rsidR="00785BC2" w:rsidRPr="00D7257D">
        <w:rPr>
          <w:rFonts w:asciiTheme="majorBidi" w:hAnsiTheme="majorBidi" w:cstheme="majorBidi"/>
        </w:rPr>
        <w:t>F2 jer se u njemu kreira tablica nužna za trajnu pohranu svih generiranih podataka.</w:t>
      </w:r>
    </w:p>
    <w:p w14:paraId="6C2C6328" w14:textId="77777777" w:rsidR="00F24AA6" w:rsidRPr="00D7257D" w:rsidRDefault="00F24AA6" w:rsidP="003E1703">
      <w:pPr>
        <w:spacing w:line="360" w:lineRule="auto"/>
        <w:rPr>
          <w:rFonts w:asciiTheme="majorBidi" w:hAnsiTheme="majorBidi" w:cstheme="majorBidi"/>
        </w:rPr>
      </w:pPr>
    </w:p>
    <w:p w14:paraId="13439E3D" w14:textId="6EE350BE" w:rsidR="008414CD" w:rsidRPr="00757FC5" w:rsidRDefault="00757FC5" w:rsidP="00757FC5">
      <w:pPr>
        <w:pStyle w:val="Caption"/>
      </w:pPr>
      <w:bookmarkStart w:id="57" w:name="_Toc233301424"/>
      <w:r>
        <w:t xml:space="preserve">Isječak </w:t>
      </w:r>
      <w:r>
        <w:fldChar w:fldCharType="begin"/>
      </w:r>
      <w:r>
        <w:instrText xml:space="preserve"> STYLEREF 1 \s </w:instrText>
      </w:r>
      <w:r>
        <w:fldChar w:fldCharType="separate"/>
      </w:r>
      <w:r>
        <w:rPr>
          <w:noProof/>
          <w:cs/>
        </w:rPr>
        <w:t>‎</w:t>
      </w:r>
      <w:r>
        <w:rPr>
          <w:noProof/>
        </w:rPr>
        <w:t>5</w:t>
      </w:r>
      <w:r>
        <w:fldChar w:fldCharType="end"/>
      </w:r>
      <w:r>
        <w:t>.</w:t>
      </w:r>
      <w:r>
        <w:fldChar w:fldCharType="begin"/>
      </w:r>
      <w:r>
        <w:instrText xml:space="preserve"> SEQ Isječak \* ARABIC \s 1 </w:instrText>
      </w:r>
      <w:r>
        <w:fldChar w:fldCharType="separate"/>
      </w:r>
      <w:r>
        <w:rPr>
          <w:noProof/>
        </w:rPr>
        <w:t>16</w:t>
      </w:r>
      <w:r>
        <w:fldChar w:fldCharType="end"/>
      </w:r>
      <w:r w:rsidRPr="00757FC5">
        <w:t>. SQL upit kojim je kreirana tablica za pohranu podataka</w:t>
      </w:r>
      <w:bookmarkEnd w:id="57"/>
    </w:p>
    <w:p w14:paraId="15E9E243" w14:textId="77777777" w:rsidR="001D05FF" w:rsidRPr="00D7257D" w:rsidRDefault="001D05FF" w:rsidP="001D05FF">
      <w:pPr>
        <w:spacing w:line="240" w:lineRule="auto"/>
        <w:rPr>
          <w:rFonts w:ascii="Consolas" w:hAnsi="Consolas" w:cstheme="majorBidi"/>
          <w:sz w:val="20"/>
          <w:szCs w:val="20"/>
        </w:rPr>
      </w:pPr>
      <w:r w:rsidRPr="00D7257D">
        <w:rPr>
          <w:rFonts w:ascii="Consolas" w:hAnsi="Consolas" w:cstheme="majorBidi"/>
          <w:sz w:val="20"/>
          <w:szCs w:val="20"/>
        </w:rPr>
        <w:t>CREATE TABLE podaci(</w:t>
      </w:r>
    </w:p>
    <w:p w14:paraId="4899D8B7" w14:textId="77777777" w:rsidR="001D05FF" w:rsidRPr="00D7257D" w:rsidRDefault="001D05FF" w:rsidP="001D05FF">
      <w:pPr>
        <w:spacing w:line="240" w:lineRule="auto"/>
        <w:rPr>
          <w:rFonts w:ascii="Consolas" w:hAnsi="Consolas" w:cstheme="majorBidi"/>
          <w:sz w:val="20"/>
          <w:szCs w:val="20"/>
        </w:rPr>
      </w:pPr>
      <w:r w:rsidRPr="00D7257D">
        <w:rPr>
          <w:rFonts w:ascii="Consolas" w:hAnsi="Consolas" w:cstheme="majorBidi"/>
          <w:sz w:val="20"/>
          <w:szCs w:val="20"/>
        </w:rPr>
        <w:lastRenderedPageBreak/>
        <w:tab/>
        <w:t>id SERIAL PRIMARY KEY,</w:t>
      </w:r>
    </w:p>
    <w:p w14:paraId="511BBD0C" w14:textId="50C7A53C" w:rsidR="001D05FF" w:rsidRPr="00D7257D" w:rsidRDefault="001D05FF" w:rsidP="001D05FF">
      <w:pPr>
        <w:spacing w:line="240" w:lineRule="auto"/>
        <w:rPr>
          <w:rFonts w:ascii="Consolas" w:hAnsi="Consolas" w:cstheme="majorBidi"/>
          <w:sz w:val="20"/>
          <w:szCs w:val="20"/>
        </w:rPr>
      </w:pPr>
      <w:r w:rsidRPr="00D7257D">
        <w:rPr>
          <w:rFonts w:ascii="Consolas" w:hAnsi="Consolas" w:cstheme="majorBidi"/>
          <w:sz w:val="20"/>
          <w:szCs w:val="20"/>
        </w:rPr>
        <w:tab/>
        <w:t>podatak_id UUID UNIQUE</w:t>
      </w:r>
      <w:r w:rsidR="00425FE7">
        <w:rPr>
          <w:rFonts w:ascii="Consolas" w:hAnsi="Consolas" w:cstheme="majorBidi"/>
          <w:sz w:val="20"/>
          <w:szCs w:val="20"/>
        </w:rPr>
        <w:t>,</w:t>
      </w:r>
    </w:p>
    <w:p w14:paraId="303043A9" w14:textId="77777777" w:rsidR="001D05FF" w:rsidRPr="00D7257D" w:rsidRDefault="001D05FF" w:rsidP="001D05FF">
      <w:pPr>
        <w:spacing w:line="240" w:lineRule="auto"/>
        <w:rPr>
          <w:rFonts w:ascii="Consolas" w:hAnsi="Consolas" w:cstheme="majorBidi"/>
          <w:sz w:val="20"/>
          <w:szCs w:val="20"/>
        </w:rPr>
      </w:pPr>
      <w:r w:rsidRPr="00D7257D">
        <w:rPr>
          <w:rFonts w:ascii="Consolas" w:hAnsi="Consolas" w:cstheme="majorBidi"/>
          <w:sz w:val="20"/>
          <w:szCs w:val="20"/>
        </w:rPr>
        <w:tab/>
        <w:t>uredjaj_id TEXT,</w:t>
      </w:r>
    </w:p>
    <w:p w14:paraId="46A07D1E" w14:textId="77777777" w:rsidR="001D05FF" w:rsidRPr="00D7257D" w:rsidRDefault="001D05FF" w:rsidP="001D05FF">
      <w:pPr>
        <w:spacing w:line="240" w:lineRule="auto"/>
        <w:rPr>
          <w:rFonts w:ascii="Consolas" w:hAnsi="Consolas" w:cstheme="majorBidi"/>
          <w:sz w:val="20"/>
          <w:szCs w:val="20"/>
        </w:rPr>
      </w:pPr>
      <w:r w:rsidRPr="00D7257D">
        <w:rPr>
          <w:rFonts w:ascii="Consolas" w:hAnsi="Consolas" w:cstheme="majorBidi"/>
          <w:sz w:val="20"/>
          <w:szCs w:val="20"/>
        </w:rPr>
        <w:tab/>
        <w:t>podatak INTEGER,</w:t>
      </w:r>
    </w:p>
    <w:p w14:paraId="15ECAFC2" w14:textId="230E3A19" w:rsidR="001D05FF" w:rsidRPr="00D7257D" w:rsidRDefault="001D05FF" w:rsidP="001D05FF">
      <w:pPr>
        <w:spacing w:line="240" w:lineRule="auto"/>
        <w:rPr>
          <w:rFonts w:ascii="Consolas" w:hAnsi="Consolas" w:cstheme="majorBidi"/>
          <w:sz w:val="20"/>
          <w:szCs w:val="20"/>
        </w:rPr>
      </w:pPr>
      <w:r w:rsidRPr="00D7257D">
        <w:rPr>
          <w:rFonts w:ascii="Consolas" w:hAnsi="Consolas" w:cstheme="majorBidi"/>
          <w:sz w:val="20"/>
          <w:szCs w:val="20"/>
        </w:rPr>
        <w:tab/>
        <w:t>vrijeme TIMESTAMPTZ</w:t>
      </w:r>
      <w:r w:rsidR="00425FE7">
        <w:rPr>
          <w:rFonts w:ascii="Consolas" w:hAnsi="Consolas" w:cstheme="majorBidi"/>
          <w:sz w:val="20"/>
          <w:szCs w:val="20"/>
        </w:rPr>
        <w:t>,</w:t>
      </w:r>
    </w:p>
    <w:p w14:paraId="341F605F" w14:textId="77777777" w:rsidR="001D05FF" w:rsidRPr="00D7257D" w:rsidRDefault="001D05FF" w:rsidP="001D05FF">
      <w:pPr>
        <w:spacing w:line="240" w:lineRule="auto"/>
        <w:rPr>
          <w:rFonts w:ascii="Consolas" w:hAnsi="Consolas" w:cstheme="majorBidi"/>
          <w:sz w:val="20"/>
          <w:szCs w:val="20"/>
        </w:rPr>
      </w:pPr>
      <w:r w:rsidRPr="00D7257D">
        <w:rPr>
          <w:rFonts w:ascii="Consolas" w:hAnsi="Consolas" w:cstheme="majorBidi"/>
          <w:sz w:val="20"/>
          <w:szCs w:val="20"/>
        </w:rPr>
        <w:tab/>
        <w:t>vrijeme_spremanja TIMESTAMPTZ NOT NULL DEFAULT NOW()</w:t>
      </w:r>
    </w:p>
    <w:p w14:paraId="32C0ED83" w14:textId="77777777" w:rsidR="001D05FF" w:rsidRPr="00D7257D" w:rsidRDefault="001D05FF" w:rsidP="001D05FF">
      <w:pPr>
        <w:spacing w:line="240" w:lineRule="auto"/>
        <w:rPr>
          <w:rFonts w:ascii="Consolas" w:hAnsi="Consolas" w:cstheme="majorBidi"/>
          <w:sz w:val="20"/>
          <w:szCs w:val="20"/>
        </w:rPr>
      </w:pPr>
      <w:r w:rsidRPr="00D7257D">
        <w:rPr>
          <w:rFonts w:ascii="Consolas" w:hAnsi="Consolas" w:cstheme="majorBidi"/>
          <w:sz w:val="20"/>
          <w:szCs w:val="20"/>
        </w:rPr>
        <w:t>)</w:t>
      </w:r>
    </w:p>
    <w:p w14:paraId="783AD6E2" w14:textId="77777777" w:rsidR="008C680B" w:rsidRPr="00D7257D" w:rsidRDefault="008C680B" w:rsidP="003E1703">
      <w:pPr>
        <w:spacing w:line="360" w:lineRule="auto"/>
        <w:rPr>
          <w:rFonts w:ascii="Consolas" w:hAnsi="Consolas" w:cstheme="majorBidi"/>
          <w:sz w:val="20"/>
          <w:szCs w:val="20"/>
        </w:rPr>
      </w:pPr>
    </w:p>
    <w:p w14:paraId="6EC1FF69" w14:textId="1F00F9AC" w:rsidR="008C680B" w:rsidRPr="00D7257D" w:rsidRDefault="008C680B" w:rsidP="003E1703">
      <w:pPr>
        <w:spacing w:line="360" w:lineRule="auto"/>
        <w:rPr>
          <w:rFonts w:asciiTheme="majorBidi" w:hAnsiTheme="majorBidi" w:cstheme="majorBidi"/>
          <w:b/>
          <w:bCs/>
        </w:rPr>
      </w:pPr>
      <w:r w:rsidRPr="00D7257D">
        <w:rPr>
          <w:rFonts w:asciiTheme="majorBidi" w:hAnsiTheme="majorBidi" w:cstheme="majorBidi"/>
        </w:rPr>
        <w:tab/>
      </w:r>
      <w:r w:rsidR="00577B00" w:rsidRPr="00D7257D">
        <w:rPr>
          <w:rFonts w:asciiTheme="majorBidi" w:hAnsiTheme="majorBidi" w:cstheme="majorBidi"/>
        </w:rPr>
        <w:t xml:space="preserve">Baza podataka puštena je u pogon (engl. </w:t>
      </w:r>
      <w:r w:rsidR="00577B00" w:rsidRPr="00D7257D">
        <w:rPr>
          <w:rFonts w:asciiTheme="majorBidi" w:hAnsiTheme="majorBidi" w:cstheme="majorBidi"/>
          <w:i/>
          <w:iCs/>
        </w:rPr>
        <w:t>deploy</w:t>
      </w:r>
      <w:r w:rsidR="00577B00" w:rsidRPr="00D7257D">
        <w:rPr>
          <w:rFonts w:asciiTheme="majorBidi" w:hAnsiTheme="majorBidi" w:cstheme="majorBidi"/>
        </w:rPr>
        <w:t>) korištenjem</w:t>
      </w:r>
      <w:r w:rsidR="001B79C9" w:rsidRPr="00D7257D">
        <w:rPr>
          <w:rFonts w:asciiTheme="majorBidi" w:hAnsiTheme="majorBidi" w:cstheme="majorBidi"/>
        </w:rPr>
        <w:t xml:space="preserve"> </w:t>
      </w:r>
      <w:r w:rsidR="00577B00" w:rsidRPr="00D7257D">
        <w:rPr>
          <w:rFonts w:asciiTheme="majorBidi" w:hAnsiTheme="majorBidi" w:cstheme="majorBidi"/>
        </w:rPr>
        <w:t>Render usluge</w:t>
      </w:r>
      <w:r w:rsidR="001B79C9" w:rsidRPr="00D7257D">
        <w:rPr>
          <w:rFonts w:asciiTheme="majorBidi" w:hAnsiTheme="majorBidi" w:cstheme="majorBidi"/>
        </w:rPr>
        <w:t xml:space="preserve"> s besplatnom opcijom. Iako su, odabirom te opcije, mogućnosti glede skalabilnosti, kapaciteta pohrane i </w:t>
      </w:r>
      <w:r w:rsidR="0058799B" w:rsidRPr="00D7257D">
        <w:rPr>
          <w:rFonts w:asciiTheme="majorBidi" w:hAnsiTheme="majorBidi" w:cstheme="majorBidi"/>
        </w:rPr>
        <w:t>dostupnosti baze niže od standarda industrije, ipak se pokazuju adekvatnima za svrhu testiranja prototipa.</w:t>
      </w:r>
    </w:p>
    <w:p w14:paraId="13236923" w14:textId="508530D1" w:rsidR="002D316A" w:rsidRPr="00D7257D" w:rsidRDefault="002D316A" w:rsidP="003E1703">
      <w:pPr>
        <w:spacing w:line="360" w:lineRule="auto"/>
        <w:rPr>
          <w:rFonts w:asciiTheme="majorBidi" w:hAnsiTheme="majorBidi" w:cstheme="majorBidi"/>
          <w:b/>
        </w:rPr>
      </w:pPr>
      <w:r w:rsidRPr="00D7257D">
        <w:rPr>
          <w:rFonts w:asciiTheme="majorBidi" w:hAnsiTheme="majorBidi" w:cstheme="majorBidi"/>
          <w:b/>
          <w:bCs/>
        </w:rPr>
        <w:tab/>
      </w:r>
    </w:p>
    <w:p w14:paraId="7385C5A1" w14:textId="2344CE5E" w:rsidR="00A67CCB" w:rsidRPr="00D7257D" w:rsidRDefault="00F77E49" w:rsidP="00F77E49">
      <w:pPr>
        <w:pStyle w:val="Heading2"/>
        <w:rPr>
          <w:lang w:val="hr-HR"/>
        </w:rPr>
      </w:pPr>
      <w:bookmarkStart w:id="58" w:name="_Toc233394048"/>
      <w:r w:rsidRPr="00D7257D">
        <w:rPr>
          <w:lang w:val="hr-HR"/>
        </w:rPr>
        <w:t>5.5. Pregled načina komunikacije i sudionika</w:t>
      </w:r>
      <w:bookmarkEnd w:id="58"/>
    </w:p>
    <w:p w14:paraId="3B23C50F" w14:textId="77777777" w:rsidR="00A67CCB" w:rsidRPr="00D7257D" w:rsidRDefault="00A67CCB" w:rsidP="003E1703">
      <w:pPr>
        <w:spacing w:line="360" w:lineRule="auto"/>
        <w:rPr>
          <w:rFonts w:asciiTheme="majorBidi" w:hAnsiTheme="majorBidi" w:cstheme="majorBidi"/>
          <w:b/>
          <w:bCs/>
          <w:sz w:val="28"/>
          <w:szCs w:val="28"/>
        </w:rPr>
      </w:pPr>
    </w:p>
    <w:p w14:paraId="7CE54C2D" w14:textId="4CC5440E" w:rsidR="00A67CCB" w:rsidRPr="00D7257D" w:rsidRDefault="00A67CCB" w:rsidP="003E1703">
      <w:pPr>
        <w:spacing w:line="360" w:lineRule="auto"/>
        <w:rPr>
          <w:rFonts w:asciiTheme="majorBidi" w:hAnsiTheme="majorBidi" w:cstheme="majorBidi"/>
        </w:rPr>
      </w:pPr>
      <w:r w:rsidRPr="00D7257D">
        <w:rPr>
          <w:rFonts w:asciiTheme="majorBidi" w:hAnsiTheme="majorBidi" w:cstheme="majorBidi"/>
        </w:rPr>
        <w:tab/>
        <w:t>Ovo poglavlje tablično prikazuje</w:t>
      </w:r>
      <w:r w:rsidR="002625EA" w:rsidRPr="00D7257D">
        <w:rPr>
          <w:rFonts w:asciiTheme="majorBidi" w:hAnsiTheme="majorBidi" w:cstheme="majorBidi"/>
        </w:rPr>
        <w:t xml:space="preserve"> elemente komunikacije </w:t>
      </w:r>
      <w:r w:rsidR="004A02A2" w:rsidRPr="00D7257D">
        <w:rPr>
          <w:rFonts w:asciiTheme="majorBidi" w:hAnsiTheme="majorBidi" w:cstheme="majorBidi"/>
        </w:rPr>
        <w:t>korištene za ostvarivanje veze između komp</w:t>
      </w:r>
      <w:r w:rsidR="002625EA" w:rsidRPr="00D7257D">
        <w:rPr>
          <w:rFonts w:asciiTheme="majorBidi" w:hAnsiTheme="majorBidi" w:cstheme="majorBidi"/>
        </w:rPr>
        <w:t>onenti sustava. Ovo uključuje NATS predmete zajedno s objavljivačima i pretplatnicima</w:t>
      </w:r>
      <w:r w:rsidR="00790D7F" w:rsidRPr="00D7257D">
        <w:rPr>
          <w:rFonts w:asciiTheme="majorBidi" w:hAnsiTheme="majorBidi" w:cstheme="majorBidi"/>
        </w:rPr>
        <w:t>,</w:t>
      </w:r>
      <w:r w:rsidR="002625EA" w:rsidRPr="00D7257D">
        <w:rPr>
          <w:rFonts w:asciiTheme="majorBidi" w:hAnsiTheme="majorBidi" w:cstheme="majorBidi"/>
        </w:rPr>
        <w:t xml:space="preserve"> Socket.io događaje zajedno s pošiljateljima i primateljima</w:t>
      </w:r>
      <w:r w:rsidR="00790D7F" w:rsidRPr="00D7257D">
        <w:rPr>
          <w:rFonts w:asciiTheme="majorBidi" w:hAnsiTheme="majorBidi" w:cstheme="majorBidi"/>
        </w:rPr>
        <w:t xml:space="preserve"> te poslužiteljske krajnje točke namijenjene HTTP zahtjevima</w:t>
      </w:r>
      <w:r w:rsidR="002625EA" w:rsidRPr="00D7257D">
        <w:rPr>
          <w:rFonts w:asciiTheme="majorBidi" w:hAnsiTheme="majorBidi" w:cstheme="majorBidi"/>
        </w:rPr>
        <w:t>.</w:t>
      </w:r>
    </w:p>
    <w:p w14:paraId="09AB6524" w14:textId="77777777" w:rsidR="00FD37EB" w:rsidRPr="00D7257D" w:rsidRDefault="00FD37EB" w:rsidP="003E1703">
      <w:pPr>
        <w:spacing w:line="360" w:lineRule="auto"/>
        <w:rPr>
          <w:rFonts w:asciiTheme="majorBidi" w:hAnsiTheme="majorBidi" w:cstheme="majorBidi"/>
        </w:rPr>
      </w:pPr>
    </w:p>
    <w:p w14:paraId="1E790677" w14:textId="6EAC5CC3" w:rsidR="00FD37EB" w:rsidRPr="00D7257D" w:rsidRDefault="00F77E49" w:rsidP="00C347CD">
      <w:pPr>
        <w:pStyle w:val="Heading3"/>
      </w:pPr>
      <w:bookmarkStart w:id="59" w:name="_Toc233394049"/>
      <w:r w:rsidRPr="00D7257D">
        <w:t>5.5.1. Pregled NATS predmeta i sudionika</w:t>
      </w:r>
      <w:bookmarkEnd w:id="59"/>
    </w:p>
    <w:p w14:paraId="2CB3FCEF" w14:textId="77777777" w:rsidR="00FD37EB" w:rsidRPr="00D7257D" w:rsidRDefault="00FD37EB" w:rsidP="003E1703">
      <w:pPr>
        <w:spacing w:line="360" w:lineRule="auto"/>
        <w:rPr>
          <w:rFonts w:asciiTheme="majorBidi" w:hAnsiTheme="majorBidi" w:cstheme="majorBidi"/>
          <w:b/>
          <w:bCs/>
        </w:rPr>
      </w:pPr>
    </w:p>
    <w:p w14:paraId="2E96012C" w14:textId="3D8C1E18" w:rsidR="00FD37EB" w:rsidRPr="00D7257D" w:rsidRDefault="00FD37EB" w:rsidP="003E1703">
      <w:pPr>
        <w:spacing w:line="360" w:lineRule="auto"/>
        <w:rPr>
          <w:rFonts w:asciiTheme="majorBidi" w:hAnsiTheme="majorBidi" w:cstheme="majorBidi"/>
        </w:rPr>
      </w:pPr>
      <w:r w:rsidRPr="00D7257D">
        <w:rPr>
          <w:rFonts w:asciiTheme="majorBidi" w:hAnsiTheme="majorBidi" w:cstheme="majorBidi"/>
          <w:b/>
          <w:bCs/>
        </w:rPr>
        <w:tab/>
      </w:r>
      <w:r w:rsidRPr="00D7257D">
        <w:rPr>
          <w:rFonts w:asciiTheme="majorBidi" w:hAnsiTheme="majorBidi" w:cstheme="majorBidi"/>
        </w:rPr>
        <w:t xml:space="preserve">U </w:t>
      </w:r>
      <w:r w:rsidR="002E017E" w:rsidRPr="00D7257D">
        <w:rPr>
          <w:rFonts w:asciiTheme="majorBidi" w:hAnsiTheme="majorBidi" w:cstheme="majorBidi"/>
        </w:rPr>
        <w:t>Tablici 5.3.</w:t>
      </w:r>
      <w:r w:rsidRPr="00D7257D">
        <w:rPr>
          <w:rFonts w:asciiTheme="majorBidi" w:hAnsiTheme="majorBidi" w:cstheme="majorBidi"/>
        </w:rPr>
        <w:t xml:space="preserve"> prikazani su svi NATS predmeti korišteni za komunikaciju između komponenti poslužitelja te je dan pregled komponenti pretplaćenih na svaki predmet, kao i komponenti koje objavljuju na iste predmete.</w:t>
      </w:r>
      <w:r w:rsidR="008F306F" w:rsidRPr="00D7257D">
        <w:rPr>
          <w:rFonts w:asciiTheme="majorBidi" w:hAnsiTheme="majorBidi" w:cstheme="majorBidi"/>
        </w:rPr>
        <w:t xml:space="preserve"> Također je dan kratak opis primjene svakog predmeta.</w:t>
      </w:r>
      <w:r w:rsidR="00F62CAE" w:rsidRPr="00D7257D">
        <w:rPr>
          <w:rFonts w:asciiTheme="majorBidi" w:hAnsiTheme="majorBidi" w:cstheme="majorBidi"/>
        </w:rPr>
        <w:t xml:space="preserve"> Oznake (REQ) i (RES) u tablici govore da se radi o slanju NATS zahtjeva/odgovora na navedenu temu</w:t>
      </w:r>
      <w:r w:rsidR="00610364" w:rsidRPr="00D7257D">
        <w:rPr>
          <w:rFonts w:asciiTheme="majorBidi" w:hAnsiTheme="majorBidi" w:cstheme="majorBidi"/>
        </w:rPr>
        <w:t>.</w:t>
      </w:r>
    </w:p>
    <w:p w14:paraId="5FEEB88E" w14:textId="77777777" w:rsidR="00612066" w:rsidRPr="00D7257D" w:rsidRDefault="00612066" w:rsidP="00612066">
      <w:pPr>
        <w:spacing w:line="360" w:lineRule="auto"/>
        <w:rPr>
          <w:rFonts w:asciiTheme="majorBidi" w:hAnsiTheme="majorBidi" w:cstheme="majorBidi"/>
        </w:rPr>
      </w:pPr>
    </w:p>
    <w:p w14:paraId="6D7133C4" w14:textId="40E8261D" w:rsidR="00612066" w:rsidRPr="00D7257D" w:rsidRDefault="00612066" w:rsidP="00612066">
      <w:pPr>
        <w:pStyle w:val="Caption"/>
      </w:pPr>
      <w:bookmarkStart w:id="60" w:name="_Toc233137106"/>
      <w:r w:rsidRPr="00D7257D">
        <w:lastRenderedPageBreak/>
        <w:t xml:space="preserve">Tablica </w:t>
      </w:r>
      <w:r w:rsidR="00F712B9" w:rsidRPr="00D7257D">
        <w:fldChar w:fldCharType="begin"/>
      </w:r>
      <w:r w:rsidR="00F712B9" w:rsidRPr="00D7257D">
        <w:instrText xml:space="preserve"> STYLEREF 1 \s </w:instrText>
      </w:r>
      <w:r w:rsidR="00F712B9" w:rsidRPr="00D7257D">
        <w:fldChar w:fldCharType="separate"/>
      </w:r>
      <w:r w:rsidR="00F712B9" w:rsidRPr="00D7257D">
        <w:rPr>
          <w:cs/>
        </w:rPr>
        <w:t>‎</w:t>
      </w:r>
      <w:r w:rsidR="00F712B9" w:rsidRPr="00D7257D">
        <w:t>5</w:t>
      </w:r>
      <w:r w:rsidR="00F712B9" w:rsidRPr="00D7257D">
        <w:fldChar w:fldCharType="end"/>
      </w:r>
      <w:r w:rsidR="00F712B9" w:rsidRPr="00D7257D">
        <w:t>.</w:t>
      </w:r>
      <w:r w:rsidR="00F712B9" w:rsidRPr="00D7257D">
        <w:fldChar w:fldCharType="begin"/>
      </w:r>
      <w:r w:rsidR="00F712B9" w:rsidRPr="00D7257D">
        <w:instrText xml:space="preserve"> SEQ Tablica \* ARABIC \s 1 </w:instrText>
      </w:r>
      <w:r w:rsidR="00F712B9" w:rsidRPr="00D7257D">
        <w:fldChar w:fldCharType="separate"/>
      </w:r>
      <w:r w:rsidR="00F712B9" w:rsidRPr="00D7257D">
        <w:t>3</w:t>
      </w:r>
      <w:r w:rsidR="00F712B9" w:rsidRPr="00D7257D">
        <w:fldChar w:fldCharType="end"/>
      </w:r>
      <w:r w:rsidRPr="00D7257D">
        <w:t>. Pregled NATS predmeta zajedno s kontekstom unutar sustava</w:t>
      </w:r>
      <w:bookmarkEnd w:id="60"/>
    </w:p>
    <w:tbl>
      <w:tblPr>
        <w:tblStyle w:val="GridTable4-Accent6"/>
        <w:tblW w:w="0" w:type="auto"/>
        <w:tblLook w:val="04A0" w:firstRow="1" w:lastRow="0" w:firstColumn="1" w:lastColumn="0" w:noHBand="0" w:noVBand="1"/>
      </w:tblPr>
      <w:tblGrid>
        <w:gridCol w:w="3295"/>
        <w:gridCol w:w="1549"/>
        <w:gridCol w:w="1435"/>
        <w:gridCol w:w="1247"/>
        <w:gridCol w:w="1536"/>
      </w:tblGrid>
      <w:tr w:rsidR="00881A86" w:rsidRPr="00092E66" w14:paraId="3756F1E3" w14:textId="77777777" w:rsidTr="00C57F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8227FD" w14:textId="539D60B7" w:rsidR="00881A86" w:rsidRPr="00092E66" w:rsidRDefault="00881A86" w:rsidP="003E1703">
            <w:pPr>
              <w:spacing w:line="360" w:lineRule="auto"/>
              <w:jc w:val="center"/>
              <w:rPr>
                <w:rFonts w:asciiTheme="majorBidi" w:hAnsiTheme="majorBidi" w:cstheme="majorBidi"/>
                <w:sz w:val="20"/>
                <w:szCs w:val="20"/>
              </w:rPr>
            </w:pPr>
            <w:r w:rsidRPr="00092E66">
              <w:rPr>
                <w:rFonts w:asciiTheme="majorBidi" w:hAnsiTheme="majorBidi" w:cstheme="majorBidi"/>
                <w:sz w:val="20"/>
                <w:szCs w:val="20"/>
              </w:rPr>
              <w:t>NATS PREDMET</w:t>
            </w:r>
          </w:p>
        </w:tc>
        <w:tc>
          <w:tcPr>
            <w:tcW w:w="0" w:type="auto"/>
          </w:tcPr>
          <w:p w14:paraId="7C44F950" w14:textId="3B0FFBF3" w:rsidR="00881A86" w:rsidRPr="00092E66" w:rsidRDefault="00881A86" w:rsidP="003E1703">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Objavljivači</w:t>
            </w:r>
          </w:p>
        </w:tc>
        <w:tc>
          <w:tcPr>
            <w:tcW w:w="0" w:type="auto"/>
          </w:tcPr>
          <w:p w14:paraId="7D1D5B2F" w14:textId="70B62A2B" w:rsidR="00881A86" w:rsidRPr="00092E66" w:rsidRDefault="00881A86" w:rsidP="003E1703">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Pretplatnici</w:t>
            </w:r>
          </w:p>
        </w:tc>
        <w:tc>
          <w:tcPr>
            <w:tcW w:w="0" w:type="auto"/>
          </w:tcPr>
          <w:p w14:paraId="3BAED3C6" w14:textId="1B95C0C1" w:rsidR="00881A86" w:rsidRPr="00092E66" w:rsidRDefault="00881A86" w:rsidP="003E1703">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Sadržaj poruke</w:t>
            </w:r>
          </w:p>
        </w:tc>
        <w:tc>
          <w:tcPr>
            <w:tcW w:w="0" w:type="auto"/>
          </w:tcPr>
          <w:p w14:paraId="6A401448" w14:textId="4E700CFB" w:rsidR="00881A86" w:rsidRPr="00092E66" w:rsidRDefault="00881A86" w:rsidP="003E1703">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Opis</w:t>
            </w:r>
          </w:p>
        </w:tc>
      </w:tr>
      <w:tr w:rsidR="00881A86" w:rsidRPr="00092E66" w14:paraId="2E3C7FBB" w14:textId="77777777"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8A623D" w14:textId="4BCC9A78" w:rsidR="00881A86" w:rsidRPr="00092E66" w:rsidRDefault="00881A86" w:rsidP="003E1703">
            <w:pPr>
              <w:spacing w:line="360" w:lineRule="auto"/>
              <w:jc w:val="center"/>
              <w:rPr>
                <w:rFonts w:ascii="Consolas" w:hAnsi="Consolas" w:cstheme="majorBidi"/>
                <w:sz w:val="20"/>
                <w:szCs w:val="20"/>
              </w:rPr>
            </w:pPr>
            <w:r w:rsidRPr="00092E66">
              <w:rPr>
                <w:rFonts w:ascii="Consolas" w:hAnsi="Consolas" w:cstheme="majorBidi"/>
                <w:sz w:val="20"/>
                <w:szCs w:val="20"/>
              </w:rPr>
              <w:t>devices.status</w:t>
            </w:r>
          </w:p>
        </w:tc>
        <w:tc>
          <w:tcPr>
            <w:tcW w:w="0" w:type="auto"/>
          </w:tcPr>
          <w:p w14:paraId="60E790A8" w14:textId="75CDD93D" w:rsidR="00881A86" w:rsidRPr="00092E66" w:rsidRDefault="00881A86"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Pristupna točka za uređaje</w:t>
            </w:r>
          </w:p>
        </w:tc>
        <w:tc>
          <w:tcPr>
            <w:tcW w:w="0" w:type="auto"/>
          </w:tcPr>
          <w:p w14:paraId="2EA55659" w14:textId="59CFEEB4" w:rsidR="00881A86" w:rsidRPr="00092E66" w:rsidRDefault="00881A86"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Pristupna točka za korisničko sučelje</w:t>
            </w:r>
          </w:p>
        </w:tc>
        <w:tc>
          <w:tcPr>
            <w:tcW w:w="0" w:type="auto"/>
          </w:tcPr>
          <w:p w14:paraId="32D3D39E" w14:textId="77777777" w:rsidR="00881A86" w:rsidRPr="00D7257D" w:rsidRDefault="00046A07"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Consolas" w:hAnsi="Consolas"/>
                <w:sz w:val="20"/>
                <w:szCs w:val="36"/>
              </w:rPr>
            </w:pPr>
            <w:r w:rsidRPr="00D7257D">
              <w:rPr>
                <w:rFonts w:ascii="Consolas" w:hAnsi="Consolas"/>
                <w:sz w:val="20"/>
                <w:szCs w:val="36"/>
              </w:rPr>
              <w:t>{</w:t>
            </w:r>
            <w:r w:rsidR="00613E5F" w:rsidRPr="00D7257D">
              <w:rPr>
                <w:rFonts w:ascii="Consolas" w:hAnsi="Consolas"/>
                <w:sz w:val="20"/>
                <w:szCs w:val="36"/>
              </w:rPr>
              <w:t>event, uredaji</w:t>
            </w:r>
            <w:r w:rsidRPr="00D7257D">
              <w:rPr>
                <w:rFonts w:ascii="Consolas" w:hAnsi="Consolas"/>
                <w:sz w:val="20"/>
                <w:szCs w:val="36"/>
              </w:rPr>
              <w:t>}</w:t>
            </w:r>
          </w:p>
          <w:p w14:paraId="179738B6" w14:textId="77777777" w:rsidR="00E86080" w:rsidRPr="00D7257D" w:rsidRDefault="00E86080"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Consolas" w:hAnsi="Consolas" w:cstheme="majorBidi"/>
                <w:sz w:val="20"/>
                <w:szCs w:val="36"/>
              </w:rPr>
            </w:pPr>
          </w:p>
          <w:p w14:paraId="66FE6A49" w14:textId="33E5BF4B" w:rsidR="00E86080" w:rsidRPr="00092E66" w:rsidRDefault="00E86080"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0" w:type="auto"/>
          </w:tcPr>
          <w:p w14:paraId="17EE5B97" w14:textId="6C612CBE" w:rsidR="00881A86" w:rsidRPr="00092E66" w:rsidRDefault="00881A86"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Popis trenutno povezanih uređaja</w:t>
            </w:r>
          </w:p>
        </w:tc>
      </w:tr>
      <w:tr w:rsidR="00881A86" w:rsidRPr="00092E66" w14:paraId="4C61643D" w14:textId="77777777" w:rsidTr="00C57F17">
        <w:tc>
          <w:tcPr>
            <w:cnfStyle w:val="001000000000" w:firstRow="0" w:lastRow="0" w:firstColumn="1" w:lastColumn="0" w:oddVBand="0" w:evenVBand="0" w:oddHBand="0" w:evenHBand="0" w:firstRowFirstColumn="0" w:firstRowLastColumn="0" w:lastRowFirstColumn="0" w:lastRowLastColumn="0"/>
            <w:tcW w:w="0" w:type="auto"/>
          </w:tcPr>
          <w:p w14:paraId="61FCF489" w14:textId="0C521DBB" w:rsidR="00881A86" w:rsidRPr="00092E66" w:rsidRDefault="00881A86" w:rsidP="003E1703">
            <w:pPr>
              <w:spacing w:line="360" w:lineRule="auto"/>
              <w:jc w:val="center"/>
              <w:rPr>
                <w:rFonts w:ascii="Consolas" w:hAnsi="Consolas" w:cstheme="majorBidi"/>
                <w:sz w:val="20"/>
                <w:szCs w:val="20"/>
              </w:rPr>
            </w:pPr>
            <w:r w:rsidRPr="00092E66">
              <w:rPr>
                <w:rFonts w:ascii="Consolas" w:hAnsi="Consolas" w:cstheme="majorBidi"/>
                <w:sz w:val="20"/>
                <w:szCs w:val="20"/>
              </w:rPr>
              <w:t>devices.data.[UREĐAJ_ID]</w:t>
            </w:r>
          </w:p>
        </w:tc>
        <w:tc>
          <w:tcPr>
            <w:tcW w:w="0" w:type="auto"/>
          </w:tcPr>
          <w:p w14:paraId="403E102C" w14:textId="2B13C9D4" w:rsidR="00881A86" w:rsidRPr="00092E66" w:rsidRDefault="00881A86"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Pristupna točka za uređaje</w:t>
            </w:r>
          </w:p>
        </w:tc>
        <w:tc>
          <w:tcPr>
            <w:tcW w:w="0" w:type="auto"/>
          </w:tcPr>
          <w:p w14:paraId="27FF511C" w14:textId="72588363" w:rsidR="00881A86" w:rsidRPr="00092E66" w:rsidRDefault="00881A86"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Sloj za obradu podataka, Pristupna točka za korisničko sučelje</w:t>
            </w:r>
          </w:p>
        </w:tc>
        <w:tc>
          <w:tcPr>
            <w:tcW w:w="0" w:type="auto"/>
          </w:tcPr>
          <w:p w14:paraId="070DD562" w14:textId="03E8E806" w:rsidR="00881A86" w:rsidRPr="00092E66" w:rsidRDefault="00E86080"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Consolas" w:hAnsi="Consolas" w:cstheme="majorBidi"/>
                <w:sz w:val="20"/>
                <w:szCs w:val="20"/>
              </w:rPr>
            </w:pPr>
            <w:r w:rsidRPr="00092E66">
              <w:rPr>
                <w:rFonts w:ascii="Consolas" w:hAnsi="Consolas" w:cstheme="majorBidi"/>
                <w:sz w:val="20"/>
                <w:szCs w:val="20"/>
              </w:rPr>
              <w:t>data</w:t>
            </w:r>
          </w:p>
        </w:tc>
        <w:tc>
          <w:tcPr>
            <w:tcW w:w="0" w:type="auto"/>
          </w:tcPr>
          <w:p w14:paraId="08D772F2" w14:textId="08498206" w:rsidR="00881A86" w:rsidRPr="00092E66" w:rsidRDefault="00881A86"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Prosljeđivanje podatka dobivenog s uređaja</w:t>
            </w:r>
          </w:p>
        </w:tc>
      </w:tr>
      <w:tr w:rsidR="00881A86" w:rsidRPr="00092E66" w14:paraId="6C2E7D06" w14:textId="77777777"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4F4616" w14:textId="670E1D16" w:rsidR="00881A86" w:rsidRPr="00092E66" w:rsidRDefault="00881A86" w:rsidP="003E1703">
            <w:pPr>
              <w:spacing w:line="360" w:lineRule="auto"/>
              <w:jc w:val="center"/>
              <w:rPr>
                <w:rFonts w:ascii="Consolas" w:hAnsi="Consolas" w:cstheme="majorBidi"/>
                <w:sz w:val="20"/>
                <w:szCs w:val="20"/>
              </w:rPr>
            </w:pPr>
            <w:r w:rsidRPr="00092E66">
              <w:rPr>
                <w:rFonts w:ascii="Consolas" w:hAnsi="Consolas" w:cstheme="majorBidi"/>
                <w:sz w:val="20"/>
                <w:szCs w:val="20"/>
              </w:rPr>
              <w:t>devices.commands.[UREĐAJ_ID]</w:t>
            </w:r>
          </w:p>
        </w:tc>
        <w:tc>
          <w:tcPr>
            <w:tcW w:w="0" w:type="auto"/>
          </w:tcPr>
          <w:p w14:paraId="2F40903C" w14:textId="60BD28B5" w:rsidR="00881A86" w:rsidRPr="00092E66" w:rsidRDefault="00881A86"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Pristupna točka za korisničko sučelje</w:t>
            </w:r>
          </w:p>
        </w:tc>
        <w:tc>
          <w:tcPr>
            <w:tcW w:w="0" w:type="auto"/>
          </w:tcPr>
          <w:p w14:paraId="5AEA2A42" w14:textId="34FBF752" w:rsidR="00881A86" w:rsidRPr="00092E66" w:rsidRDefault="00881A86"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Pristupna točka za uređaje</w:t>
            </w:r>
          </w:p>
        </w:tc>
        <w:tc>
          <w:tcPr>
            <w:tcW w:w="0" w:type="auto"/>
          </w:tcPr>
          <w:p w14:paraId="143A0C58" w14:textId="7D313F0A" w:rsidR="00881A86" w:rsidRPr="00092E66" w:rsidRDefault="00A34399"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Consolas" w:hAnsi="Consolas" w:cstheme="majorBidi"/>
                <w:sz w:val="20"/>
                <w:szCs w:val="20"/>
              </w:rPr>
            </w:pPr>
            <w:r w:rsidRPr="00092E66">
              <w:rPr>
                <w:rFonts w:ascii="Consolas" w:hAnsi="Consolas" w:cstheme="majorBidi"/>
                <w:sz w:val="20"/>
                <w:szCs w:val="20"/>
              </w:rPr>
              <w:t>deviceId</w:t>
            </w:r>
          </w:p>
        </w:tc>
        <w:tc>
          <w:tcPr>
            <w:tcW w:w="0" w:type="auto"/>
          </w:tcPr>
          <w:p w14:paraId="6464055C" w14:textId="6620D28B" w:rsidR="00881A86" w:rsidRPr="00092E66" w:rsidRDefault="00881A86"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Prosljeđivanje naredbe upućene uređaju</w:t>
            </w:r>
          </w:p>
        </w:tc>
      </w:tr>
      <w:tr w:rsidR="00881A86" w:rsidRPr="00092E66" w14:paraId="4451AF4A" w14:textId="77777777" w:rsidTr="00C57F17">
        <w:tc>
          <w:tcPr>
            <w:cnfStyle w:val="001000000000" w:firstRow="0" w:lastRow="0" w:firstColumn="1" w:lastColumn="0" w:oddVBand="0" w:evenVBand="0" w:oddHBand="0" w:evenHBand="0" w:firstRowFirstColumn="0" w:firstRowLastColumn="0" w:lastRowFirstColumn="0" w:lastRowLastColumn="0"/>
            <w:tcW w:w="0" w:type="auto"/>
          </w:tcPr>
          <w:p w14:paraId="4E7F50E1" w14:textId="62B422A4" w:rsidR="00881A86" w:rsidRPr="00092E66" w:rsidRDefault="00881A86" w:rsidP="003E1703">
            <w:pPr>
              <w:spacing w:line="360" w:lineRule="auto"/>
              <w:jc w:val="center"/>
              <w:rPr>
                <w:rFonts w:ascii="Consolas" w:hAnsi="Consolas" w:cstheme="majorBidi"/>
                <w:sz w:val="20"/>
                <w:szCs w:val="20"/>
              </w:rPr>
            </w:pPr>
            <w:r w:rsidRPr="00092E66">
              <w:rPr>
                <w:rFonts w:ascii="Consolas" w:hAnsi="Consolas" w:cstheme="majorBidi"/>
                <w:sz w:val="20"/>
                <w:szCs w:val="20"/>
              </w:rPr>
              <w:t>devices.list</w:t>
            </w:r>
          </w:p>
        </w:tc>
        <w:tc>
          <w:tcPr>
            <w:tcW w:w="0" w:type="auto"/>
          </w:tcPr>
          <w:p w14:paraId="054EB1C4" w14:textId="59C14532" w:rsidR="00881A86" w:rsidRPr="00092E66" w:rsidRDefault="00881A86"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Pristupna točka za korisničko sučelje (REQ), Pristupna točka za uređaje (RES)</w:t>
            </w:r>
          </w:p>
        </w:tc>
        <w:tc>
          <w:tcPr>
            <w:tcW w:w="0" w:type="auto"/>
          </w:tcPr>
          <w:p w14:paraId="37066081" w14:textId="03CFB954" w:rsidR="00881A86" w:rsidRPr="00092E66" w:rsidRDefault="00881A86"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Pristupna točka za uređaje</w:t>
            </w:r>
          </w:p>
        </w:tc>
        <w:tc>
          <w:tcPr>
            <w:tcW w:w="0" w:type="auto"/>
          </w:tcPr>
          <w:p w14:paraId="26134682" w14:textId="7C617DE8" w:rsidR="00881A86" w:rsidRPr="00092E66" w:rsidRDefault="00D62085"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Consolas" w:hAnsi="Consolas" w:cstheme="majorBidi"/>
                <w:sz w:val="20"/>
                <w:szCs w:val="20"/>
              </w:rPr>
            </w:pPr>
            <w:r w:rsidRPr="00092E66">
              <w:rPr>
                <w:rFonts w:ascii="Consolas" w:hAnsi="Consolas" w:cstheme="majorBidi"/>
                <w:sz w:val="20"/>
                <w:szCs w:val="20"/>
              </w:rPr>
              <w:t>“”</w:t>
            </w:r>
          </w:p>
        </w:tc>
        <w:tc>
          <w:tcPr>
            <w:tcW w:w="0" w:type="auto"/>
          </w:tcPr>
          <w:p w14:paraId="0AB10677" w14:textId="2CCBEB6C" w:rsidR="00881A86" w:rsidRPr="00092E66" w:rsidRDefault="00881A86"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Zahtjev za dobivanjem liste trenutno povezanih uređaja</w:t>
            </w:r>
          </w:p>
        </w:tc>
      </w:tr>
      <w:tr w:rsidR="00881A86" w:rsidRPr="00092E66" w14:paraId="43A93DD6" w14:textId="77777777"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BE7C3C" w14:textId="24E00890" w:rsidR="00881A86" w:rsidRPr="00092E66" w:rsidRDefault="00881A86" w:rsidP="003E1703">
            <w:pPr>
              <w:spacing w:line="360" w:lineRule="auto"/>
              <w:jc w:val="center"/>
              <w:rPr>
                <w:rFonts w:ascii="Consolas" w:hAnsi="Consolas" w:cstheme="majorBidi"/>
                <w:sz w:val="20"/>
                <w:szCs w:val="20"/>
              </w:rPr>
            </w:pPr>
            <w:r w:rsidRPr="00092E66">
              <w:rPr>
                <w:rFonts w:ascii="Consolas" w:hAnsi="Consolas" w:cstheme="majorBidi"/>
                <w:sz w:val="20"/>
                <w:szCs w:val="20"/>
              </w:rPr>
              <w:t>database.data</w:t>
            </w:r>
          </w:p>
        </w:tc>
        <w:tc>
          <w:tcPr>
            <w:tcW w:w="0" w:type="auto"/>
          </w:tcPr>
          <w:p w14:paraId="02B0AED1" w14:textId="309BA6EE" w:rsidR="00881A86" w:rsidRPr="00092E66" w:rsidRDefault="00881A86"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Sloj za obradu podataka</w:t>
            </w:r>
          </w:p>
        </w:tc>
        <w:tc>
          <w:tcPr>
            <w:tcW w:w="0" w:type="auto"/>
          </w:tcPr>
          <w:p w14:paraId="4F2F3110" w14:textId="49B54C74" w:rsidR="00881A86" w:rsidRPr="00092E66" w:rsidRDefault="00881A86"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Pristupna točka za korisničko sučelje</w:t>
            </w:r>
          </w:p>
        </w:tc>
        <w:tc>
          <w:tcPr>
            <w:tcW w:w="0" w:type="auto"/>
          </w:tcPr>
          <w:p w14:paraId="3F7305E6" w14:textId="14838576" w:rsidR="00881A86" w:rsidRPr="00092E66" w:rsidRDefault="009373FF"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Consolas" w:hAnsi="Consolas" w:cstheme="majorBidi"/>
                <w:sz w:val="20"/>
                <w:szCs w:val="20"/>
              </w:rPr>
            </w:pPr>
            <w:r w:rsidRPr="00092E66">
              <w:rPr>
                <w:rFonts w:ascii="Consolas" w:hAnsi="Consolas" w:cstheme="majorBidi"/>
                <w:sz w:val="20"/>
                <w:szCs w:val="20"/>
              </w:rPr>
              <w:t>noviRedak</w:t>
            </w:r>
          </w:p>
        </w:tc>
        <w:tc>
          <w:tcPr>
            <w:tcW w:w="0" w:type="auto"/>
          </w:tcPr>
          <w:p w14:paraId="607A01F0" w14:textId="23F9C122" w:rsidR="00881A86" w:rsidRPr="00092E66" w:rsidRDefault="00881A86"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Prosljeđivanje podataka pohranjenih u bazu podataka</w:t>
            </w:r>
          </w:p>
        </w:tc>
      </w:tr>
    </w:tbl>
    <w:p w14:paraId="6E760A12" w14:textId="77777777" w:rsidR="00BA2D52" w:rsidRPr="00D7257D" w:rsidRDefault="00BA2D52" w:rsidP="003E1703">
      <w:pPr>
        <w:spacing w:line="360" w:lineRule="auto"/>
        <w:rPr>
          <w:rFonts w:asciiTheme="majorBidi" w:hAnsiTheme="majorBidi" w:cstheme="majorBidi"/>
        </w:rPr>
      </w:pPr>
    </w:p>
    <w:p w14:paraId="00A82DA0" w14:textId="77777777" w:rsidR="002E3DFF" w:rsidRPr="00D7257D" w:rsidRDefault="002E3DFF" w:rsidP="003E1703">
      <w:pPr>
        <w:spacing w:line="360" w:lineRule="auto"/>
        <w:rPr>
          <w:rFonts w:asciiTheme="majorBidi" w:hAnsiTheme="majorBidi" w:cstheme="majorBidi"/>
        </w:rPr>
      </w:pPr>
    </w:p>
    <w:p w14:paraId="11CE6F4A" w14:textId="02ABFBC1" w:rsidR="002A7CA8" w:rsidRPr="00D7257D" w:rsidRDefault="00F77E49" w:rsidP="00C347CD">
      <w:pPr>
        <w:pStyle w:val="Heading3"/>
      </w:pPr>
      <w:bookmarkStart w:id="61" w:name="_Toc233394050"/>
      <w:r w:rsidRPr="00D7257D">
        <w:t>5.5.2. Pregled socket.io događaja i sudionika</w:t>
      </w:r>
      <w:bookmarkEnd w:id="61"/>
    </w:p>
    <w:p w14:paraId="480B5BF5" w14:textId="77777777" w:rsidR="002A7CA8" w:rsidRPr="00D7257D" w:rsidRDefault="002A7CA8" w:rsidP="003E1703">
      <w:pPr>
        <w:spacing w:line="360" w:lineRule="auto"/>
        <w:rPr>
          <w:rFonts w:asciiTheme="majorBidi" w:hAnsiTheme="majorBidi" w:cstheme="majorBidi"/>
          <w:b/>
          <w:bCs/>
        </w:rPr>
      </w:pPr>
    </w:p>
    <w:p w14:paraId="31B03BBC" w14:textId="191EA002" w:rsidR="002A7CA8" w:rsidRPr="00D7257D" w:rsidRDefault="002A7CA8" w:rsidP="003E1703">
      <w:pPr>
        <w:spacing w:line="360" w:lineRule="auto"/>
        <w:rPr>
          <w:rFonts w:asciiTheme="majorBidi" w:hAnsiTheme="majorBidi" w:cstheme="majorBidi"/>
        </w:rPr>
      </w:pPr>
      <w:r w:rsidRPr="00D7257D">
        <w:rPr>
          <w:rFonts w:asciiTheme="majorBidi" w:hAnsiTheme="majorBidi" w:cstheme="majorBidi"/>
        </w:rPr>
        <w:tab/>
        <w:t xml:space="preserve">U </w:t>
      </w:r>
      <w:r w:rsidR="004D3317" w:rsidRPr="00D7257D">
        <w:rPr>
          <w:rFonts w:asciiTheme="majorBidi" w:hAnsiTheme="majorBidi" w:cstheme="majorBidi"/>
        </w:rPr>
        <w:t>Tablici 5.4.</w:t>
      </w:r>
      <w:r w:rsidRPr="00D7257D">
        <w:rPr>
          <w:rFonts w:asciiTheme="majorBidi" w:hAnsiTheme="majorBidi" w:cstheme="majorBidi"/>
        </w:rPr>
        <w:t xml:space="preserve"> prikazani su svi Socket.io događaji koji se koriste za komunikaciju poslužitelja s uređajima i s korisničkim sučeljem</w:t>
      </w:r>
      <w:r w:rsidR="00662C10" w:rsidRPr="00D7257D">
        <w:rPr>
          <w:rFonts w:asciiTheme="majorBidi" w:hAnsiTheme="majorBidi" w:cstheme="majorBidi"/>
        </w:rPr>
        <w:t xml:space="preserve"> te pošiljatelj i primatlej svakog događaja. Dan je i kratak opis značenja svakog događaja u sustavu</w:t>
      </w:r>
      <w:r w:rsidR="002158F6" w:rsidRPr="00D7257D">
        <w:rPr>
          <w:rFonts w:asciiTheme="majorBidi" w:hAnsiTheme="majorBidi" w:cstheme="majorBidi"/>
        </w:rPr>
        <w:t>.</w:t>
      </w:r>
    </w:p>
    <w:p w14:paraId="12C55EE3" w14:textId="77777777" w:rsidR="004D3317" w:rsidRPr="00D7257D" w:rsidRDefault="004D3317" w:rsidP="003E1703">
      <w:pPr>
        <w:spacing w:line="360" w:lineRule="auto"/>
        <w:rPr>
          <w:rFonts w:asciiTheme="majorBidi" w:hAnsiTheme="majorBidi" w:cstheme="majorBidi"/>
        </w:rPr>
      </w:pPr>
    </w:p>
    <w:p w14:paraId="5A6EE74D" w14:textId="719683A6" w:rsidR="00612066" w:rsidRPr="00D7257D" w:rsidRDefault="00612066" w:rsidP="00612066">
      <w:pPr>
        <w:pStyle w:val="Caption"/>
      </w:pPr>
      <w:bookmarkStart w:id="62" w:name="_Toc233137107"/>
      <w:r w:rsidRPr="00D7257D">
        <w:t xml:space="preserve">Tablica </w:t>
      </w:r>
      <w:r w:rsidR="00F712B9" w:rsidRPr="00D7257D">
        <w:fldChar w:fldCharType="begin"/>
      </w:r>
      <w:r w:rsidR="00F712B9" w:rsidRPr="00D7257D">
        <w:instrText xml:space="preserve"> STYLEREF 1 \s </w:instrText>
      </w:r>
      <w:r w:rsidR="00F712B9" w:rsidRPr="00D7257D">
        <w:fldChar w:fldCharType="separate"/>
      </w:r>
      <w:r w:rsidR="00F712B9" w:rsidRPr="00D7257D">
        <w:rPr>
          <w:cs/>
        </w:rPr>
        <w:t>‎</w:t>
      </w:r>
      <w:r w:rsidR="00F712B9" w:rsidRPr="00D7257D">
        <w:t>5</w:t>
      </w:r>
      <w:r w:rsidR="00F712B9" w:rsidRPr="00D7257D">
        <w:fldChar w:fldCharType="end"/>
      </w:r>
      <w:r w:rsidR="00F712B9" w:rsidRPr="00D7257D">
        <w:t>.</w:t>
      </w:r>
      <w:r w:rsidR="00F712B9" w:rsidRPr="00D7257D">
        <w:fldChar w:fldCharType="begin"/>
      </w:r>
      <w:r w:rsidR="00F712B9" w:rsidRPr="00D7257D">
        <w:instrText xml:space="preserve"> SEQ Tablica \* ARABIC \s 1 </w:instrText>
      </w:r>
      <w:r w:rsidR="00F712B9" w:rsidRPr="00D7257D">
        <w:fldChar w:fldCharType="separate"/>
      </w:r>
      <w:r w:rsidR="00F712B9" w:rsidRPr="00D7257D">
        <w:t>4</w:t>
      </w:r>
      <w:r w:rsidR="00F712B9" w:rsidRPr="00D7257D">
        <w:fldChar w:fldCharType="end"/>
      </w:r>
      <w:r w:rsidRPr="00D7257D">
        <w:t>. Pregled Socket.io događaja zajedno s kontekstom unutar sustava</w:t>
      </w:r>
      <w:bookmarkEnd w:id="62"/>
    </w:p>
    <w:tbl>
      <w:tblPr>
        <w:tblStyle w:val="GridTable4-Accent6"/>
        <w:tblW w:w="0" w:type="auto"/>
        <w:tblLook w:val="04A0" w:firstRow="1" w:lastRow="0" w:firstColumn="1" w:lastColumn="0" w:noHBand="0" w:noVBand="1"/>
      </w:tblPr>
      <w:tblGrid>
        <w:gridCol w:w="1974"/>
        <w:gridCol w:w="1863"/>
        <w:gridCol w:w="1759"/>
        <w:gridCol w:w="1356"/>
        <w:gridCol w:w="2110"/>
      </w:tblGrid>
      <w:tr w:rsidR="006863E1" w:rsidRPr="00092E66" w14:paraId="4A41D7ED" w14:textId="77777777" w:rsidTr="00C57F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9" w:type="dxa"/>
          </w:tcPr>
          <w:p w14:paraId="76461E41" w14:textId="604AED30" w:rsidR="006863E1" w:rsidRPr="00092E66" w:rsidRDefault="006863E1" w:rsidP="003E1703">
            <w:pPr>
              <w:spacing w:line="360" w:lineRule="auto"/>
              <w:jc w:val="center"/>
              <w:rPr>
                <w:rFonts w:asciiTheme="majorBidi" w:hAnsiTheme="majorBidi" w:cstheme="majorBidi"/>
                <w:sz w:val="20"/>
                <w:szCs w:val="20"/>
              </w:rPr>
            </w:pPr>
            <w:r w:rsidRPr="00092E66">
              <w:rPr>
                <w:rFonts w:asciiTheme="majorBidi" w:hAnsiTheme="majorBidi" w:cstheme="majorBidi"/>
                <w:sz w:val="20"/>
                <w:szCs w:val="20"/>
              </w:rPr>
              <w:t>SOCKET.IO DOGAĐAJ</w:t>
            </w:r>
          </w:p>
        </w:tc>
        <w:tc>
          <w:tcPr>
            <w:tcW w:w="1946" w:type="dxa"/>
          </w:tcPr>
          <w:p w14:paraId="7B03A0AA" w14:textId="224071AB" w:rsidR="006863E1" w:rsidRPr="00092E66" w:rsidRDefault="006863E1" w:rsidP="003E1703">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Pošiljatelj</w:t>
            </w:r>
          </w:p>
        </w:tc>
        <w:tc>
          <w:tcPr>
            <w:tcW w:w="1852" w:type="dxa"/>
          </w:tcPr>
          <w:p w14:paraId="5537A01A" w14:textId="3608227D" w:rsidR="006863E1" w:rsidRPr="00092E66" w:rsidRDefault="006863E1" w:rsidP="003E1703">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Primatelj</w:t>
            </w:r>
          </w:p>
        </w:tc>
        <w:tc>
          <w:tcPr>
            <w:tcW w:w="1362" w:type="dxa"/>
          </w:tcPr>
          <w:p w14:paraId="450DF8FC" w14:textId="5DDC7917" w:rsidR="006863E1" w:rsidRPr="00092E66" w:rsidRDefault="006863E1" w:rsidP="003E1703">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Sadržaj poruke</w:t>
            </w:r>
          </w:p>
        </w:tc>
        <w:tc>
          <w:tcPr>
            <w:tcW w:w="2171" w:type="dxa"/>
          </w:tcPr>
          <w:p w14:paraId="5205F982" w14:textId="5D8B5378" w:rsidR="006863E1" w:rsidRPr="00092E66" w:rsidRDefault="006863E1" w:rsidP="003E1703">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Opis</w:t>
            </w:r>
          </w:p>
        </w:tc>
      </w:tr>
      <w:tr w:rsidR="006863E1" w:rsidRPr="00092E66" w14:paraId="671FBC4E" w14:textId="77777777"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9" w:type="dxa"/>
          </w:tcPr>
          <w:p w14:paraId="5B0587EC" w14:textId="793B6235" w:rsidR="006863E1" w:rsidRPr="00092E66" w:rsidRDefault="006863E1" w:rsidP="003E1703">
            <w:pPr>
              <w:spacing w:line="360" w:lineRule="auto"/>
              <w:jc w:val="center"/>
              <w:rPr>
                <w:rFonts w:ascii="Consolas" w:hAnsi="Consolas" w:cstheme="majorBidi"/>
                <w:sz w:val="20"/>
                <w:szCs w:val="20"/>
              </w:rPr>
            </w:pPr>
            <w:r w:rsidRPr="00092E66">
              <w:rPr>
                <w:rFonts w:ascii="Consolas" w:hAnsi="Consolas" w:cstheme="majorBidi"/>
                <w:sz w:val="20"/>
                <w:szCs w:val="20"/>
              </w:rPr>
              <w:t>register</w:t>
            </w:r>
          </w:p>
        </w:tc>
        <w:tc>
          <w:tcPr>
            <w:tcW w:w="1946" w:type="dxa"/>
          </w:tcPr>
          <w:p w14:paraId="7E3C46FE" w14:textId="074432C4" w:rsidR="006863E1" w:rsidRPr="00092E66" w:rsidRDefault="006863E1"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Uređaji</w:t>
            </w:r>
          </w:p>
        </w:tc>
        <w:tc>
          <w:tcPr>
            <w:tcW w:w="1852" w:type="dxa"/>
          </w:tcPr>
          <w:p w14:paraId="697C6B71" w14:textId="42A8E174" w:rsidR="006863E1" w:rsidRPr="00092E66" w:rsidRDefault="006863E1"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Pristupna točka za uređaje</w:t>
            </w:r>
          </w:p>
        </w:tc>
        <w:tc>
          <w:tcPr>
            <w:tcW w:w="1362" w:type="dxa"/>
          </w:tcPr>
          <w:p w14:paraId="1DC95B59" w14:textId="5788EB16" w:rsidR="006863E1" w:rsidRPr="00D7257D" w:rsidRDefault="00672A4F"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Consolas" w:hAnsi="Consolas" w:cstheme="majorBidi"/>
                <w:sz w:val="20"/>
                <w:szCs w:val="36"/>
              </w:rPr>
            </w:pPr>
            <w:r w:rsidRPr="00D7257D">
              <w:rPr>
                <w:rFonts w:ascii="Consolas" w:hAnsi="Consolas"/>
                <w:sz w:val="20"/>
                <w:szCs w:val="36"/>
              </w:rPr>
              <w:t>DEVICE_ID</w:t>
            </w:r>
          </w:p>
        </w:tc>
        <w:tc>
          <w:tcPr>
            <w:tcW w:w="2171" w:type="dxa"/>
          </w:tcPr>
          <w:p w14:paraId="6532C0EA" w14:textId="48707871" w:rsidR="006863E1" w:rsidRPr="00092E66" w:rsidRDefault="006863E1"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Registracija uređaja/dodavanje na popis spojenih uređaja</w:t>
            </w:r>
          </w:p>
        </w:tc>
      </w:tr>
      <w:tr w:rsidR="006863E1" w:rsidRPr="00092E66" w14:paraId="34B5611A" w14:textId="77777777" w:rsidTr="00C57F17">
        <w:tc>
          <w:tcPr>
            <w:cnfStyle w:val="001000000000" w:firstRow="0" w:lastRow="0" w:firstColumn="1" w:lastColumn="0" w:oddVBand="0" w:evenVBand="0" w:oddHBand="0" w:evenHBand="0" w:firstRowFirstColumn="0" w:firstRowLastColumn="0" w:lastRowFirstColumn="0" w:lastRowLastColumn="0"/>
            <w:tcW w:w="2019" w:type="dxa"/>
          </w:tcPr>
          <w:p w14:paraId="4787DA5F" w14:textId="5C8F5D4C" w:rsidR="006863E1" w:rsidRPr="00092E66" w:rsidRDefault="006863E1" w:rsidP="003E1703">
            <w:pPr>
              <w:spacing w:line="360" w:lineRule="auto"/>
              <w:jc w:val="center"/>
              <w:rPr>
                <w:rFonts w:ascii="Consolas" w:hAnsi="Consolas" w:cstheme="majorBidi"/>
                <w:sz w:val="20"/>
                <w:szCs w:val="20"/>
              </w:rPr>
            </w:pPr>
            <w:r w:rsidRPr="00092E66">
              <w:rPr>
                <w:rFonts w:ascii="Consolas" w:hAnsi="Consolas" w:cstheme="majorBidi"/>
                <w:sz w:val="20"/>
                <w:szCs w:val="20"/>
              </w:rPr>
              <w:t>device-data</w:t>
            </w:r>
          </w:p>
        </w:tc>
        <w:tc>
          <w:tcPr>
            <w:tcW w:w="1946" w:type="dxa"/>
          </w:tcPr>
          <w:p w14:paraId="41D146C7" w14:textId="4C1B7E37" w:rsidR="006863E1" w:rsidRPr="00092E66" w:rsidRDefault="006863E1"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Uređaji</w:t>
            </w:r>
          </w:p>
        </w:tc>
        <w:tc>
          <w:tcPr>
            <w:tcW w:w="1852" w:type="dxa"/>
          </w:tcPr>
          <w:p w14:paraId="14951916" w14:textId="3C83554D" w:rsidR="006863E1" w:rsidRPr="00092E66" w:rsidRDefault="006863E1"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Pristupna točka za uređaje</w:t>
            </w:r>
          </w:p>
        </w:tc>
        <w:tc>
          <w:tcPr>
            <w:tcW w:w="1362" w:type="dxa"/>
          </w:tcPr>
          <w:p w14:paraId="7BB9E388" w14:textId="3B4E0CE2" w:rsidR="006863E1" w:rsidRPr="00D7257D" w:rsidRDefault="00986353"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Consolas" w:hAnsi="Consolas" w:cstheme="majorBidi"/>
                <w:sz w:val="20"/>
                <w:szCs w:val="36"/>
              </w:rPr>
            </w:pPr>
            <w:r w:rsidRPr="00D7257D">
              <w:rPr>
                <w:rFonts w:ascii="Consolas" w:hAnsi="Consolas" w:cstheme="majorBidi"/>
                <w:sz w:val="20"/>
                <w:szCs w:val="36"/>
              </w:rPr>
              <w:t>podaci</w:t>
            </w:r>
          </w:p>
        </w:tc>
        <w:tc>
          <w:tcPr>
            <w:tcW w:w="2171" w:type="dxa"/>
          </w:tcPr>
          <w:p w14:paraId="36F01DD6" w14:textId="56AB110C" w:rsidR="006863E1" w:rsidRPr="00092E66" w:rsidRDefault="006863E1"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Slanje podataka s uređaja na poslužitelj</w:t>
            </w:r>
          </w:p>
        </w:tc>
      </w:tr>
      <w:tr w:rsidR="006863E1" w:rsidRPr="00092E66" w14:paraId="75605B45" w14:textId="77777777"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9" w:type="dxa"/>
          </w:tcPr>
          <w:p w14:paraId="2D5AEB6D" w14:textId="6D45F119" w:rsidR="006863E1" w:rsidRPr="00092E66" w:rsidRDefault="006863E1" w:rsidP="003E1703">
            <w:pPr>
              <w:spacing w:line="360" w:lineRule="auto"/>
              <w:jc w:val="center"/>
              <w:rPr>
                <w:rFonts w:ascii="Consolas" w:hAnsi="Consolas" w:cstheme="majorBidi"/>
                <w:sz w:val="20"/>
                <w:szCs w:val="20"/>
              </w:rPr>
            </w:pPr>
            <w:r w:rsidRPr="00092E66">
              <w:rPr>
                <w:rFonts w:ascii="Consolas" w:hAnsi="Consolas" w:cstheme="majorBidi"/>
                <w:sz w:val="20"/>
                <w:szCs w:val="20"/>
              </w:rPr>
              <w:t>connect</w:t>
            </w:r>
          </w:p>
        </w:tc>
        <w:tc>
          <w:tcPr>
            <w:tcW w:w="1946" w:type="dxa"/>
          </w:tcPr>
          <w:p w14:paraId="14068B4B" w14:textId="53AAB0CF" w:rsidR="006863E1" w:rsidRPr="00092E66" w:rsidRDefault="006863E1"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Pristupna točka za uređaje (automatski)</w:t>
            </w:r>
          </w:p>
        </w:tc>
        <w:tc>
          <w:tcPr>
            <w:tcW w:w="1852" w:type="dxa"/>
          </w:tcPr>
          <w:p w14:paraId="5A1A75CA" w14:textId="0F0BA6A9" w:rsidR="006863E1" w:rsidRPr="00092E66" w:rsidRDefault="006863E1"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Uređaji</w:t>
            </w:r>
          </w:p>
        </w:tc>
        <w:tc>
          <w:tcPr>
            <w:tcW w:w="1362" w:type="dxa"/>
          </w:tcPr>
          <w:p w14:paraId="53DAA6C6" w14:textId="68AECB6D" w:rsidR="006863E1" w:rsidRPr="00D7257D" w:rsidRDefault="00C6602C"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Consolas" w:hAnsi="Consolas" w:cstheme="majorBidi"/>
                <w:sz w:val="20"/>
                <w:szCs w:val="36"/>
              </w:rPr>
            </w:pPr>
            <w:r w:rsidRPr="00D7257D">
              <w:rPr>
                <w:rFonts w:ascii="Consolas" w:hAnsi="Consolas" w:cstheme="majorBidi"/>
                <w:sz w:val="20"/>
                <w:szCs w:val="36"/>
              </w:rPr>
              <w:t>-</w:t>
            </w:r>
          </w:p>
        </w:tc>
        <w:tc>
          <w:tcPr>
            <w:tcW w:w="2171" w:type="dxa"/>
          </w:tcPr>
          <w:p w14:paraId="4425B367" w14:textId="33D37FCD" w:rsidR="006863E1" w:rsidRPr="00092E66" w:rsidRDefault="006863E1"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Događaj generiran pri povezivanju uređaja</w:t>
            </w:r>
          </w:p>
        </w:tc>
      </w:tr>
      <w:tr w:rsidR="006863E1" w:rsidRPr="00092E66" w14:paraId="2757758F" w14:textId="77777777" w:rsidTr="00C57F17">
        <w:tc>
          <w:tcPr>
            <w:cnfStyle w:val="001000000000" w:firstRow="0" w:lastRow="0" w:firstColumn="1" w:lastColumn="0" w:oddVBand="0" w:evenVBand="0" w:oddHBand="0" w:evenHBand="0" w:firstRowFirstColumn="0" w:firstRowLastColumn="0" w:lastRowFirstColumn="0" w:lastRowLastColumn="0"/>
            <w:tcW w:w="2019" w:type="dxa"/>
          </w:tcPr>
          <w:p w14:paraId="0C9A52A4" w14:textId="6A0DB504" w:rsidR="006863E1" w:rsidRPr="00092E66" w:rsidRDefault="006863E1" w:rsidP="003E1703">
            <w:pPr>
              <w:spacing w:line="360" w:lineRule="auto"/>
              <w:jc w:val="center"/>
              <w:rPr>
                <w:rFonts w:ascii="Consolas" w:hAnsi="Consolas" w:cstheme="majorBidi"/>
                <w:sz w:val="20"/>
                <w:szCs w:val="20"/>
              </w:rPr>
            </w:pPr>
            <w:r w:rsidRPr="00092E66">
              <w:rPr>
                <w:rFonts w:ascii="Consolas" w:hAnsi="Consolas" w:cstheme="majorBidi"/>
                <w:sz w:val="20"/>
                <w:szCs w:val="20"/>
              </w:rPr>
              <w:t>send-data-now</w:t>
            </w:r>
          </w:p>
        </w:tc>
        <w:tc>
          <w:tcPr>
            <w:tcW w:w="1946" w:type="dxa"/>
          </w:tcPr>
          <w:p w14:paraId="176118B3" w14:textId="5C5E5E23" w:rsidR="006863E1" w:rsidRPr="00092E66" w:rsidRDefault="006863E1"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Pristupna točka za uređaje</w:t>
            </w:r>
          </w:p>
        </w:tc>
        <w:tc>
          <w:tcPr>
            <w:tcW w:w="1852" w:type="dxa"/>
          </w:tcPr>
          <w:p w14:paraId="02FD4A92" w14:textId="38AEEBCB" w:rsidR="006863E1" w:rsidRPr="00092E66" w:rsidRDefault="006863E1"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Uređaji</w:t>
            </w:r>
          </w:p>
        </w:tc>
        <w:tc>
          <w:tcPr>
            <w:tcW w:w="1362" w:type="dxa"/>
          </w:tcPr>
          <w:p w14:paraId="60F24F6C" w14:textId="22047C56" w:rsidR="006863E1" w:rsidRPr="00D7257D" w:rsidRDefault="00B16E46"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Consolas" w:hAnsi="Consolas" w:cstheme="majorBidi"/>
                <w:sz w:val="20"/>
                <w:szCs w:val="36"/>
              </w:rPr>
            </w:pPr>
            <w:r w:rsidRPr="00D7257D">
              <w:rPr>
                <w:rFonts w:ascii="Consolas" w:hAnsi="Consolas" w:cstheme="majorBidi"/>
                <w:sz w:val="20"/>
                <w:szCs w:val="36"/>
              </w:rPr>
              <w:t>-</w:t>
            </w:r>
          </w:p>
        </w:tc>
        <w:tc>
          <w:tcPr>
            <w:tcW w:w="2171" w:type="dxa"/>
          </w:tcPr>
          <w:p w14:paraId="4A2277B7" w14:textId="08347ED4" w:rsidR="006863E1" w:rsidRPr="00092E66" w:rsidRDefault="006863E1"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Zahtjev uređaju za trenutnim slanjem podataka</w:t>
            </w:r>
          </w:p>
        </w:tc>
      </w:tr>
      <w:tr w:rsidR="006863E1" w:rsidRPr="00092E66" w14:paraId="503E23E3" w14:textId="77777777"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9" w:type="dxa"/>
          </w:tcPr>
          <w:p w14:paraId="6145C3C4" w14:textId="60BC1484" w:rsidR="006863E1" w:rsidRPr="00092E66" w:rsidRDefault="006863E1" w:rsidP="003E1703">
            <w:pPr>
              <w:spacing w:line="360" w:lineRule="auto"/>
              <w:jc w:val="center"/>
              <w:rPr>
                <w:rFonts w:ascii="Consolas" w:hAnsi="Consolas" w:cstheme="majorBidi"/>
                <w:sz w:val="20"/>
                <w:szCs w:val="20"/>
              </w:rPr>
            </w:pPr>
            <w:r w:rsidRPr="00092E66">
              <w:rPr>
                <w:rFonts w:ascii="Consolas" w:hAnsi="Consolas" w:cstheme="majorBidi"/>
                <w:sz w:val="20"/>
                <w:szCs w:val="20"/>
              </w:rPr>
              <w:t>connection</w:t>
            </w:r>
          </w:p>
        </w:tc>
        <w:tc>
          <w:tcPr>
            <w:tcW w:w="1946" w:type="dxa"/>
          </w:tcPr>
          <w:p w14:paraId="4C7427B8" w14:textId="15B3E08A" w:rsidR="006863E1" w:rsidRPr="00092E66" w:rsidRDefault="006863E1"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Uređaji (automatski), Korisničko sučelje (automatski)</w:t>
            </w:r>
          </w:p>
        </w:tc>
        <w:tc>
          <w:tcPr>
            <w:tcW w:w="1852" w:type="dxa"/>
          </w:tcPr>
          <w:p w14:paraId="1F249ECE" w14:textId="1D6953C5" w:rsidR="006863E1" w:rsidRPr="00092E66" w:rsidRDefault="006863E1"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Pristupna točka za uređaje, Pristupna točka za korisničko sučelje</w:t>
            </w:r>
          </w:p>
        </w:tc>
        <w:tc>
          <w:tcPr>
            <w:tcW w:w="1362" w:type="dxa"/>
          </w:tcPr>
          <w:p w14:paraId="75FC26F4" w14:textId="6A38C573" w:rsidR="006863E1" w:rsidRPr="00D7257D" w:rsidRDefault="00B005C5"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Consolas" w:hAnsi="Consolas" w:cstheme="majorBidi"/>
                <w:sz w:val="20"/>
                <w:szCs w:val="36"/>
              </w:rPr>
            </w:pPr>
            <w:r w:rsidRPr="00D7257D">
              <w:rPr>
                <w:rFonts w:ascii="Consolas" w:hAnsi="Consolas" w:cstheme="majorBidi"/>
                <w:sz w:val="20"/>
                <w:szCs w:val="36"/>
              </w:rPr>
              <w:t>socket</w:t>
            </w:r>
          </w:p>
        </w:tc>
        <w:tc>
          <w:tcPr>
            <w:tcW w:w="2171" w:type="dxa"/>
          </w:tcPr>
          <w:p w14:paraId="5AECF9F5" w14:textId="4EF3B1E3" w:rsidR="006863E1" w:rsidRPr="00092E66" w:rsidRDefault="006863E1"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Događaj generiran pri povezivanju uređaja ili korisničke aplikacije</w:t>
            </w:r>
          </w:p>
        </w:tc>
      </w:tr>
      <w:tr w:rsidR="006863E1" w:rsidRPr="00092E66" w14:paraId="48A07F2F" w14:textId="77777777" w:rsidTr="00C57F17">
        <w:tc>
          <w:tcPr>
            <w:cnfStyle w:val="001000000000" w:firstRow="0" w:lastRow="0" w:firstColumn="1" w:lastColumn="0" w:oddVBand="0" w:evenVBand="0" w:oddHBand="0" w:evenHBand="0" w:firstRowFirstColumn="0" w:firstRowLastColumn="0" w:lastRowFirstColumn="0" w:lastRowLastColumn="0"/>
            <w:tcW w:w="2019" w:type="dxa"/>
          </w:tcPr>
          <w:p w14:paraId="7AF3AD47" w14:textId="4BD8F471" w:rsidR="006863E1" w:rsidRPr="00092E66" w:rsidRDefault="006863E1" w:rsidP="003E1703">
            <w:pPr>
              <w:spacing w:line="360" w:lineRule="auto"/>
              <w:jc w:val="center"/>
              <w:rPr>
                <w:rFonts w:ascii="Consolas" w:hAnsi="Consolas" w:cstheme="majorBidi"/>
                <w:sz w:val="20"/>
                <w:szCs w:val="20"/>
              </w:rPr>
            </w:pPr>
            <w:r w:rsidRPr="00092E66">
              <w:rPr>
                <w:rFonts w:ascii="Consolas" w:hAnsi="Consolas" w:cstheme="majorBidi"/>
                <w:sz w:val="20"/>
                <w:szCs w:val="20"/>
              </w:rPr>
              <w:t>disconnect</w:t>
            </w:r>
          </w:p>
        </w:tc>
        <w:tc>
          <w:tcPr>
            <w:tcW w:w="1946" w:type="dxa"/>
          </w:tcPr>
          <w:p w14:paraId="714B799F" w14:textId="613A0BAF" w:rsidR="006863E1" w:rsidRPr="00092E66" w:rsidRDefault="006863E1"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Uređaji (automatski)</w:t>
            </w:r>
          </w:p>
        </w:tc>
        <w:tc>
          <w:tcPr>
            <w:tcW w:w="1852" w:type="dxa"/>
          </w:tcPr>
          <w:p w14:paraId="7785BA46" w14:textId="5DA48DA7" w:rsidR="006863E1" w:rsidRPr="00092E66" w:rsidRDefault="006863E1"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Pristupna točka za uređaje</w:t>
            </w:r>
          </w:p>
        </w:tc>
        <w:tc>
          <w:tcPr>
            <w:tcW w:w="1362" w:type="dxa"/>
          </w:tcPr>
          <w:p w14:paraId="48EF4020" w14:textId="52580F13" w:rsidR="006863E1" w:rsidRPr="00D7257D" w:rsidRDefault="00F148BB"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Consolas" w:hAnsi="Consolas" w:cstheme="majorBidi"/>
                <w:sz w:val="20"/>
                <w:szCs w:val="36"/>
              </w:rPr>
            </w:pPr>
            <w:r w:rsidRPr="00D7257D">
              <w:rPr>
                <w:rFonts w:ascii="Consolas" w:hAnsi="Consolas" w:cstheme="majorBidi"/>
                <w:sz w:val="20"/>
                <w:szCs w:val="36"/>
              </w:rPr>
              <w:t>-</w:t>
            </w:r>
          </w:p>
        </w:tc>
        <w:tc>
          <w:tcPr>
            <w:tcW w:w="2171" w:type="dxa"/>
          </w:tcPr>
          <w:p w14:paraId="604816D3" w14:textId="3FEED85D" w:rsidR="006863E1" w:rsidRPr="00092E66" w:rsidRDefault="006863E1"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Događaj generiran pri odspajanju uređaja</w:t>
            </w:r>
          </w:p>
        </w:tc>
      </w:tr>
      <w:tr w:rsidR="006863E1" w:rsidRPr="00092E66" w14:paraId="46E880CD" w14:textId="77777777"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9" w:type="dxa"/>
          </w:tcPr>
          <w:p w14:paraId="503C0271" w14:textId="2E5F0A50" w:rsidR="006863E1" w:rsidRPr="00092E66" w:rsidRDefault="006863E1" w:rsidP="003E1703">
            <w:pPr>
              <w:spacing w:line="360" w:lineRule="auto"/>
              <w:jc w:val="center"/>
              <w:rPr>
                <w:rFonts w:ascii="Consolas" w:hAnsi="Consolas" w:cstheme="majorBidi"/>
                <w:sz w:val="20"/>
                <w:szCs w:val="20"/>
              </w:rPr>
            </w:pPr>
            <w:r w:rsidRPr="00092E66">
              <w:rPr>
                <w:rFonts w:ascii="Consolas" w:hAnsi="Consolas" w:cstheme="majorBidi"/>
                <w:sz w:val="20"/>
                <w:szCs w:val="20"/>
              </w:rPr>
              <w:t>request-data</w:t>
            </w:r>
          </w:p>
        </w:tc>
        <w:tc>
          <w:tcPr>
            <w:tcW w:w="1946" w:type="dxa"/>
          </w:tcPr>
          <w:p w14:paraId="2936971F" w14:textId="2838B62F" w:rsidR="006863E1" w:rsidRPr="00092E66" w:rsidRDefault="006863E1"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Korisničko sučelje</w:t>
            </w:r>
          </w:p>
        </w:tc>
        <w:tc>
          <w:tcPr>
            <w:tcW w:w="1852" w:type="dxa"/>
          </w:tcPr>
          <w:p w14:paraId="2E505395" w14:textId="72AF3761" w:rsidR="006863E1" w:rsidRPr="00092E66" w:rsidRDefault="006863E1"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Pristupna točka za korisničko sučelje</w:t>
            </w:r>
          </w:p>
        </w:tc>
        <w:tc>
          <w:tcPr>
            <w:tcW w:w="1362" w:type="dxa"/>
          </w:tcPr>
          <w:p w14:paraId="6E7F6EF1" w14:textId="55CC565E" w:rsidR="006863E1" w:rsidRPr="00D7257D" w:rsidRDefault="006E0084"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Consolas" w:hAnsi="Consolas" w:cstheme="majorBidi"/>
                <w:sz w:val="20"/>
                <w:szCs w:val="36"/>
              </w:rPr>
            </w:pPr>
            <w:r w:rsidRPr="00D7257D">
              <w:rPr>
                <w:rFonts w:ascii="Consolas" w:hAnsi="Consolas" w:cstheme="majorBidi"/>
                <w:sz w:val="20"/>
                <w:szCs w:val="36"/>
              </w:rPr>
              <w:t>String(id)</w:t>
            </w:r>
          </w:p>
        </w:tc>
        <w:tc>
          <w:tcPr>
            <w:tcW w:w="2171" w:type="dxa"/>
          </w:tcPr>
          <w:p w14:paraId="5AA3545E" w14:textId="03083FAD" w:rsidR="006863E1" w:rsidRPr="00092E66" w:rsidRDefault="006863E1"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Korisnički zahtjev za trenutnim slanjem podataka</w:t>
            </w:r>
          </w:p>
        </w:tc>
      </w:tr>
      <w:tr w:rsidR="006863E1" w:rsidRPr="00092E66" w14:paraId="2701D361" w14:textId="77777777" w:rsidTr="00C57F17">
        <w:tc>
          <w:tcPr>
            <w:cnfStyle w:val="001000000000" w:firstRow="0" w:lastRow="0" w:firstColumn="1" w:lastColumn="0" w:oddVBand="0" w:evenVBand="0" w:oddHBand="0" w:evenHBand="0" w:firstRowFirstColumn="0" w:firstRowLastColumn="0" w:lastRowFirstColumn="0" w:lastRowLastColumn="0"/>
            <w:tcW w:w="2019" w:type="dxa"/>
          </w:tcPr>
          <w:p w14:paraId="60A20C77" w14:textId="59D078EB" w:rsidR="006863E1" w:rsidRPr="00092E66" w:rsidRDefault="006863E1" w:rsidP="003E1703">
            <w:pPr>
              <w:spacing w:line="360" w:lineRule="auto"/>
              <w:jc w:val="center"/>
              <w:rPr>
                <w:rFonts w:ascii="Consolas" w:hAnsi="Consolas" w:cstheme="majorBidi"/>
                <w:sz w:val="20"/>
                <w:szCs w:val="20"/>
              </w:rPr>
            </w:pPr>
            <w:r w:rsidRPr="00092E66">
              <w:rPr>
                <w:rFonts w:ascii="Consolas" w:hAnsi="Consolas" w:cstheme="majorBidi"/>
                <w:sz w:val="20"/>
                <w:szCs w:val="20"/>
              </w:rPr>
              <w:t>devices-update</w:t>
            </w:r>
          </w:p>
        </w:tc>
        <w:tc>
          <w:tcPr>
            <w:tcW w:w="1946" w:type="dxa"/>
          </w:tcPr>
          <w:p w14:paraId="43C522D2" w14:textId="10AA3EB9" w:rsidR="006863E1" w:rsidRPr="00092E66" w:rsidRDefault="006863E1"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Pristupna točka za korisničko sučelje</w:t>
            </w:r>
          </w:p>
        </w:tc>
        <w:tc>
          <w:tcPr>
            <w:tcW w:w="1852" w:type="dxa"/>
          </w:tcPr>
          <w:p w14:paraId="7CD5BA36" w14:textId="0374D179" w:rsidR="006863E1" w:rsidRPr="00092E66" w:rsidRDefault="006863E1"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Korisničko sučelje</w:t>
            </w:r>
          </w:p>
        </w:tc>
        <w:tc>
          <w:tcPr>
            <w:tcW w:w="1362" w:type="dxa"/>
          </w:tcPr>
          <w:p w14:paraId="21F77C6B" w14:textId="362FA2D5" w:rsidR="006863E1" w:rsidRPr="00D7257D" w:rsidRDefault="00DF6615"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Consolas" w:hAnsi="Consolas" w:cstheme="majorBidi"/>
                <w:sz w:val="20"/>
                <w:szCs w:val="36"/>
              </w:rPr>
            </w:pPr>
            <w:r w:rsidRPr="00D7257D">
              <w:rPr>
                <w:rFonts w:ascii="Consolas" w:hAnsi="Consolas" w:cstheme="majorBidi"/>
                <w:sz w:val="20"/>
                <w:szCs w:val="36"/>
              </w:rPr>
              <w:t>uredaji</w:t>
            </w:r>
          </w:p>
        </w:tc>
        <w:tc>
          <w:tcPr>
            <w:tcW w:w="2171" w:type="dxa"/>
          </w:tcPr>
          <w:p w14:paraId="2E55A759" w14:textId="410CC53D" w:rsidR="006863E1" w:rsidRPr="00092E66" w:rsidRDefault="006863E1"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Promjena u popisu povezanih uređaja</w:t>
            </w:r>
          </w:p>
        </w:tc>
      </w:tr>
      <w:tr w:rsidR="006863E1" w:rsidRPr="00092E66" w14:paraId="1164FE79" w14:textId="77777777"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9" w:type="dxa"/>
          </w:tcPr>
          <w:p w14:paraId="0C17061C" w14:textId="52D98174" w:rsidR="006863E1" w:rsidRPr="00092E66" w:rsidRDefault="006863E1" w:rsidP="003E1703">
            <w:pPr>
              <w:spacing w:line="360" w:lineRule="auto"/>
              <w:jc w:val="center"/>
              <w:rPr>
                <w:rFonts w:ascii="Consolas" w:hAnsi="Consolas" w:cstheme="majorBidi"/>
                <w:sz w:val="20"/>
                <w:szCs w:val="20"/>
              </w:rPr>
            </w:pPr>
            <w:r w:rsidRPr="00092E66">
              <w:rPr>
                <w:rFonts w:ascii="Consolas" w:hAnsi="Consolas" w:cstheme="majorBidi"/>
                <w:sz w:val="20"/>
                <w:szCs w:val="20"/>
              </w:rPr>
              <w:t>new-data</w:t>
            </w:r>
          </w:p>
        </w:tc>
        <w:tc>
          <w:tcPr>
            <w:tcW w:w="1946" w:type="dxa"/>
          </w:tcPr>
          <w:p w14:paraId="6A5219CA" w14:textId="31B06F0C" w:rsidR="006863E1" w:rsidRPr="00092E66" w:rsidRDefault="006863E1"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Pristupna točka za korisničko sučelje</w:t>
            </w:r>
          </w:p>
        </w:tc>
        <w:tc>
          <w:tcPr>
            <w:tcW w:w="1852" w:type="dxa"/>
          </w:tcPr>
          <w:p w14:paraId="6AB44E5F" w14:textId="6E0C9CB6" w:rsidR="006863E1" w:rsidRPr="00092E66" w:rsidRDefault="006863E1"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Korisničko sučelje</w:t>
            </w:r>
          </w:p>
        </w:tc>
        <w:tc>
          <w:tcPr>
            <w:tcW w:w="1362" w:type="dxa"/>
          </w:tcPr>
          <w:p w14:paraId="6A286A2F" w14:textId="430789F9" w:rsidR="006863E1" w:rsidRPr="00D7257D" w:rsidRDefault="00437517"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Consolas" w:hAnsi="Consolas" w:cstheme="majorBidi"/>
                <w:sz w:val="20"/>
                <w:szCs w:val="36"/>
              </w:rPr>
            </w:pPr>
            <w:r w:rsidRPr="00D7257D">
              <w:rPr>
                <w:rFonts w:ascii="Consolas" w:hAnsi="Consolas" w:cstheme="majorBidi"/>
                <w:sz w:val="20"/>
                <w:szCs w:val="36"/>
              </w:rPr>
              <w:t>podaci</w:t>
            </w:r>
          </w:p>
        </w:tc>
        <w:tc>
          <w:tcPr>
            <w:tcW w:w="2171" w:type="dxa"/>
          </w:tcPr>
          <w:p w14:paraId="222F733F" w14:textId="12CD5451" w:rsidR="006863E1" w:rsidRPr="00092E66" w:rsidRDefault="006863E1"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Pristizanje novih podataka direktno, bez prethodne pohrane</w:t>
            </w:r>
          </w:p>
        </w:tc>
      </w:tr>
      <w:tr w:rsidR="006863E1" w:rsidRPr="00092E66" w14:paraId="155A8FE1" w14:textId="77777777" w:rsidTr="00C57F17">
        <w:tc>
          <w:tcPr>
            <w:cnfStyle w:val="001000000000" w:firstRow="0" w:lastRow="0" w:firstColumn="1" w:lastColumn="0" w:oddVBand="0" w:evenVBand="0" w:oddHBand="0" w:evenHBand="0" w:firstRowFirstColumn="0" w:firstRowLastColumn="0" w:lastRowFirstColumn="0" w:lastRowLastColumn="0"/>
            <w:tcW w:w="2019" w:type="dxa"/>
          </w:tcPr>
          <w:p w14:paraId="0BA2F2E6" w14:textId="1D139FC8" w:rsidR="006863E1" w:rsidRPr="00092E66" w:rsidRDefault="006863E1" w:rsidP="003E1703">
            <w:pPr>
              <w:spacing w:line="360" w:lineRule="auto"/>
              <w:jc w:val="center"/>
              <w:rPr>
                <w:rFonts w:ascii="Consolas" w:hAnsi="Consolas" w:cstheme="majorBidi"/>
                <w:sz w:val="20"/>
                <w:szCs w:val="20"/>
              </w:rPr>
            </w:pPr>
            <w:r w:rsidRPr="00092E66">
              <w:rPr>
                <w:rFonts w:ascii="Consolas" w:hAnsi="Consolas" w:cstheme="majorBidi"/>
                <w:sz w:val="20"/>
                <w:szCs w:val="20"/>
              </w:rPr>
              <w:t>database_data</w:t>
            </w:r>
          </w:p>
        </w:tc>
        <w:tc>
          <w:tcPr>
            <w:tcW w:w="1946" w:type="dxa"/>
          </w:tcPr>
          <w:p w14:paraId="054D1F00" w14:textId="43A40A7A" w:rsidR="006863E1" w:rsidRPr="00092E66" w:rsidRDefault="006863E1"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Pristupna točka za korisničko sučelje</w:t>
            </w:r>
          </w:p>
        </w:tc>
        <w:tc>
          <w:tcPr>
            <w:tcW w:w="1852" w:type="dxa"/>
          </w:tcPr>
          <w:p w14:paraId="7AAAF460" w14:textId="18B1B8BD" w:rsidR="006863E1" w:rsidRPr="00092E66" w:rsidRDefault="006863E1"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Korisničko sučelje</w:t>
            </w:r>
          </w:p>
        </w:tc>
        <w:tc>
          <w:tcPr>
            <w:tcW w:w="1362" w:type="dxa"/>
          </w:tcPr>
          <w:p w14:paraId="48651590" w14:textId="2B18565C" w:rsidR="006863E1" w:rsidRPr="00D7257D" w:rsidRDefault="00DD3731"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Consolas" w:hAnsi="Consolas" w:cstheme="majorBidi"/>
                <w:sz w:val="20"/>
                <w:szCs w:val="36"/>
              </w:rPr>
            </w:pPr>
            <w:r w:rsidRPr="00D7257D">
              <w:rPr>
                <w:rFonts w:ascii="Consolas" w:hAnsi="Consolas" w:cstheme="majorBidi"/>
                <w:sz w:val="20"/>
                <w:szCs w:val="36"/>
              </w:rPr>
              <w:t>podaci</w:t>
            </w:r>
          </w:p>
        </w:tc>
        <w:tc>
          <w:tcPr>
            <w:tcW w:w="2171" w:type="dxa"/>
          </w:tcPr>
          <w:p w14:paraId="0B6DFB9E" w14:textId="5130637A" w:rsidR="006863E1" w:rsidRPr="00092E66" w:rsidRDefault="006863E1"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Pristizanje novih podataka koji su prethodno pohranjeni u bazu podataka</w:t>
            </w:r>
          </w:p>
        </w:tc>
      </w:tr>
    </w:tbl>
    <w:p w14:paraId="5CB92A52" w14:textId="77777777" w:rsidR="00662C10" w:rsidRPr="00D7257D" w:rsidRDefault="00662C10" w:rsidP="003E1703">
      <w:pPr>
        <w:spacing w:line="360" w:lineRule="auto"/>
        <w:rPr>
          <w:rFonts w:asciiTheme="majorBidi" w:hAnsiTheme="majorBidi" w:cstheme="majorBidi"/>
        </w:rPr>
      </w:pPr>
    </w:p>
    <w:p w14:paraId="69EEC942" w14:textId="77777777" w:rsidR="00F606A0" w:rsidRPr="00D7257D" w:rsidRDefault="00F606A0" w:rsidP="003E1703">
      <w:pPr>
        <w:spacing w:line="360" w:lineRule="auto"/>
        <w:rPr>
          <w:rFonts w:asciiTheme="majorBidi" w:hAnsiTheme="majorBidi" w:cstheme="majorBidi"/>
        </w:rPr>
      </w:pPr>
    </w:p>
    <w:p w14:paraId="4545C515" w14:textId="13343C2F" w:rsidR="00F606A0" w:rsidRPr="00D7257D" w:rsidRDefault="00F77E49" w:rsidP="00C347CD">
      <w:pPr>
        <w:pStyle w:val="Heading3"/>
      </w:pPr>
      <w:bookmarkStart w:id="63" w:name="_Toc233394051"/>
      <w:r w:rsidRPr="00D7257D">
        <w:lastRenderedPageBreak/>
        <w:t>5.5.3. Pregled krajnjih točaka za http zahtjeve</w:t>
      </w:r>
      <w:bookmarkEnd w:id="63"/>
    </w:p>
    <w:p w14:paraId="69A51DFA" w14:textId="77777777" w:rsidR="00720CE6" w:rsidRPr="00D7257D" w:rsidRDefault="00720CE6" w:rsidP="003E1703">
      <w:pPr>
        <w:spacing w:line="360" w:lineRule="auto"/>
        <w:rPr>
          <w:rFonts w:asciiTheme="majorBidi" w:hAnsiTheme="majorBidi" w:cstheme="majorBidi"/>
          <w:b/>
          <w:bCs/>
        </w:rPr>
      </w:pPr>
    </w:p>
    <w:p w14:paraId="6734E513" w14:textId="75CE4ADE" w:rsidR="00612066" w:rsidRPr="00D7257D" w:rsidRDefault="00720CE6" w:rsidP="00612066">
      <w:pPr>
        <w:spacing w:line="360" w:lineRule="auto"/>
        <w:rPr>
          <w:rFonts w:asciiTheme="majorBidi" w:hAnsiTheme="majorBidi" w:cstheme="majorBidi"/>
        </w:rPr>
      </w:pPr>
      <w:r w:rsidRPr="00D7257D">
        <w:rPr>
          <w:rFonts w:asciiTheme="majorBidi" w:hAnsiTheme="majorBidi" w:cstheme="majorBidi"/>
        </w:rPr>
        <w:tab/>
        <w:t xml:space="preserve">U </w:t>
      </w:r>
      <w:r w:rsidR="001C7A54" w:rsidRPr="00D7257D">
        <w:rPr>
          <w:rFonts w:asciiTheme="majorBidi" w:hAnsiTheme="majorBidi" w:cstheme="majorBidi"/>
        </w:rPr>
        <w:t>Tablici 5.5.</w:t>
      </w:r>
      <w:r w:rsidRPr="00D7257D">
        <w:rPr>
          <w:rFonts w:asciiTheme="majorBidi" w:hAnsiTheme="majorBidi" w:cstheme="majorBidi"/>
        </w:rPr>
        <w:t xml:space="preserve"> prikazane su HTTP krajnje točke korištene za komunikaciju u sustavu. Dan je pregled adresa krajnjih točaka, </w:t>
      </w:r>
      <w:r w:rsidR="002158F6" w:rsidRPr="00D7257D">
        <w:rPr>
          <w:rFonts w:asciiTheme="majorBidi" w:hAnsiTheme="majorBidi" w:cstheme="majorBidi"/>
        </w:rPr>
        <w:t>pošiljatelja i primatelja zahtjeva, korištene HTTP metode te kratak opis uloge svake pojedine krajnje točke.</w:t>
      </w:r>
    </w:p>
    <w:p w14:paraId="38DB53EA" w14:textId="77777777" w:rsidR="00612066" w:rsidRPr="00D7257D" w:rsidRDefault="00612066" w:rsidP="001C7A54">
      <w:pPr>
        <w:spacing w:line="360" w:lineRule="auto"/>
        <w:jc w:val="center"/>
        <w:rPr>
          <w:rFonts w:asciiTheme="majorBidi" w:hAnsiTheme="majorBidi" w:cstheme="majorBidi"/>
        </w:rPr>
      </w:pPr>
    </w:p>
    <w:p w14:paraId="712D917E" w14:textId="67C69E7A" w:rsidR="00612066" w:rsidRPr="00D7257D" w:rsidRDefault="00612066" w:rsidP="00612066">
      <w:pPr>
        <w:pStyle w:val="Caption"/>
      </w:pPr>
      <w:bookmarkStart w:id="64" w:name="_Toc233137108"/>
      <w:r w:rsidRPr="00D7257D">
        <w:t xml:space="preserve">Tablica </w:t>
      </w:r>
      <w:r w:rsidR="00F712B9" w:rsidRPr="00D7257D">
        <w:fldChar w:fldCharType="begin"/>
      </w:r>
      <w:r w:rsidR="00F712B9" w:rsidRPr="00D7257D">
        <w:instrText xml:space="preserve"> STYLEREF 1 \s </w:instrText>
      </w:r>
      <w:r w:rsidR="00F712B9" w:rsidRPr="00D7257D">
        <w:fldChar w:fldCharType="separate"/>
      </w:r>
      <w:r w:rsidR="00F712B9" w:rsidRPr="00D7257D">
        <w:rPr>
          <w:cs/>
        </w:rPr>
        <w:t>‎</w:t>
      </w:r>
      <w:r w:rsidR="00F712B9" w:rsidRPr="00D7257D">
        <w:t>5</w:t>
      </w:r>
      <w:r w:rsidR="00F712B9" w:rsidRPr="00D7257D">
        <w:fldChar w:fldCharType="end"/>
      </w:r>
      <w:r w:rsidR="00F712B9" w:rsidRPr="00D7257D">
        <w:t>.</w:t>
      </w:r>
      <w:r w:rsidR="00F712B9" w:rsidRPr="00D7257D">
        <w:fldChar w:fldCharType="begin"/>
      </w:r>
      <w:r w:rsidR="00F712B9" w:rsidRPr="00D7257D">
        <w:instrText xml:space="preserve"> SEQ Tablica \* ARABIC \s 1 </w:instrText>
      </w:r>
      <w:r w:rsidR="00F712B9" w:rsidRPr="00D7257D">
        <w:fldChar w:fldCharType="separate"/>
      </w:r>
      <w:r w:rsidR="00F712B9" w:rsidRPr="00D7257D">
        <w:t>5</w:t>
      </w:r>
      <w:r w:rsidR="00F712B9" w:rsidRPr="00D7257D">
        <w:fldChar w:fldCharType="end"/>
      </w:r>
      <w:r w:rsidRPr="00D7257D">
        <w:t>. Pregled HTTP krajnjih točaka zajedno s kontekstom unutar sustava</w:t>
      </w:r>
      <w:bookmarkEnd w:id="64"/>
    </w:p>
    <w:tbl>
      <w:tblPr>
        <w:tblStyle w:val="GridTable4-Accent6"/>
        <w:tblW w:w="0" w:type="auto"/>
        <w:tblLook w:val="04A0" w:firstRow="1" w:lastRow="0" w:firstColumn="1" w:lastColumn="0" w:noHBand="0" w:noVBand="1"/>
      </w:tblPr>
      <w:tblGrid>
        <w:gridCol w:w="3295"/>
        <w:gridCol w:w="1332"/>
        <w:gridCol w:w="1501"/>
        <w:gridCol w:w="1471"/>
        <w:gridCol w:w="1463"/>
      </w:tblGrid>
      <w:tr w:rsidR="0017636D" w:rsidRPr="00092E66" w14:paraId="4A6E74EC" w14:textId="0E07B665" w:rsidTr="00C57F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5" w:type="dxa"/>
          </w:tcPr>
          <w:p w14:paraId="1D0E6FAF" w14:textId="2443DEC8" w:rsidR="0017636D" w:rsidRPr="00092E66" w:rsidRDefault="0017636D" w:rsidP="003E1703">
            <w:pPr>
              <w:spacing w:line="360" w:lineRule="auto"/>
              <w:jc w:val="center"/>
              <w:rPr>
                <w:rFonts w:asciiTheme="majorBidi" w:hAnsiTheme="majorBidi" w:cstheme="majorBidi"/>
                <w:sz w:val="20"/>
                <w:szCs w:val="20"/>
              </w:rPr>
            </w:pPr>
            <w:r w:rsidRPr="00092E66">
              <w:rPr>
                <w:rFonts w:asciiTheme="majorBidi" w:hAnsiTheme="majorBidi" w:cstheme="majorBidi"/>
                <w:sz w:val="20"/>
                <w:szCs w:val="20"/>
              </w:rPr>
              <w:t>HTTP krajnja točka</w:t>
            </w:r>
          </w:p>
        </w:tc>
        <w:tc>
          <w:tcPr>
            <w:tcW w:w="1411" w:type="dxa"/>
          </w:tcPr>
          <w:p w14:paraId="4DDF522F" w14:textId="42E61B1A" w:rsidR="0017636D" w:rsidRPr="00092E66" w:rsidRDefault="0017636D" w:rsidP="003E1703">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HTTP metoda</w:t>
            </w:r>
          </w:p>
        </w:tc>
        <w:tc>
          <w:tcPr>
            <w:tcW w:w="1569" w:type="dxa"/>
          </w:tcPr>
          <w:p w14:paraId="0B60A51A" w14:textId="5DFFCE91" w:rsidR="0017636D" w:rsidRPr="00092E66" w:rsidRDefault="0017636D" w:rsidP="003E1703">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Pošiljatelj zahtjeva</w:t>
            </w:r>
          </w:p>
        </w:tc>
        <w:tc>
          <w:tcPr>
            <w:tcW w:w="1541" w:type="dxa"/>
          </w:tcPr>
          <w:p w14:paraId="15AA89A0" w14:textId="25BB80B6" w:rsidR="0017636D" w:rsidRPr="00092E66" w:rsidRDefault="0017636D" w:rsidP="003E1703">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Primatelj zahtjeva</w:t>
            </w:r>
          </w:p>
        </w:tc>
        <w:tc>
          <w:tcPr>
            <w:tcW w:w="1534" w:type="dxa"/>
          </w:tcPr>
          <w:p w14:paraId="58ECEEFF" w14:textId="6D143095" w:rsidR="0017636D" w:rsidRPr="00092E66" w:rsidRDefault="0017636D" w:rsidP="003E1703">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Opis</w:t>
            </w:r>
          </w:p>
        </w:tc>
      </w:tr>
      <w:tr w:rsidR="0017636D" w:rsidRPr="00092E66" w14:paraId="24D33FAD" w14:textId="116EFA74" w:rsidTr="00C57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5" w:type="dxa"/>
          </w:tcPr>
          <w:p w14:paraId="0A886B9D" w14:textId="6F2ED9D9" w:rsidR="0017636D" w:rsidRPr="00092E66" w:rsidRDefault="0017636D" w:rsidP="003E1703">
            <w:pPr>
              <w:spacing w:line="360" w:lineRule="auto"/>
              <w:jc w:val="center"/>
              <w:rPr>
                <w:rFonts w:ascii="Consolas" w:hAnsi="Consolas" w:cstheme="majorBidi"/>
                <w:sz w:val="20"/>
                <w:szCs w:val="20"/>
              </w:rPr>
            </w:pPr>
            <w:r w:rsidRPr="00092E66">
              <w:rPr>
                <w:rFonts w:ascii="Consolas" w:hAnsi="Consolas" w:cstheme="majorBidi"/>
                <w:sz w:val="20"/>
                <w:szCs w:val="20"/>
              </w:rPr>
              <w:t>http://localhost:3000/podaci</w:t>
            </w:r>
          </w:p>
        </w:tc>
        <w:tc>
          <w:tcPr>
            <w:tcW w:w="1411" w:type="dxa"/>
          </w:tcPr>
          <w:p w14:paraId="2E950C66" w14:textId="1D174860" w:rsidR="0017636D" w:rsidRPr="00092E66" w:rsidRDefault="0017636D"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Consolas" w:hAnsi="Consolas" w:cstheme="majorBidi"/>
                <w:sz w:val="20"/>
                <w:szCs w:val="20"/>
              </w:rPr>
            </w:pPr>
            <w:r w:rsidRPr="00092E66">
              <w:rPr>
                <w:rFonts w:ascii="Consolas" w:hAnsi="Consolas" w:cstheme="majorBidi"/>
                <w:sz w:val="20"/>
                <w:szCs w:val="20"/>
              </w:rPr>
              <w:t>GET</w:t>
            </w:r>
          </w:p>
        </w:tc>
        <w:tc>
          <w:tcPr>
            <w:tcW w:w="1569" w:type="dxa"/>
          </w:tcPr>
          <w:p w14:paraId="27097EE5" w14:textId="7858E06F" w:rsidR="0017636D" w:rsidRPr="00092E66" w:rsidRDefault="0017636D"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Korisničko sučelje</w:t>
            </w:r>
          </w:p>
        </w:tc>
        <w:tc>
          <w:tcPr>
            <w:tcW w:w="1541" w:type="dxa"/>
          </w:tcPr>
          <w:p w14:paraId="3255E8DD" w14:textId="793E4248" w:rsidR="0017636D" w:rsidRPr="00092E66" w:rsidRDefault="0017636D"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Pristupna točka za korisničko sučelje</w:t>
            </w:r>
          </w:p>
        </w:tc>
        <w:tc>
          <w:tcPr>
            <w:tcW w:w="1534" w:type="dxa"/>
          </w:tcPr>
          <w:p w14:paraId="698AE657" w14:textId="731FB54C" w:rsidR="0017636D" w:rsidRPr="00092E66" w:rsidRDefault="0017636D" w:rsidP="003E17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Dohvat svih podataka iz baze, u ovom slučaju povijesnih podataka</w:t>
            </w:r>
          </w:p>
        </w:tc>
      </w:tr>
      <w:tr w:rsidR="0017636D" w:rsidRPr="00092E66" w14:paraId="1B604132" w14:textId="01FFDE3E" w:rsidTr="00C57F17">
        <w:tc>
          <w:tcPr>
            <w:cnfStyle w:val="001000000000" w:firstRow="0" w:lastRow="0" w:firstColumn="1" w:lastColumn="0" w:oddVBand="0" w:evenVBand="0" w:oddHBand="0" w:evenHBand="0" w:firstRowFirstColumn="0" w:firstRowLastColumn="0" w:lastRowFirstColumn="0" w:lastRowLastColumn="0"/>
            <w:tcW w:w="3295" w:type="dxa"/>
          </w:tcPr>
          <w:p w14:paraId="573E9E12" w14:textId="30C0F71C" w:rsidR="0017636D" w:rsidRPr="00092E66" w:rsidRDefault="0017636D" w:rsidP="003E1703">
            <w:pPr>
              <w:spacing w:line="360" w:lineRule="auto"/>
              <w:jc w:val="center"/>
              <w:rPr>
                <w:rFonts w:ascii="Consolas" w:hAnsi="Consolas" w:cstheme="majorBidi"/>
                <w:sz w:val="20"/>
                <w:szCs w:val="20"/>
              </w:rPr>
            </w:pPr>
            <w:r w:rsidRPr="00092E66">
              <w:rPr>
                <w:rFonts w:ascii="Consolas" w:hAnsi="Consolas" w:cstheme="majorBidi"/>
                <w:sz w:val="20"/>
                <w:szCs w:val="20"/>
              </w:rPr>
              <w:t>http://localhost:3000/podaci</w:t>
            </w:r>
          </w:p>
        </w:tc>
        <w:tc>
          <w:tcPr>
            <w:tcW w:w="1411" w:type="dxa"/>
          </w:tcPr>
          <w:p w14:paraId="18430AA8" w14:textId="06E13950" w:rsidR="0017636D" w:rsidRPr="00092E66" w:rsidRDefault="0017636D"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Consolas" w:hAnsi="Consolas" w:cstheme="majorBidi"/>
                <w:sz w:val="20"/>
                <w:szCs w:val="20"/>
              </w:rPr>
            </w:pPr>
            <w:r w:rsidRPr="00092E66">
              <w:rPr>
                <w:rFonts w:ascii="Consolas" w:hAnsi="Consolas" w:cstheme="majorBidi"/>
                <w:sz w:val="20"/>
                <w:szCs w:val="20"/>
              </w:rPr>
              <w:t>DELETE</w:t>
            </w:r>
          </w:p>
        </w:tc>
        <w:tc>
          <w:tcPr>
            <w:tcW w:w="1569" w:type="dxa"/>
          </w:tcPr>
          <w:p w14:paraId="5EFC9B02" w14:textId="229C0501" w:rsidR="0017636D" w:rsidRPr="00092E66" w:rsidRDefault="0017636D"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Korisničko sučelje</w:t>
            </w:r>
          </w:p>
        </w:tc>
        <w:tc>
          <w:tcPr>
            <w:tcW w:w="1541" w:type="dxa"/>
          </w:tcPr>
          <w:p w14:paraId="1BD37C9D" w14:textId="454CB2CF" w:rsidR="0017636D" w:rsidRPr="00092E66" w:rsidRDefault="0017636D"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Pristupna točka za korisničko sučelje</w:t>
            </w:r>
          </w:p>
        </w:tc>
        <w:tc>
          <w:tcPr>
            <w:tcW w:w="1534" w:type="dxa"/>
          </w:tcPr>
          <w:p w14:paraId="4FFDAB6B" w14:textId="0074A7B9" w:rsidR="0017636D" w:rsidRPr="00092E66" w:rsidRDefault="0017636D" w:rsidP="003E170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092E66">
              <w:rPr>
                <w:rFonts w:asciiTheme="majorBidi" w:hAnsiTheme="majorBidi" w:cstheme="majorBidi"/>
                <w:sz w:val="20"/>
                <w:szCs w:val="20"/>
              </w:rPr>
              <w:t>Brisanje svih podataka iz baze</w:t>
            </w:r>
          </w:p>
        </w:tc>
      </w:tr>
    </w:tbl>
    <w:p w14:paraId="1D9AABD8" w14:textId="77777777" w:rsidR="00A94EB9" w:rsidRPr="00D7257D" w:rsidRDefault="00A94EB9" w:rsidP="003E1703">
      <w:pPr>
        <w:spacing w:line="360" w:lineRule="auto"/>
        <w:rPr>
          <w:rFonts w:asciiTheme="majorBidi" w:hAnsiTheme="majorBidi" w:cstheme="majorBidi"/>
        </w:rPr>
      </w:pPr>
    </w:p>
    <w:p w14:paraId="2547AF9A" w14:textId="77777777" w:rsidR="0004375C" w:rsidRPr="00D7257D" w:rsidRDefault="0004375C" w:rsidP="003E1703">
      <w:pPr>
        <w:spacing w:line="360" w:lineRule="auto"/>
        <w:rPr>
          <w:rFonts w:asciiTheme="majorBidi" w:hAnsiTheme="majorBidi" w:cstheme="majorBidi"/>
        </w:rPr>
      </w:pPr>
    </w:p>
    <w:p w14:paraId="4EBEC7B2" w14:textId="0C1C8AC6" w:rsidR="009D1112" w:rsidRPr="00D7257D" w:rsidRDefault="00000FB9" w:rsidP="00F77E49">
      <w:pPr>
        <w:pStyle w:val="Heading2"/>
        <w:rPr>
          <w:lang w:val="hr-HR"/>
        </w:rPr>
      </w:pPr>
      <w:bookmarkStart w:id="65" w:name="_Toc233394052"/>
      <w:r w:rsidRPr="00D7257D">
        <w:rPr>
          <w:lang w:val="hr-HR"/>
        </w:rPr>
        <w:t>5.</w:t>
      </w:r>
      <w:r w:rsidR="00F77E49" w:rsidRPr="00D7257D">
        <w:rPr>
          <w:lang w:val="hr-HR"/>
        </w:rPr>
        <w:t>6</w:t>
      </w:r>
      <w:r w:rsidRPr="00D7257D">
        <w:rPr>
          <w:lang w:val="hr-HR"/>
        </w:rPr>
        <w:t>. Implementacijska ograničenja</w:t>
      </w:r>
      <w:bookmarkEnd w:id="65"/>
    </w:p>
    <w:p w14:paraId="5D52F592" w14:textId="3F843183" w:rsidR="00F2699D" w:rsidRPr="00D7257D" w:rsidRDefault="004E0E81" w:rsidP="006F6331">
      <w:pPr>
        <w:spacing w:line="360" w:lineRule="auto"/>
        <w:rPr>
          <w:rFonts w:asciiTheme="majorBidi" w:hAnsiTheme="majorBidi" w:cstheme="majorBidi"/>
          <w:bCs/>
        </w:rPr>
      </w:pPr>
      <w:r w:rsidRPr="00D7257D">
        <w:rPr>
          <w:rFonts w:asciiTheme="majorBidi" w:hAnsiTheme="majorBidi" w:cstheme="majorBidi"/>
          <w:bCs/>
        </w:rPr>
        <w:tab/>
      </w:r>
      <w:r w:rsidR="00DE145F" w:rsidRPr="00D7257D">
        <w:rPr>
          <w:rFonts w:asciiTheme="majorBidi" w:hAnsiTheme="majorBidi" w:cstheme="majorBidi"/>
          <w:bCs/>
        </w:rPr>
        <w:t xml:space="preserve">Prototip izrađen u sklopu ovog rada simulira </w:t>
      </w:r>
      <w:r w:rsidR="006B3B2E" w:rsidRPr="00D7257D">
        <w:rPr>
          <w:rFonts w:asciiTheme="majorBidi" w:hAnsiTheme="majorBidi" w:cstheme="majorBidi"/>
          <w:bCs/>
        </w:rPr>
        <w:t>os</w:t>
      </w:r>
      <w:r w:rsidR="00DE145F" w:rsidRPr="00D7257D">
        <w:rPr>
          <w:rFonts w:asciiTheme="majorBidi" w:hAnsiTheme="majorBidi" w:cstheme="majorBidi"/>
          <w:bCs/>
        </w:rPr>
        <w:t>novne mehanizme prijenosa poruka</w:t>
      </w:r>
      <w:r w:rsidR="00266309" w:rsidRPr="00D7257D">
        <w:rPr>
          <w:rFonts w:asciiTheme="majorBidi" w:hAnsiTheme="majorBidi" w:cstheme="majorBidi"/>
          <w:bCs/>
        </w:rPr>
        <w:t xml:space="preserve"> i upravljanja uređajima, no sadrži i određena ograničenja. </w:t>
      </w:r>
      <w:r w:rsidR="006F6331" w:rsidRPr="00D7257D">
        <w:rPr>
          <w:rFonts w:asciiTheme="majorBidi" w:hAnsiTheme="majorBidi" w:cstheme="majorBidi"/>
          <w:bCs/>
        </w:rPr>
        <w:t>Spomenuta ograničenja variraju po prirodi i važnosti</w:t>
      </w:r>
      <w:r w:rsidR="007B66A1" w:rsidRPr="00D7257D">
        <w:rPr>
          <w:rFonts w:asciiTheme="majorBidi" w:hAnsiTheme="majorBidi" w:cstheme="majorBidi"/>
          <w:bCs/>
        </w:rPr>
        <w:t>. Jedno od očitih ograničenja je nedostatak trajne pohrane podataka na razini posrednika poruka. Naime, u</w:t>
      </w:r>
      <w:r w:rsidR="00D168E4" w:rsidRPr="00D7257D">
        <w:rPr>
          <w:rFonts w:asciiTheme="majorBidi" w:hAnsiTheme="majorBidi" w:cstheme="majorBidi"/>
          <w:bCs/>
        </w:rPr>
        <w:t xml:space="preserve"> implementaciji je korišten NATS posrednik, bez JetStreama, koji bi omogućio trajnu pohranu poruka. Trajnost se postiže isključivo bazom podataka, što je dovoljno kako bi simulator ispunjavao svrhu i pokazao željeno ponašanje, </w:t>
      </w:r>
      <w:r w:rsidR="00D41615" w:rsidRPr="00D7257D">
        <w:rPr>
          <w:rFonts w:asciiTheme="majorBidi" w:hAnsiTheme="majorBidi" w:cstheme="majorBidi"/>
          <w:bCs/>
        </w:rPr>
        <w:t>no ne osigurava u potpunosti od gubitka poruka u sustavu. Ako bi iz bilo kojeg razloga došlo do gubitka poruke</w:t>
      </w:r>
      <w:r w:rsidR="00AE14F9" w:rsidRPr="00D7257D">
        <w:rPr>
          <w:rFonts w:asciiTheme="majorBidi" w:hAnsiTheme="majorBidi" w:cstheme="majorBidi"/>
          <w:bCs/>
        </w:rPr>
        <w:t xml:space="preserve"> nakon njezine objave na NATS predmet, moglo bi se dogoditi da željena komponenta nikad ne primi poruku te bi došlo do njezinog gubitka.</w:t>
      </w:r>
    </w:p>
    <w:p w14:paraId="0D8874B4" w14:textId="3AE0B6E6" w:rsidR="00F85CD1" w:rsidRPr="00D7257D" w:rsidRDefault="00F85CD1" w:rsidP="006F6331">
      <w:pPr>
        <w:spacing w:line="360" w:lineRule="auto"/>
        <w:rPr>
          <w:rFonts w:asciiTheme="majorBidi" w:hAnsiTheme="majorBidi" w:cstheme="majorBidi"/>
          <w:bCs/>
        </w:rPr>
      </w:pPr>
      <w:r w:rsidRPr="00D7257D">
        <w:rPr>
          <w:rFonts w:asciiTheme="majorBidi" w:hAnsiTheme="majorBidi" w:cstheme="majorBidi"/>
          <w:bCs/>
        </w:rPr>
        <w:lastRenderedPageBreak/>
        <w:tab/>
        <w:t xml:space="preserve">Još jedno ograničenje ove implementacije je </w:t>
      </w:r>
      <w:r w:rsidR="00503A25" w:rsidRPr="00D7257D">
        <w:rPr>
          <w:rFonts w:asciiTheme="majorBidi" w:hAnsiTheme="majorBidi" w:cstheme="majorBidi"/>
          <w:bCs/>
        </w:rPr>
        <w:t>nedostatak sigurnosnih mehanizama autentifikacije i autorizacije</w:t>
      </w:r>
      <w:r w:rsidR="00EC4587" w:rsidRPr="00D7257D">
        <w:rPr>
          <w:rFonts w:asciiTheme="majorBidi" w:hAnsiTheme="majorBidi" w:cstheme="majorBidi"/>
          <w:bCs/>
        </w:rPr>
        <w:t xml:space="preserve">. </w:t>
      </w:r>
      <w:r w:rsidR="0033492B" w:rsidRPr="00D7257D">
        <w:rPr>
          <w:rFonts w:asciiTheme="majorBidi" w:hAnsiTheme="majorBidi" w:cstheme="majorBidi"/>
          <w:bCs/>
        </w:rPr>
        <w:t xml:space="preserve">Prilikom </w:t>
      </w:r>
      <w:r w:rsidR="00A7493C" w:rsidRPr="00D7257D">
        <w:rPr>
          <w:rFonts w:asciiTheme="majorBidi" w:hAnsiTheme="majorBidi" w:cstheme="majorBidi"/>
          <w:bCs/>
        </w:rPr>
        <w:t>slanja bilo NATS poruka, bilo Socket.io događaja</w:t>
      </w:r>
      <w:r w:rsidR="00C95DC6" w:rsidRPr="00D7257D">
        <w:rPr>
          <w:rFonts w:asciiTheme="majorBidi" w:hAnsiTheme="majorBidi" w:cstheme="majorBidi"/>
          <w:bCs/>
        </w:rPr>
        <w:t>, ne postoji mehanizam koji bi utvrdio šalje li poruku komponenta predviđena implementacijom, a isto vrijedi i za primanje poruke.</w:t>
      </w:r>
      <w:r w:rsidR="00D12C9A" w:rsidRPr="00D7257D">
        <w:rPr>
          <w:rFonts w:asciiTheme="majorBidi" w:hAnsiTheme="majorBidi" w:cstheme="majorBidi"/>
          <w:bCs/>
        </w:rPr>
        <w:t xml:space="preserve"> Treća strana bi se, npr., mogla povezati u sustav, predstavljajući se kao uređaj te slati vlastite podatke</w:t>
      </w:r>
      <w:r w:rsidR="008C5BC2" w:rsidRPr="00D7257D">
        <w:rPr>
          <w:rFonts w:asciiTheme="majorBidi" w:hAnsiTheme="majorBidi" w:cstheme="majorBidi"/>
          <w:bCs/>
        </w:rPr>
        <w:t xml:space="preserve"> ili objavljivati/pretplatiti se na NATS predmet i tako ometati rad sustava. S ovim je povezano i ograničenje </w:t>
      </w:r>
      <w:r w:rsidR="00C47D6D" w:rsidRPr="00D7257D">
        <w:rPr>
          <w:rFonts w:asciiTheme="majorBidi" w:hAnsiTheme="majorBidi" w:cstheme="majorBidi"/>
          <w:bCs/>
        </w:rPr>
        <w:t>glede nedostatka sanitizacije ulaznih podataka.</w:t>
      </w:r>
    </w:p>
    <w:p w14:paraId="68B28ECE" w14:textId="7F729995" w:rsidR="00C47D6D" w:rsidRPr="00D7257D" w:rsidRDefault="00C47D6D" w:rsidP="006F6331">
      <w:pPr>
        <w:spacing w:line="360" w:lineRule="auto"/>
        <w:rPr>
          <w:rFonts w:asciiTheme="majorBidi" w:hAnsiTheme="majorBidi" w:cstheme="majorBidi"/>
          <w:bCs/>
        </w:rPr>
      </w:pPr>
      <w:r w:rsidRPr="00D7257D">
        <w:rPr>
          <w:rFonts w:asciiTheme="majorBidi" w:hAnsiTheme="majorBidi" w:cstheme="majorBidi"/>
          <w:bCs/>
        </w:rPr>
        <w:tab/>
      </w:r>
      <w:r w:rsidR="009C7E1D" w:rsidRPr="00D7257D">
        <w:rPr>
          <w:rFonts w:asciiTheme="majorBidi" w:hAnsiTheme="majorBidi" w:cstheme="majorBidi"/>
          <w:bCs/>
        </w:rPr>
        <w:t xml:space="preserve">U sustavu postoji i nedostatak glede jedinstvenosti ID vrijednosti uređaja. Naime, implementacija trenutno nalaže da korisnik sam određuje i unosi ID vrijednosti uređaja kojima se povezuje u sustav. </w:t>
      </w:r>
      <w:r w:rsidR="00C4188F" w:rsidRPr="00D7257D">
        <w:rPr>
          <w:rFonts w:asciiTheme="majorBidi" w:hAnsiTheme="majorBidi" w:cstheme="majorBidi"/>
          <w:bCs/>
        </w:rPr>
        <w:t xml:space="preserve">To znači da je osiguravanje jedinstvenosti tih ID vrijednosti zadaća korisnika ili skripte koja pokreće uređaje. </w:t>
      </w:r>
      <w:r w:rsidR="00CB0ABB" w:rsidRPr="00D7257D">
        <w:rPr>
          <w:rFonts w:asciiTheme="majorBidi" w:hAnsiTheme="majorBidi" w:cstheme="majorBidi"/>
          <w:bCs/>
        </w:rPr>
        <w:t>U slučaju pokretanja više uređaja iste ID vrijednosti, može doći do nepredviđenog i neispravnog ponašanja sustava.</w:t>
      </w:r>
    </w:p>
    <w:p w14:paraId="0936698B" w14:textId="5F742888" w:rsidR="00820F6A" w:rsidRPr="00D7257D" w:rsidRDefault="00820F6A" w:rsidP="006F6331">
      <w:pPr>
        <w:spacing w:line="360" w:lineRule="auto"/>
        <w:rPr>
          <w:rFonts w:asciiTheme="majorBidi" w:hAnsiTheme="majorBidi" w:cstheme="majorBidi"/>
          <w:bCs/>
        </w:rPr>
      </w:pPr>
      <w:r w:rsidRPr="00D7257D">
        <w:rPr>
          <w:rFonts w:asciiTheme="majorBidi" w:hAnsiTheme="majorBidi" w:cstheme="majorBidi"/>
          <w:bCs/>
        </w:rPr>
        <w:tab/>
      </w:r>
      <w:r w:rsidR="0037577A" w:rsidRPr="00D7257D">
        <w:rPr>
          <w:rFonts w:asciiTheme="majorBidi" w:hAnsiTheme="majorBidi" w:cstheme="majorBidi"/>
          <w:bCs/>
        </w:rPr>
        <w:t xml:space="preserve">Trenutna </w:t>
      </w:r>
      <w:r w:rsidR="005D777B" w:rsidRPr="00D7257D">
        <w:rPr>
          <w:rFonts w:asciiTheme="majorBidi" w:hAnsiTheme="majorBidi" w:cstheme="majorBidi"/>
          <w:bCs/>
        </w:rPr>
        <w:t xml:space="preserve">arhitektura implementiranog rješenja ograničena i u vidu horizontalnog skaliranja. Trenutno se pokreće samo jedna instanca svake poslužiteljske komponente, što </w:t>
      </w:r>
      <w:r w:rsidR="00191070" w:rsidRPr="00D7257D">
        <w:rPr>
          <w:rFonts w:asciiTheme="majorBidi" w:hAnsiTheme="majorBidi" w:cstheme="majorBidi"/>
          <w:bCs/>
        </w:rPr>
        <w:t xml:space="preserve">omogućuje nesmetano korištenje sustava u uvjetima testiranja, no u slučaju velikog </w:t>
      </w:r>
      <w:r w:rsidR="0071655C" w:rsidRPr="00D7257D">
        <w:rPr>
          <w:rFonts w:asciiTheme="majorBidi" w:hAnsiTheme="majorBidi" w:cstheme="majorBidi"/>
          <w:bCs/>
        </w:rPr>
        <w:t>broja uređaja i korisnika</w:t>
      </w:r>
      <w:r w:rsidR="003F5F94" w:rsidRPr="00D7257D">
        <w:rPr>
          <w:rFonts w:asciiTheme="majorBidi" w:hAnsiTheme="majorBidi" w:cstheme="majorBidi"/>
          <w:bCs/>
        </w:rPr>
        <w:t xml:space="preserve">, vjerojatno ne bi zadovoljilo propisane nefunkcionalne zahtjeve te performanse ne bi bile u skladu s industrijskim standardima. Kako bi se ovaj problem riješio, bilo bi potrebno pokrenuti </w:t>
      </w:r>
      <w:r w:rsidR="0071655C" w:rsidRPr="00D7257D">
        <w:rPr>
          <w:rFonts w:asciiTheme="majorBidi" w:hAnsiTheme="majorBidi" w:cstheme="majorBidi"/>
          <w:bCs/>
        </w:rPr>
        <w:t xml:space="preserve">veći broj komponenti poslužitelja te implementirati komponentu za ujednačavanje opterećenja (engl. </w:t>
      </w:r>
      <w:r w:rsidR="0071655C" w:rsidRPr="00D7257D">
        <w:rPr>
          <w:rFonts w:asciiTheme="majorBidi" w:hAnsiTheme="majorBidi" w:cstheme="majorBidi"/>
          <w:bCs/>
          <w:i/>
          <w:iCs/>
        </w:rPr>
        <w:t>load balancing</w:t>
      </w:r>
      <w:r w:rsidR="0071655C" w:rsidRPr="00D7257D">
        <w:rPr>
          <w:rFonts w:asciiTheme="majorBidi" w:hAnsiTheme="majorBidi" w:cstheme="majorBidi"/>
          <w:bCs/>
        </w:rPr>
        <w:t xml:space="preserve">), koja bi pristigle podatke te korisničke zahtjeve raspoređivala po </w:t>
      </w:r>
      <w:r w:rsidR="002C7A29" w:rsidRPr="00D7257D">
        <w:rPr>
          <w:rFonts w:asciiTheme="majorBidi" w:hAnsiTheme="majorBidi" w:cstheme="majorBidi"/>
          <w:bCs/>
        </w:rPr>
        <w:t xml:space="preserve">različitim instancama navedenih komponenti. To bi efektivno podrazumijevalo </w:t>
      </w:r>
      <w:r w:rsidR="00033AF0" w:rsidRPr="00D7257D">
        <w:rPr>
          <w:rFonts w:asciiTheme="majorBidi" w:hAnsiTheme="majorBidi" w:cstheme="majorBidi"/>
          <w:bCs/>
        </w:rPr>
        <w:t xml:space="preserve">prelazak na istinski distribuiranu arhitekturu. </w:t>
      </w:r>
      <w:r w:rsidR="007A24C1" w:rsidRPr="00D7257D">
        <w:rPr>
          <w:rFonts w:asciiTheme="majorBidi" w:hAnsiTheme="majorBidi" w:cstheme="majorBidi"/>
          <w:bCs/>
        </w:rPr>
        <w:t>Trenutni koncept podržava ovakvu nadogradnju pa je to jedan od sljedećih logičnih koraka</w:t>
      </w:r>
      <w:r w:rsidR="00B85627" w:rsidRPr="00D7257D">
        <w:rPr>
          <w:rFonts w:asciiTheme="majorBidi" w:hAnsiTheme="majorBidi" w:cstheme="majorBidi"/>
          <w:bCs/>
        </w:rPr>
        <w:t xml:space="preserve"> poboljšanja razvijenog sustava.</w:t>
      </w:r>
    </w:p>
    <w:p w14:paraId="5694BA7D" w14:textId="2C481475" w:rsidR="004C7B59" w:rsidRPr="00D7257D" w:rsidRDefault="00B85627" w:rsidP="006B3B2E">
      <w:pPr>
        <w:spacing w:line="360" w:lineRule="auto"/>
        <w:rPr>
          <w:rFonts w:asciiTheme="majorBidi" w:hAnsiTheme="majorBidi" w:cstheme="majorBidi"/>
          <w:bCs/>
        </w:rPr>
      </w:pPr>
      <w:r w:rsidRPr="00D7257D">
        <w:rPr>
          <w:rFonts w:asciiTheme="majorBidi" w:hAnsiTheme="majorBidi" w:cstheme="majorBidi"/>
          <w:bCs/>
        </w:rPr>
        <w:tab/>
        <w:t xml:space="preserve">Svakako valja spomenuti i </w:t>
      </w:r>
      <w:r w:rsidR="00EA61A4" w:rsidRPr="00D7257D">
        <w:rPr>
          <w:rFonts w:asciiTheme="majorBidi" w:hAnsiTheme="majorBidi" w:cstheme="majorBidi"/>
          <w:bCs/>
        </w:rPr>
        <w:t xml:space="preserve">ograničenje nastalo korištenjem besplatne opcije na Renderu u svrhu puštanja baze podataka u pogon. </w:t>
      </w:r>
      <w:r w:rsidR="009D34A8" w:rsidRPr="00D7257D">
        <w:rPr>
          <w:rFonts w:asciiTheme="majorBidi" w:hAnsiTheme="majorBidi" w:cstheme="majorBidi"/>
          <w:bCs/>
        </w:rPr>
        <w:t xml:space="preserve">Korištenje te opcije ograničava kapacitet, dostupnost te performanse baze podataka. Ovo ograničenje, kao i prethodno, ne dolazi do izražaja u okruženju ispitivanja, no u </w:t>
      </w:r>
      <w:r w:rsidR="00637031" w:rsidRPr="00D7257D">
        <w:rPr>
          <w:rFonts w:asciiTheme="majorBidi" w:hAnsiTheme="majorBidi" w:cstheme="majorBidi"/>
          <w:bCs/>
        </w:rPr>
        <w:t xml:space="preserve">produkcijskom okruženju, trenutne postavke baze podataka vjerojatno ne bi bile dovoljne za osiguravanje potrebnih </w:t>
      </w:r>
      <w:r w:rsidR="006B3B2E" w:rsidRPr="00D7257D">
        <w:rPr>
          <w:rFonts w:asciiTheme="majorBidi" w:hAnsiTheme="majorBidi" w:cstheme="majorBidi"/>
          <w:bCs/>
        </w:rPr>
        <w:t>performansi.</w:t>
      </w:r>
    </w:p>
    <w:p w14:paraId="3474EC09" w14:textId="77777777" w:rsidR="004C7B59" w:rsidRPr="00D7257D" w:rsidRDefault="004C7B59" w:rsidP="004C7B59">
      <w:pPr>
        <w:spacing w:line="360" w:lineRule="auto"/>
        <w:rPr>
          <w:rFonts w:asciiTheme="majorBidi" w:hAnsiTheme="majorBidi" w:cstheme="majorBidi"/>
          <w:b/>
          <w:sz w:val="28"/>
          <w:szCs w:val="28"/>
        </w:rPr>
      </w:pPr>
    </w:p>
    <w:p w14:paraId="078EE6E1" w14:textId="77777777" w:rsidR="0040090E" w:rsidRPr="00D7257D" w:rsidRDefault="0040090E" w:rsidP="003E1703">
      <w:pPr>
        <w:spacing w:after="120" w:line="360" w:lineRule="auto"/>
        <w:ind w:firstLine="720"/>
        <w:rPr>
          <w:rFonts w:asciiTheme="majorBidi" w:hAnsiTheme="majorBidi" w:cstheme="majorBidi"/>
        </w:rPr>
      </w:pPr>
      <w:r w:rsidRPr="00D7257D">
        <w:rPr>
          <w:rFonts w:asciiTheme="majorBidi" w:hAnsiTheme="majorBidi" w:cstheme="majorBidi"/>
        </w:rPr>
        <w:lastRenderedPageBreak/>
        <w:t>U ovom poglavlju prikazana je implementacija prototipa kroz simulator izvora događaja, poslužiteljske komponente, korisničko sučelje, podatkovni model i komunikacijske ugovore. Posebno je istaknuto razdvajanje brzog toka podataka prema korisničkom sučelju od toka kojim se potvrđuje trajna pohrana u bazu. Takav pristup omogućuje nisku latenciju prikaza, ali istodobno pruža korisniku informaciju o tome je li događaj potvrđeno spremljen.</w:t>
      </w:r>
    </w:p>
    <w:p w14:paraId="103C04C2" w14:textId="77777777" w:rsidR="0040090E" w:rsidRPr="00D7257D" w:rsidRDefault="0040090E" w:rsidP="003E1703">
      <w:pPr>
        <w:spacing w:after="120" w:line="360" w:lineRule="auto"/>
        <w:ind w:firstLine="720"/>
        <w:rPr>
          <w:rFonts w:asciiTheme="majorBidi" w:hAnsiTheme="majorBidi" w:cstheme="majorBidi"/>
        </w:rPr>
      </w:pPr>
      <w:r w:rsidRPr="00D7257D">
        <w:rPr>
          <w:rFonts w:asciiTheme="majorBidi" w:hAnsiTheme="majorBidi" w:cstheme="majorBidi"/>
        </w:rPr>
        <w:t>Opisani komunikacijski ugovori i vremenske oznake u bazi stvaraju osnovu za evaluaciju prototipa. Time se poglavlje 5 povezuje s poglavljem koje slijedi, u kojem se ponašanje sustava može provjeriti kroz mjerila latencije, cjelovitosti obrade, pojave duplikata i ponašanja pri različitim opterećenjima.</w:t>
      </w:r>
    </w:p>
    <w:p w14:paraId="24EB4F26" w14:textId="77777777" w:rsidR="00F51F51" w:rsidRPr="00D7257D" w:rsidRDefault="00F51F51" w:rsidP="003E1703">
      <w:pPr>
        <w:spacing w:after="120" w:line="360" w:lineRule="auto"/>
        <w:ind w:firstLine="720"/>
        <w:rPr>
          <w:rFonts w:asciiTheme="majorBidi" w:hAnsiTheme="majorBidi" w:cstheme="majorBidi"/>
        </w:rPr>
      </w:pPr>
    </w:p>
    <w:p w14:paraId="49AC0E64" w14:textId="528E4299" w:rsidR="00F51F51" w:rsidRPr="00D7257D" w:rsidRDefault="00E361B7" w:rsidP="00F77E49">
      <w:pPr>
        <w:pStyle w:val="Heading1"/>
        <w:rPr>
          <w:lang w:val="hr-HR"/>
        </w:rPr>
      </w:pPr>
      <w:bookmarkStart w:id="66" w:name="_Toc233394053"/>
      <w:r w:rsidRPr="00D7257D">
        <w:rPr>
          <w:lang w:val="hr-HR"/>
        </w:rPr>
        <w:t>Evaluacija prototipa</w:t>
      </w:r>
      <w:bookmarkEnd w:id="66"/>
    </w:p>
    <w:p w14:paraId="57F6FF41" w14:textId="77777777" w:rsidR="00311237" w:rsidRPr="00D7257D" w:rsidRDefault="00311237" w:rsidP="00311237">
      <w:pPr>
        <w:rPr>
          <w:rFonts w:asciiTheme="majorBidi" w:hAnsiTheme="majorBidi" w:cstheme="majorBidi"/>
        </w:rPr>
      </w:pPr>
    </w:p>
    <w:p w14:paraId="645DA1E4" w14:textId="77777777" w:rsidR="00F77E49" w:rsidRPr="00D7257D" w:rsidRDefault="00F77E49" w:rsidP="00F77E49"/>
    <w:p w14:paraId="6DCF0CDC" w14:textId="6CE523B8" w:rsidR="00732DC0" w:rsidRDefault="00F51F51" w:rsidP="008D7C0A">
      <w:pPr>
        <w:pStyle w:val="Heading1"/>
        <w:rPr>
          <w:lang w:val="hr-HR"/>
        </w:rPr>
      </w:pPr>
      <w:bookmarkStart w:id="67" w:name="_Toc233394054"/>
      <w:r w:rsidRPr="00D7257D">
        <w:rPr>
          <w:lang w:val="hr-HR"/>
        </w:rPr>
        <w:t>Zaključak</w:t>
      </w:r>
      <w:bookmarkEnd w:id="67"/>
    </w:p>
    <w:p w14:paraId="66AE5BE2" w14:textId="77777777" w:rsidR="008D7C0A" w:rsidRPr="008D7C0A" w:rsidRDefault="008D7C0A" w:rsidP="008D7C0A">
      <w:pPr>
        <w:ind w:left="360"/>
        <w:rPr>
          <w:rFonts w:asciiTheme="majorBidi" w:hAnsiTheme="majorBidi" w:cstheme="majorBidi"/>
        </w:rPr>
      </w:pPr>
    </w:p>
    <w:p w14:paraId="42385F23" w14:textId="5A80C7AD" w:rsidR="000E7366" w:rsidRDefault="004868A8" w:rsidP="00B55078">
      <w:pPr>
        <w:spacing w:line="360" w:lineRule="auto"/>
        <w:rPr>
          <w:rFonts w:asciiTheme="majorBidi" w:hAnsiTheme="majorBidi" w:cstheme="majorBidi"/>
        </w:rPr>
      </w:pPr>
      <w:r>
        <w:rPr>
          <w:rFonts w:asciiTheme="majorBidi" w:hAnsiTheme="majorBidi" w:cstheme="majorBidi"/>
        </w:rPr>
        <w:t>U ovom</w:t>
      </w:r>
      <w:r w:rsidR="006143C6">
        <w:rPr>
          <w:rFonts w:asciiTheme="majorBidi" w:hAnsiTheme="majorBidi" w:cstheme="majorBidi"/>
        </w:rPr>
        <w:t xml:space="preserve"> radu</w:t>
      </w:r>
      <w:r>
        <w:rPr>
          <w:rFonts w:asciiTheme="majorBidi" w:hAnsiTheme="majorBidi" w:cstheme="majorBidi"/>
        </w:rPr>
        <w:t xml:space="preserve"> </w:t>
      </w:r>
      <w:r w:rsidR="00FC4A59" w:rsidRPr="00FC4A59">
        <w:rPr>
          <w:rFonts w:asciiTheme="majorBidi" w:hAnsiTheme="majorBidi" w:cstheme="majorBidi"/>
        </w:rPr>
        <w:t>oblikovan je i implementiran modularni prototip za obradu događaja u blizu stvarnom vremenu.</w:t>
      </w:r>
      <w:r w:rsidR="00FE4EA7">
        <w:rPr>
          <w:rFonts w:asciiTheme="majorBidi" w:hAnsiTheme="majorBidi" w:cstheme="majorBidi"/>
        </w:rPr>
        <w:t xml:space="preserve"> Dan je pregled </w:t>
      </w:r>
      <w:r w:rsidR="00E42320">
        <w:rPr>
          <w:rFonts w:asciiTheme="majorBidi" w:hAnsiTheme="majorBidi" w:cstheme="majorBidi"/>
        </w:rPr>
        <w:t>osnovnih pojmova i koncepata iz područja distribuiranih sustava. Opisani su i uspoređeni različiti posrednici poruka</w:t>
      </w:r>
      <w:r w:rsidR="00655415">
        <w:rPr>
          <w:rFonts w:asciiTheme="majorBidi" w:hAnsiTheme="majorBidi" w:cstheme="majorBidi"/>
        </w:rPr>
        <w:t xml:space="preserve"> te je posebno detaljno opisan NATS, kao tehnologija korištena u ovom radu. Opisan</w:t>
      </w:r>
      <w:r w:rsidR="003D26E8">
        <w:rPr>
          <w:rFonts w:asciiTheme="majorBidi" w:hAnsiTheme="majorBidi" w:cstheme="majorBidi"/>
        </w:rPr>
        <w:t>o je ostvarivanje dvosmjerne komunikacije putem WebSocketa i Socket.io protokola. Razvijen je prototip koji demonstrira funkcionalnosti generiranja, primanja i obrade događaja korištenjem navedenih tehnologija. Prikazani su dijelovi koda važni za razumijevanje rada razvijenog programa</w:t>
      </w:r>
      <w:r w:rsidR="00B55078">
        <w:rPr>
          <w:rFonts w:asciiTheme="majorBidi" w:hAnsiTheme="majorBidi" w:cstheme="majorBidi"/>
        </w:rPr>
        <w:t xml:space="preserve"> te su povezani s prethodno definiranim zahtjevima implementacije. Na kraju su prikazana i ograničenja </w:t>
      </w:r>
      <w:r w:rsidR="00BE4E23">
        <w:rPr>
          <w:rFonts w:asciiTheme="majorBidi" w:hAnsiTheme="majorBidi" w:cstheme="majorBidi"/>
        </w:rPr>
        <w:t>samog sustava s objašnjenjem kako ona negativno utječu na korištenje.</w:t>
      </w:r>
    </w:p>
    <w:p w14:paraId="321A49F2" w14:textId="2F57A22C" w:rsidR="00A609CB" w:rsidRDefault="00A609CB" w:rsidP="00B55078">
      <w:pPr>
        <w:spacing w:line="360" w:lineRule="auto"/>
        <w:rPr>
          <w:rFonts w:asciiTheme="majorBidi" w:hAnsiTheme="majorBidi" w:cstheme="majorBidi"/>
        </w:rPr>
      </w:pPr>
      <w:r>
        <w:rPr>
          <w:rFonts w:asciiTheme="majorBidi" w:hAnsiTheme="majorBidi" w:cstheme="majorBidi"/>
        </w:rPr>
        <w:tab/>
        <w:t xml:space="preserve">Izrađeni prototip </w:t>
      </w:r>
      <w:r w:rsidR="0089314D">
        <w:rPr>
          <w:rFonts w:asciiTheme="majorBidi" w:hAnsiTheme="majorBidi" w:cstheme="majorBidi"/>
        </w:rPr>
        <w:t xml:space="preserve">obuhvaća  </w:t>
      </w:r>
      <w:r w:rsidR="007446EA" w:rsidRPr="007446EA">
        <w:rPr>
          <w:rFonts w:asciiTheme="majorBidi" w:hAnsiTheme="majorBidi" w:cstheme="majorBidi"/>
        </w:rPr>
        <w:t xml:space="preserve">simulatore izvora događaja, pristupnu točku za uređaje, sloj obrade i pohrane podataka, pristupnu točku za korisničko sučelje, web sučelje za nadzor događaja i PostgreSQL bazu podataka. Simulatori uređaja implementirani su u programskom jeziku Python i omogućuju pokretanje većeg broja izvora događaja u ispitnom okruženju. </w:t>
      </w:r>
      <w:r w:rsidR="007446EA" w:rsidRPr="007446EA">
        <w:rPr>
          <w:rFonts w:asciiTheme="majorBidi" w:hAnsiTheme="majorBidi" w:cstheme="majorBidi"/>
        </w:rPr>
        <w:lastRenderedPageBreak/>
        <w:t>Poslužiteljske komponente implementirane su u okruženju Node.js, dok se njihova međusobna komunikacija ostvaruje preko NATS predmeta.</w:t>
      </w:r>
      <w:r w:rsidR="00D124A6">
        <w:rPr>
          <w:rFonts w:asciiTheme="majorBidi" w:hAnsiTheme="majorBidi" w:cstheme="majorBidi"/>
        </w:rPr>
        <w:t xml:space="preserve"> R</w:t>
      </w:r>
      <w:r w:rsidR="006143C6">
        <w:rPr>
          <w:rFonts w:asciiTheme="majorBidi" w:hAnsiTheme="majorBidi" w:cstheme="majorBidi"/>
        </w:rPr>
        <w:t>e</w:t>
      </w:r>
      <w:r w:rsidR="00D124A6" w:rsidRPr="00D124A6">
        <w:rPr>
          <w:rFonts w:asciiTheme="majorBidi" w:hAnsiTheme="majorBidi" w:cstheme="majorBidi"/>
        </w:rPr>
        <w:t>zultat rada jest razdvajanje brzog toka prikaza od toka potvrđene pohrane. Neposredno po primitku događaja, podatak se može proslijediti korisničkom sučelju radi smanjenja latencije prikaza. Nakon toga se isti događaj obrađuje u sloju pohrane i zapisuje u bazu podataka, a korisničkom sučelju se šalje potvrđena kopija zapisa. Time se korisniku može prikazati razlika između događaja koji je samo zaprimljen i događaja koji je trajno pohranjen. Takav pristup izravno odgovara zahtjevu za brzim odzivom, ali i potrebi za naknadnom provjerom cjelovitosti obrade.</w:t>
      </w:r>
    </w:p>
    <w:p w14:paraId="289845FB" w14:textId="2110BBE9" w:rsidR="00DC4026" w:rsidRDefault="00DC4026" w:rsidP="00B55078">
      <w:pPr>
        <w:spacing w:line="360" w:lineRule="auto"/>
        <w:rPr>
          <w:rFonts w:asciiTheme="majorBidi" w:hAnsiTheme="majorBidi" w:cstheme="majorBidi"/>
        </w:rPr>
      </w:pPr>
      <w:r>
        <w:rPr>
          <w:rFonts w:asciiTheme="majorBidi" w:hAnsiTheme="majorBidi" w:cstheme="majorBidi"/>
        </w:rPr>
        <w:tab/>
        <w:t xml:space="preserve">Nedostaci implementacije opisani u radu predstavljaju temelj za daljnje poboljšanje prototipa te unaprjeđenje njegove funkcionalnosti. </w:t>
      </w:r>
      <w:r w:rsidR="00660847">
        <w:rPr>
          <w:rFonts w:asciiTheme="majorBidi" w:hAnsiTheme="majorBidi" w:cstheme="majorBidi"/>
        </w:rPr>
        <w:t xml:space="preserve">Posebno važan status ima horizontalno skaliranje, kojim bi se mogućnosti i kapacitet sustava podigli na mnogo višu razinu te bi dobiveno rješenje uvelike simuliralo rad stvarnog produkcijskog sustava za obradu događaja. </w:t>
      </w:r>
      <w:r w:rsidR="009670FF">
        <w:rPr>
          <w:rFonts w:asciiTheme="majorBidi" w:hAnsiTheme="majorBidi" w:cstheme="majorBidi"/>
        </w:rPr>
        <w:t>Prije korištenja sustava u stvarnom okruženju, nužno bi, dakako, bilo i riješiti nedostatke vezane za sigurnost sustava, posebno za autentifikaciju i autorizaciju, kako bi se spriječio neovlašteni pristup te manipulacija sustavom i događajima.</w:t>
      </w:r>
    </w:p>
    <w:p w14:paraId="58758FA2" w14:textId="77777777" w:rsidR="003D26E8" w:rsidRPr="00D7257D" w:rsidRDefault="003D26E8" w:rsidP="003D26E8">
      <w:pPr>
        <w:spacing w:line="360" w:lineRule="auto"/>
        <w:rPr>
          <w:rFonts w:asciiTheme="majorBidi" w:hAnsiTheme="majorBidi" w:cstheme="majorBidi"/>
        </w:rPr>
      </w:pPr>
    </w:p>
    <w:p w14:paraId="7EAE1F33" w14:textId="0AC780DD" w:rsidR="009D1112" w:rsidRPr="00D7257D" w:rsidRDefault="009D1112" w:rsidP="003E1703">
      <w:pPr>
        <w:spacing w:line="360" w:lineRule="auto"/>
        <w:rPr>
          <w:rFonts w:asciiTheme="majorBidi" w:hAnsiTheme="majorBidi" w:cstheme="majorBidi"/>
          <w:b/>
          <w:sz w:val="32"/>
          <w:szCs w:val="32"/>
        </w:rPr>
      </w:pPr>
      <w:r w:rsidRPr="00D7257D">
        <w:rPr>
          <w:rFonts w:asciiTheme="majorBidi" w:hAnsiTheme="majorBidi" w:cstheme="majorBidi"/>
          <w:b/>
          <w:sz w:val="32"/>
          <w:szCs w:val="32"/>
        </w:rPr>
        <w:t>LITERATURA</w:t>
      </w:r>
    </w:p>
    <w:p w14:paraId="7B608ABD" w14:textId="77777777" w:rsidR="009D1112" w:rsidRPr="00D7257D" w:rsidRDefault="009D1112" w:rsidP="003E1703">
      <w:pPr>
        <w:spacing w:line="360" w:lineRule="auto"/>
        <w:rPr>
          <w:rFonts w:asciiTheme="majorBidi" w:hAnsiTheme="majorBidi" w:cstheme="majorBidi"/>
        </w:rPr>
      </w:pPr>
    </w:p>
    <w:p w14:paraId="09DE41A9" w14:textId="441AF6EC" w:rsidR="009D1112" w:rsidRPr="00D7257D" w:rsidRDefault="005F0C9D" w:rsidP="00406D52">
      <w:pPr>
        <w:spacing w:line="360" w:lineRule="auto"/>
        <w:rPr>
          <w:rFonts w:asciiTheme="majorBidi" w:hAnsiTheme="majorBidi" w:cstheme="majorBidi"/>
        </w:rPr>
      </w:pPr>
      <w:r w:rsidRPr="00D7257D">
        <w:rPr>
          <w:rFonts w:asciiTheme="majorBidi" w:hAnsiTheme="majorBidi" w:cstheme="majorBidi"/>
        </w:rPr>
        <w:t xml:space="preserve">[1] </w:t>
      </w:r>
      <w:r w:rsidR="00892A81" w:rsidRPr="00D7257D">
        <w:rPr>
          <w:rFonts w:asciiTheme="majorBidi" w:hAnsiTheme="majorBidi" w:cstheme="majorBidi"/>
        </w:rPr>
        <w:t>„Core concepts. CAP Theorem</w:t>
      </w:r>
      <w:r w:rsidR="00F1090E" w:rsidRPr="00D7257D">
        <w:rPr>
          <w:rFonts w:asciiTheme="majorBidi" w:hAnsiTheme="majorBidi" w:cstheme="majorBidi"/>
        </w:rPr>
        <w:t>. Master the fundamental tradeoffs between consistency and availability in distributed systems.</w:t>
      </w:r>
      <w:r w:rsidR="00892A81" w:rsidRPr="00D7257D">
        <w:rPr>
          <w:rFonts w:asciiTheme="majorBidi" w:hAnsiTheme="majorBidi" w:cstheme="majorBidi"/>
        </w:rPr>
        <w:t>“</w:t>
      </w:r>
      <w:r w:rsidR="00B44EF4" w:rsidRPr="00D7257D">
        <w:rPr>
          <w:rFonts w:asciiTheme="majorBidi" w:hAnsiTheme="majorBidi" w:cstheme="majorBidi"/>
        </w:rPr>
        <w:t xml:space="preserve">, Hello Interview. [Online]. Dostupno: </w:t>
      </w:r>
      <w:hyperlink r:id="rId19" w:history="1">
        <w:r w:rsidR="004A6382" w:rsidRPr="00D7257D">
          <w:rPr>
            <w:rStyle w:val="Hyperlink"/>
            <w:rFonts w:asciiTheme="majorBidi" w:hAnsiTheme="majorBidi" w:cstheme="majorBidi"/>
          </w:rPr>
          <w:t>https://www.hellointerview.com/learn/system-design/core-concepts/cap-theorem</w:t>
        </w:r>
      </w:hyperlink>
      <w:r w:rsidR="004A6382" w:rsidRPr="00D7257D">
        <w:rPr>
          <w:rFonts w:asciiTheme="majorBidi" w:hAnsiTheme="majorBidi" w:cstheme="majorBidi"/>
        </w:rPr>
        <w:t xml:space="preserve"> [Pristupljeno: 19.6.2026.]</w:t>
      </w:r>
    </w:p>
    <w:p w14:paraId="386F570C" w14:textId="77777777" w:rsidR="00503A1E" w:rsidRPr="00D7257D" w:rsidRDefault="00503A1E" w:rsidP="00406D52">
      <w:pPr>
        <w:spacing w:line="360" w:lineRule="auto"/>
        <w:rPr>
          <w:rFonts w:asciiTheme="majorBidi" w:hAnsiTheme="majorBidi" w:cstheme="majorBidi"/>
        </w:rPr>
      </w:pPr>
    </w:p>
    <w:p w14:paraId="0507D1DA" w14:textId="24565A97" w:rsidR="00503A1E" w:rsidRPr="00D7257D" w:rsidRDefault="00503A1E" w:rsidP="00406D52">
      <w:pPr>
        <w:spacing w:line="360" w:lineRule="auto"/>
        <w:rPr>
          <w:rFonts w:asciiTheme="majorBidi" w:hAnsiTheme="majorBidi" w:cstheme="majorBidi"/>
        </w:rPr>
      </w:pPr>
      <w:r w:rsidRPr="00D7257D">
        <w:rPr>
          <w:rFonts w:asciiTheme="majorBidi" w:hAnsiTheme="majorBidi" w:cstheme="majorBidi"/>
        </w:rPr>
        <w:t>[2]</w:t>
      </w:r>
      <w:r w:rsidR="00D7257D" w:rsidRPr="00D7257D">
        <w:rPr>
          <w:rFonts w:asciiTheme="majorBidi" w:hAnsiTheme="majorBidi" w:cstheme="majorBidi"/>
        </w:rPr>
        <w:t xml:space="preserve"> </w:t>
      </w:r>
      <w:r w:rsidR="00D7257D">
        <w:rPr>
          <w:rFonts w:asciiTheme="majorBidi" w:hAnsiTheme="majorBidi" w:cstheme="majorBidi"/>
        </w:rPr>
        <w:t>„</w:t>
      </w:r>
      <w:r w:rsidR="009524DF">
        <w:rPr>
          <w:rFonts w:asciiTheme="majorBidi" w:hAnsiTheme="majorBidi" w:cstheme="majorBidi"/>
        </w:rPr>
        <w:t xml:space="preserve">What is an </w:t>
      </w:r>
      <w:r w:rsidR="003E3B5F">
        <w:rPr>
          <w:rFonts w:asciiTheme="majorBidi" w:hAnsiTheme="majorBidi" w:cstheme="majorBidi"/>
        </w:rPr>
        <w:t>E</w:t>
      </w:r>
      <w:r w:rsidR="009524DF">
        <w:rPr>
          <w:rFonts w:asciiTheme="majorBidi" w:hAnsiTheme="majorBidi" w:cstheme="majorBidi"/>
        </w:rPr>
        <w:t>vent-</w:t>
      </w:r>
      <w:r w:rsidR="003E3B5F">
        <w:rPr>
          <w:rFonts w:asciiTheme="majorBidi" w:hAnsiTheme="majorBidi" w:cstheme="majorBidi"/>
        </w:rPr>
        <w:t>D</w:t>
      </w:r>
      <w:r w:rsidR="009524DF">
        <w:rPr>
          <w:rFonts w:asciiTheme="majorBidi" w:hAnsiTheme="majorBidi" w:cstheme="majorBidi"/>
        </w:rPr>
        <w:t xml:space="preserve">riven </w:t>
      </w:r>
      <w:r w:rsidR="003E3B5F">
        <w:rPr>
          <w:rFonts w:asciiTheme="majorBidi" w:hAnsiTheme="majorBidi" w:cstheme="majorBidi"/>
        </w:rPr>
        <w:t>A</w:t>
      </w:r>
      <w:r w:rsidR="009524DF">
        <w:rPr>
          <w:rFonts w:asciiTheme="majorBidi" w:hAnsiTheme="majorBidi" w:cstheme="majorBidi"/>
        </w:rPr>
        <w:t>rchitecture? Decoupled systems that run in response to events</w:t>
      </w:r>
      <w:r w:rsidR="00D7257D">
        <w:rPr>
          <w:rFonts w:asciiTheme="majorBidi" w:hAnsiTheme="majorBidi" w:cstheme="majorBidi"/>
        </w:rPr>
        <w:t>“</w:t>
      </w:r>
      <w:r w:rsidR="003E3B5F">
        <w:rPr>
          <w:rFonts w:asciiTheme="majorBidi" w:hAnsiTheme="majorBidi" w:cstheme="majorBidi"/>
        </w:rPr>
        <w:t xml:space="preserve">, </w:t>
      </w:r>
      <w:r w:rsidR="00792D41">
        <w:rPr>
          <w:rFonts w:asciiTheme="majorBidi" w:hAnsiTheme="majorBidi" w:cstheme="majorBidi"/>
        </w:rPr>
        <w:t xml:space="preserve">AWS Amazon. [Online]. Dostupno: </w:t>
      </w:r>
      <w:hyperlink r:id="rId20" w:history="1">
        <w:r w:rsidR="00792D41" w:rsidRPr="0015688E">
          <w:rPr>
            <w:rStyle w:val="Hyperlink"/>
            <w:rFonts w:asciiTheme="majorBidi" w:hAnsiTheme="majorBidi" w:cstheme="majorBidi"/>
          </w:rPr>
          <w:t>https://aws.amazon.com/event-driven-architecture/</w:t>
        </w:r>
      </w:hyperlink>
      <w:r w:rsidR="00792D41">
        <w:rPr>
          <w:rFonts w:asciiTheme="majorBidi" w:hAnsiTheme="majorBidi" w:cstheme="majorBidi"/>
        </w:rPr>
        <w:t xml:space="preserve"> [Pristupljeno: 25.6.2026.]</w:t>
      </w:r>
    </w:p>
    <w:p w14:paraId="7BBA2F75" w14:textId="77777777" w:rsidR="004A0DEF" w:rsidRPr="00D7257D" w:rsidRDefault="004A0DEF" w:rsidP="00406D52">
      <w:pPr>
        <w:spacing w:line="360" w:lineRule="auto"/>
        <w:rPr>
          <w:rFonts w:asciiTheme="majorBidi" w:hAnsiTheme="majorBidi" w:cstheme="majorBidi"/>
        </w:rPr>
      </w:pPr>
    </w:p>
    <w:p w14:paraId="267F9574" w14:textId="649515A6" w:rsidR="004A0DEF" w:rsidRPr="00D7257D" w:rsidRDefault="004A0DEF" w:rsidP="00406D52">
      <w:pPr>
        <w:spacing w:line="360" w:lineRule="auto"/>
        <w:rPr>
          <w:rFonts w:asciiTheme="majorBidi" w:hAnsiTheme="majorBidi" w:cstheme="majorBidi"/>
        </w:rPr>
      </w:pPr>
      <w:r w:rsidRPr="00D7257D">
        <w:rPr>
          <w:rFonts w:asciiTheme="majorBidi" w:hAnsiTheme="majorBidi" w:cstheme="majorBidi"/>
        </w:rPr>
        <w:lastRenderedPageBreak/>
        <w:t>[3]</w:t>
      </w:r>
      <w:r w:rsidR="000745F3">
        <w:rPr>
          <w:rFonts w:asciiTheme="majorBidi" w:hAnsiTheme="majorBidi" w:cstheme="majorBidi"/>
        </w:rPr>
        <w:t xml:space="preserve"> </w:t>
      </w:r>
      <w:r w:rsidR="005661A0">
        <w:rPr>
          <w:rFonts w:asciiTheme="majorBidi" w:hAnsiTheme="majorBidi" w:cstheme="majorBidi"/>
        </w:rPr>
        <w:t>„</w:t>
      </w:r>
      <w:r w:rsidR="00672D68">
        <w:rPr>
          <w:rFonts w:asciiTheme="majorBidi" w:hAnsiTheme="majorBidi" w:cstheme="majorBidi"/>
        </w:rPr>
        <w:t>Event-Driven Architecture</w:t>
      </w:r>
      <w:r w:rsidR="005661A0">
        <w:rPr>
          <w:rFonts w:asciiTheme="majorBidi" w:hAnsiTheme="majorBidi" w:cstheme="majorBidi"/>
        </w:rPr>
        <w:t>“</w:t>
      </w:r>
      <w:r w:rsidR="0092289B">
        <w:rPr>
          <w:rFonts w:asciiTheme="majorBidi" w:hAnsiTheme="majorBidi" w:cstheme="majorBidi"/>
        </w:rPr>
        <w:t xml:space="preserve">, GeeksForGeeks. [Online]. Dostupno: </w:t>
      </w:r>
      <w:hyperlink r:id="rId21" w:history="1">
        <w:r w:rsidR="0092289B" w:rsidRPr="0015688E">
          <w:rPr>
            <w:rStyle w:val="Hyperlink"/>
            <w:rFonts w:asciiTheme="majorBidi" w:hAnsiTheme="majorBidi" w:cstheme="majorBidi"/>
          </w:rPr>
          <w:t>https://www.geeksforgeeks.org/system-design/event-driven-architecture-system-design/</w:t>
        </w:r>
      </w:hyperlink>
      <w:r w:rsidR="00596A2A">
        <w:rPr>
          <w:rFonts w:asciiTheme="majorBidi" w:hAnsiTheme="majorBidi" w:cstheme="majorBidi"/>
        </w:rPr>
        <w:t xml:space="preserve"> </w:t>
      </w:r>
      <w:r w:rsidR="0092289B">
        <w:rPr>
          <w:rFonts w:asciiTheme="majorBidi" w:hAnsiTheme="majorBidi" w:cstheme="majorBidi"/>
        </w:rPr>
        <w:t>[Pristupljeno: 25.6.2026.]</w:t>
      </w:r>
    </w:p>
    <w:p w14:paraId="62F5F6E1" w14:textId="77777777" w:rsidR="004A0DEF" w:rsidRPr="00D7257D" w:rsidRDefault="004A0DEF" w:rsidP="00406D52">
      <w:pPr>
        <w:spacing w:line="360" w:lineRule="auto"/>
        <w:rPr>
          <w:rFonts w:asciiTheme="majorBidi" w:hAnsiTheme="majorBidi" w:cstheme="majorBidi"/>
        </w:rPr>
      </w:pPr>
    </w:p>
    <w:p w14:paraId="3AE214D3" w14:textId="2604064E" w:rsidR="004A0DEF" w:rsidRPr="00D7257D" w:rsidRDefault="004A0DEF" w:rsidP="00406D52">
      <w:pPr>
        <w:spacing w:line="360" w:lineRule="auto"/>
        <w:rPr>
          <w:rFonts w:asciiTheme="majorBidi" w:hAnsiTheme="majorBidi" w:cstheme="majorBidi"/>
        </w:rPr>
      </w:pPr>
      <w:r w:rsidRPr="00D7257D">
        <w:rPr>
          <w:rFonts w:asciiTheme="majorBidi" w:hAnsiTheme="majorBidi" w:cstheme="majorBidi"/>
        </w:rPr>
        <w:t>[4]</w:t>
      </w:r>
      <w:r w:rsidR="007842A2">
        <w:rPr>
          <w:rFonts w:asciiTheme="majorBidi" w:hAnsiTheme="majorBidi" w:cstheme="majorBidi"/>
        </w:rPr>
        <w:t xml:space="preserve"> </w:t>
      </w:r>
      <w:r w:rsidR="003D4CEF">
        <w:rPr>
          <w:rFonts w:asciiTheme="majorBidi" w:hAnsiTheme="majorBidi" w:cstheme="majorBidi"/>
        </w:rPr>
        <w:t xml:space="preserve">„Event Time vs. Processing Time in Dana Engineering“, Medium. </w:t>
      </w:r>
      <w:r w:rsidR="00302F8B">
        <w:rPr>
          <w:rFonts w:asciiTheme="majorBidi" w:hAnsiTheme="majorBidi" w:cstheme="majorBidi"/>
        </w:rPr>
        <w:t xml:space="preserve">[Online]. Dostupno: </w:t>
      </w:r>
      <w:hyperlink r:id="rId22" w:history="1">
        <w:r w:rsidR="00302F8B" w:rsidRPr="0015688E">
          <w:rPr>
            <w:rStyle w:val="Hyperlink"/>
            <w:rFonts w:asciiTheme="majorBidi" w:hAnsiTheme="majorBidi" w:cstheme="majorBidi"/>
          </w:rPr>
          <w:t>https://medium.com/@senthilcegptech/event-time-vs-processing-time-in-data-engineering-f599d0373fdd</w:t>
        </w:r>
      </w:hyperlink>
      <w:r w:rsidR="00302F8B">
        <w:rPr>
          <w:rFonts w:asciiTheme="majorBidi" w:hAnsiTheme="majorBidi" w:cstheme="majorBidi"/>
        </w:rPr>
        <w:t xml:space="preserve"> [Pristupljeno: 25.6.2026.]</w:t>
      </w:r>
    </w:p>
    <w:p w14:paraId="5A329111" w14:textId="77777777" w:rsidR="004A0DEF" w:rsidRPr="00D7257D" w:rsidRDefault="004A0DEF" w:rsidP="00406D52">
      <w:pPr>
        <w:spacing w:line="360" w:lineRule="auto"/>
        <w:rPr>
          <w:rFonts w:asciiTheme="majorBidi" w:hAnsiTheme="majorBidi" w:cstheme="majorBidi"/>
        </w:rPr>
      </w:pPr>
    </w:p>
    <w:p w14:paraId="12DFE035" w14:textId="411E7DD9" w:rsidR="004A0DEF" w:rsidRPr="003B08A9" w:rsidRDefault="004A0DEF" w:rsidP="00406D52">
      <w:pPr>
        <w:spacing w:line="360" w:lineRule="auto"/>
        <w:rPr>
          <w:rFonts w:asciiTheme="majorBidi" w:hAnsiTheme="majorBidi" w:cstheme="majorBidi"/>
        </w:rPr>
      </w:pPr>
      <w:r w:rsidRPr="00D7257D">
        <w:rPr>
          <w:rFonts w:asciiTheme="majorBidi" w:hAnsiTheme="majorBidi" w:cstheme="majorBidi"/>
        </w:rPr>
        <w:t>[5]</w:t>
      </w:r>
      <w:r w:rsidR="00AF4F9B">
        <w:rPr>
          <w:rFonts w:asciiTheme="majorBidi" w:hAnsiTheme="majorBidi" w:cstheme="majorBidi"/>
        </w:rPr>
        <w:t xml:space="preserve"> </w:t>
      </w:r>
      <w:r w:rsidR="00E37CCD">
        <w:rPr>
          <w:rFonts w:asciiTheme="majorBidi" w:hAnsiTheme="majorBidi" w:cstheme="majorBidi"/>
        </w:rPr>
        <w:t>Lessie Lamport</w:t>
      </w:r>
      <w:r w:rsidR="00FC1467">
        <w:rPr>
          <w:rFonts w:asciiTheme="majorBidi" w:hAnsiTheme="majorBidi" w:cstheme="majorBidi"/>
        </w:rPr>
        <w:t xml:space="preserve">, </w:t>
      </w:r>
      <w:r w:rsidR="00FC1467" w:rsidRPr="00850919">
        <w:rPr>
          <w:rFonts w:asciiTheme="majorBidi" w:hAnsiTheme="majorBidi" w:cstheme="majorBidi"/>
          <w:i/>
          <w:iCs/>
        </w:rPr>
        <w:t>Time,</w:t>
      </w:r>
      <w:r w:rsidR="00FC1467">
        <w:rPr>
          <w:rFonts w:asciiTheme="majorBidi" w:hAnsiTheme="majorBidi" w:cstheme="majorBidi"/>
        </w:rPr>
        <w:t xml:space="preserve"> </w:t>
      </w:r>
      <w:r w:rsidR="00062711" w:rsidRPr="003B08A9">
        <w:rPr>
          <w:rFonts w:asciiTheme="majorBidi" w:hAnsiTheme="majorBidi" w:cstheme="majorBidi"/>
          <w:i/>
          <w:iCs/>
        </w:rPr>
        <w:t>C</w:t>
      </w:r>
      <w:r w:rsidR="00FC1467" w:rsidRPr="003B08A9">
        <w:rPr>
          <w:rFonts w:asciiTheme="majorBidi" w:hAnsiTheme="majorBidi" w:cstheme="majorBidi"/>
          <w:i/>
          <w:iCs/>
        </w:rPr>
        <w:t>locks and</w:t>
      </w:r>
      <w:r w:rsidR="00062711" w:rsidRPr="003B08A9">
        <w:rPr>
          <w:rFonts w:asciiTheme="majorBidi" w:hAnsiTheme="majorBidi" w:cstheme="majorBidi"/>
          <w:i/>
          <w:iCs/>
        </w:rPr>
        <w:t xml:space="preserve"> the</w:t>
      </w:r>
      <w:r w:rsidR="00FC1467" w:rsidRPr="003B08A9">
        <w:rPr>
          <w:rFonts w:asciiTheme="majorBidi" w:hAnsiTheme="majorBidi" w:cstheme="majorBidi"/>
          <w:i/>
          <w:iCs/>
        </w:rPr>
        <w:t xml:space="preserve"> </w:t>
      </w:r>
      <w:r w:rsidR="00062711" w:rsidRPr="003B08A9">
        <w:rPr>
          <w:rFonts w:asciiTheme="majorBidi" w:hAnsiTheme="majorBidi" w:cstheme="majorBidi"/>
          <w:i/>
          <w:iCs/>
        </w:rPr>
        <w:t>O</w:t>
      </w:r>
      <w:r w:rsidR="00FC1467" w:rsidRPr="003B08A9">
        <w:rPr>
          <w:rFonts w:asciiTheme="majorBidi" w:hAnsiTheme="majorBidi" w:cstheme="majorBidi"/>
          <w:i/>
          <w:iCs/>
        </w:rPr>
        <w:t xml:space="preserve">rdering of </w:t>
      </w:r>
      <w:r w:rsidR="00062711" w:rsidRPr="003B08A9">
        <w:rPr>
          <w:rFonts w:asciiTheme="majorBidi" w:hAnsiTheme="majorBidi" w:cstheme="majorBidi"/>
          <w:i/>
          <w:iCs/>
        </w:rPr>
        <w:t>E</w:t>
      </w:r>
      <w:r w:rsidR="00FC1467" w:rsidRPr="003B08A9">
        <w:rPr>
          <w:rFonts w:asciiTheme="majorBidi" w:hAnsiTheme="majorBidi" w:cstheme="majorBidi"/>
          <w:i/>
          <w:iCs/>
        </w:rPr>
        <w:t xml:space="preserve">vents in a </w:t>
      </w:r>
      <w:r w:rsidR="00062711" w:rsidRPr="003B08A9">
        <w:rPr>
          <w:rFonts w:asciiTheme="majorBidi" w:hAnsiTheme="majorBidi" w:cstheme="majorBidi"/>
          <w:i/>
          <w:iCs/>
        </w:rPr>
        <w:t>D</w:t>
      </w:r>
      <w:r w:rsidR="00FC1467" w:rsidRPr="003B08A9">
        <w:rPr>
          <w:rFonts w:asciiTheme="majorBidi" w:hAnsiTheme="majorBidi" w:cstheme="majorBidi"/>
          <w:i/>
          <w:iCs/>
        </w:rPr>
        <w:t xml:space="preserve">istributed </w:t>
      </w:r>
      <w:r w:rsidR="00062711" w:rsidRPr="003B08A9">
        <w:rPr>
          <w:rFonts w:asciiTheme="majorBidi" w:hAnsiTheme="majorBidi" w:cstheme="majorBidi"/>
          <w:i/>
          <w:iCs/>
        </w:rPr>
        <w:t>S</w:t>
      </w:r>
      <w:r w:rsidR="00FC1467" w:rsidRPr="003B08A9">
        <w:rPr>
          <w:rFonts w:asciiTheme="majorBidi" w:hAnsiTheme="majorBidi" w:cstheme="majorBidi"/>
          <w:i/>
          <w:iCs/>
        </w:rPr>
        <w:t>ystem</w:t>
      </w:r>
      <w:r w:rsidR="00141A26">
        <w:rPr>
          <w:rFonts w:asciiTheme="majorBidi" w:hAnsiTheme="majorBidi" w:cstheme="majorBidi"/>
        </w:rPr>
        <w:t xml:space="preserve">. </w:t>
      </w:r>
      <w:r w:rsidR="00B772DF">
        <w:rPr>
          <w:rFonts w:asciiTheme="majorBidi" w:hAnsiTheme="majorBidi" w:cstheme="majorBidi"/>
        </w:rPr>
        <w:t xml:space="preserve">[Online]. Dostupno: </w:t>
      </w:r>
      <w:hyperlink r:id="rId23" w:history="1">
        <w:r w:rsidR="00B772DF" w:rsidRPr="0015688E">
          <w:rPr>
            <w:rStyle w:val="Hyperlink"/>
            <w:rFonts w:asciiTheme="majorBidi" w:hAnsiTheme="majorBidi" w:cstheme="majorBidi"/>
          </w:rPr>
          <w:t>https://lamport.azurewebsites.net/pubs/time-clocks.pdf</w:t>
        </w:r>
      </w:hyperlink>
      <w:r w:rsidR="00B772DF">
        <w:rPr>
          <w:rFonts w:asciiTheme="majorBidi" w:hAnsiTheme="majorBidi" w:cstheme="majorBidi"/>
        </w:rPr>
        <w:t xml:space="preserve"> [Pristupljeno 26.5.2026.]</w:t>
      </w:r>
    </w:p>
    <w:p w14:paraId="1979DF42" w14:textId="77777777" w:rsidR="004A0DEF" w:rsidRPr="00D7257D" w:rsidRDefault="004A0DEF" w:rsidP="00406D52">
      <w:pPr>
        <w:spacing w:line="360" w:lineRule="auto"/>
        <w:rPr>
          <w:rFonts w:asciiTheme="majorBidi" w:hAnsiTheme="majorBidi" w:cstheme="majorBidi"/>
        </w:rPr>
      </w:pPr>
    </w:p>
    <w:p w14:paraId="2C0F77C6" w14:textId="08791B64" w:rsidR="004A0DEF" w:rsidRPr="00D7257D" w:rsidRDefault="004A0DEF" w:rsidP="0069617B">
      <w:pPr>
        <w:tabs>
          <w:tab w:val="left" w:pos="3024"/>
        </w:tabs>
        <w:spacing w:line="360" w:lineRule="auto"/>
        <w:rPr>
          <w:rFonts w:asciiTheme="majorBidi" w:hAnsiTheme="majorBidi" w:cstheme="majorBidi"/>
        </w:rPr>
      </w:pPr>
      <w:r w:rsidRPr="00D7257D">
        <w:rPr>
          <w:rFonts w:asciiTheme="majorBidi" w:hAnsiTheme="majorBidi" w:cstheme="majorBidi"/>
        </w:rPr>
        <w:t>[6]</w:t>
      </w:r>
      <w:r w:rsidR="00D47BD1">
        <w:rPr>
          <w:rFonts w:asciiTheme="majorBidi" w:hAnsiTheme="majorBidi" w:cstheme="majorBidi"/>
        </w:rPr>
        <w:t xml:space="preserve"> </w:t>
      </w:r>
      <w:r w:rsidR="0069617B">
        <w:rPr>
          <w:rFonts w:asciiTheme="majorBidi" w:hAnsiTheme="majorBidi" w:cstheme="majorBidi"/>
        </w:rPr>
        <w:tab/>
      </w:r>
    </w:p>
    <w:p w14:paraId="3447434D" w14:textId="77777777" w:rsidR="004A0DEF" w:rsidRPr="00D7257D" w:rsidRDefault="004A0DEF" w:rsidP="00406D52">
      <w:pPr>
        <w:spacing w:line="360" w:lineRule="auto"/>
        <w:rPr>
          <w:rFonts w:asciiTheme="majorBidi" w:hAnsiTheme="majorBidi" w:cstheme="majorBidi"/>
        </w:rPr>
      </w:pPr>
    </w:p>
    <w:p w14:paraId="33A3B796" w14:textId="228D0763" w:rsidR="004A0DEF" w:rsidRPr="00D7257D" w:rsidRDefault="004A0DEF" w:rsidP="00406D52">
      <w:pPr>
        <w:spacing w:line="360" w:lineRule="auto"/>
        <w:rPr>
          <w:rFonts w:asciiTheme="majorBidi" w:hAnsiTheme="majorBidi" w:cstheme="majorBidi"/>
        </w:rPr>
      </w:pPr>
      <w:r w:rsidRPr="00D7257D">
        <w:rPr>
          <w:rFonts w:asciiTheme="majorBidi" w:hAnsiTheme="majorBidi" w:cstheme="majorBidi"/>
        </w:rPr>
        <w:t>[7]</w:t>
      </w:r>
    </w:p>
    <w:p w14:paraId="0399165F" w14:textId="77777777" w:rsidR="004A0DEF" w:rsidRPr="00D7257D" w:rsidRDefault="004A0DEF" w:rsidP="00406D52">
      <w:pPr>
        <w:spacing w:line="360" w:lineRule="auto"/>
        <w:rPr>
          <w:rFonts w:asciiTheme="majorBidi" w:hAnsiTheme="majorBidi" w:cstheme="majorBidi"/>
        </w:rPr>
      </w:pPr>
    </w:p>
    <w:p w14:paraId="3644B051" w14:textId="5D9E286D" w:rsidR="004A0DEF" w:rsidRPr="00D7257D" w:rsidRDefault="004A0DEF" w:rsidP="00406D52">
      <w:pPr>
        <w:spacing w:line="360" w:lineRule="auto"/>
        <w:rPr>
          <w:rFonts w:asciiTheme="majorBidi" w:hAnsiTheme="majorBidi" w:cstheme="majorBidi"/>
        </w:rPr>
      </w:pPr>
      <w:r w:rsidRPr="00D7257D">
        <w:rPr>
          <w:rFonts w:asciiTheme="majorBidi" w:hAnsiTheme="majorBidi" w:cstheme="majorBidi"/>
        </w:rPr>
        <w:t>[8]</w:t>
      </w:r>
    </w:p>
    <w:p w14:paraId="65E89B0C" w14:textId="77777777" w:rsidR="004A0DEF" w:rsidRPr="00D7257D" w:rsidRDefault="004A0DEF" w:rsidP="00406D52">
      <w:pPr>
        <w:spacing w:line="360" w:lineRule="auto"/>
        <w:rPr>
          <w:rFonts w:asciiTheme="majorBidi" w:hAnsiTheme="majorBidi" w:cstheme="majorBidi"/>
        </w:rPr>
      </w:pPr>
    </w:p>
    <w:p w14:paraId="033787DF" w14:textId="42280261" w:rsidR="004A0DEF" w:rsidRPr="00D7257D" w:rsidRDefault="004A0DEF" w:rsidP="00406D52">
      <w:pPr>
        <w:spacing w:line="360" w:lineRule="auto"/>
        <w:rPr>
          <w:rFonts w:asciiTheme="majorBidi" w:hAnsiTheme="majorBidi" w:cstheme="majorBidi"/>
        </w:rPr>
      </w:pPr>
      <w:r w:rsidRPr="00D7257D">
        <w:rPr>
          <w:rFonts w:asciiTheme="majorBidi" w:hAnsiTheme="majorBidi" w:cstheme="majorBidi"/>
        </w:rPr>
        <w:t>[9]</w:t>
      </w:r>
    </w:p>
    <w:p w14:paraId="0006ADE8" w14:textId="77777777" w:rsidR="004A0DEF" w:rsidRPr="00D7257D" w:rsidRDefault="004A0DEF" w:rsidP="00406D52">
      <w:pPr>
        <w:spacing w:line="360" w:lineRule="auto"/>
        <w:rPr>
          <w:rFonts w:asciiTheme="majorBidi" w:hAnsiTheme="majorBidi" w:cstheme="majorBidi"/>
        </w:rPr>
      </w:pPr>
    </w:p>
    <w:p w14:paraId="0AF80BF3" w14:textId="29141EBA" w:rsidR="004A0DEF" w:rsidRPr="00D7257D" w:rsidRDefault="004A0DEF" w:rsidP="00406D52">
      <w:pPr>
        <w:spacing w:line="360" w:lineRule="auto"/>
        <w:rPr>
          <w:rFonts w:asciiTheme="majorBidi" w:hAnsiTheme="majorBidi" w:cstheme="majorBidi"/>
        </w:rPr>
      </w:pPr>
      <w:r w:rsidRPr="00D7257D">
        <w:rPr>
          <w:rFonts w:asciiTheme="majorBidi" w:hAnsiTheme="majorBidi" w:cstheme="majorBidi"/>
        </w:rPr>
        <w:t>[10]</w:t>
      </w:r>
    </w:p>
    <w:p w14:paraId="7E63F270" w14:textId="77777777" w:rsidR="004A0DEF" w:rsidRPr="00D7257D" w:rsidRDefault="004A0DEF" w:rsidP="00406D52">
      <w:pPr>
        <w:spacing w:line="360" w:lineRule="auto"/>
        <w:rPr>
          <w:rFonts w:asciiTheme="majorBidi" w:hAnsiTheme="majorBidi" w:cstheme="majorBidi"/>
        </w:rPr>
      </w:pPr>
    </w:p>
    <w:p w14:paraId="745AEC01" w14:textId="32AADF88" w:rsidR="004A0DEF" w:rsidRPr="00D7257D" w:rsidRDefault="004A0DEF" w:rsidP="00406D52">
      <w:pPr>
        <w:spacing w:line="360" w:lineRule="auto"/>
        <w:rPr>
          <w:rFonts w:asciiTheme="majorBidi" w:hAnsiTheme="majorBidi" w:cstheme="majorBidi"/>
        </w:rPr>
      </w:pPr>
      <w:r w:rsidRPr="00D7257D">
        <w:rPr>
          <w:rFonts w:asciiTheme="majorBidi" w:hAnsiTheme="majorBidi" w:cstheme="majorBidi"/>
        </w:rPr>
        <w:t>[11]</w:t>
      </w:r>
    </w:p>
    <w:p w14:paraId="347D4B25" w14:textId="77777777" w:rsidR="004A0DEF" w:rsidRPr="00D7257D" w:rsidRDefault="004A0DEF" w:rsidP="00406D52">
      <w:pPr>
        <w:spacing w:line="360" w:lineRule="auto"/>
        <w:rPr>
          <w:rFonts w:asciiTheme="majorBidi" w:hAnsiTheme="majorBidi" w:cstheme="majorBidi"/>
        </w:rPr>
      </w:pPr>
    </w:p>
    <w:p w14:paraId="584C66C6" w14:textId="3ED7371D" w:rsidR="004A0DEF" w:rsidRPr="00D7257D" w:rsidRDefault="004A0DEF" w:rsidP="00406D52">
      <w:pPr>
        <w:spacing w:line="360" w:lineRule="auto"/>
        <w:rPr>
          <w:rFonts w:asciiTheme="majorBidi" w:hAnsiTheme="majorBidi" w:cstheme="majorBidi"/>
        </w:rPr>
      </w:pPr>
      <w:r w:rsidRPr="00D7257D">
        <w:rPr>
          <w:rFonts w:asciiTheme="majorBidi" w:hAnsiTheme="majorBidi" w:cstheme="majorBidi"/>
        </w:rPr>
        <w:t>[12]</w:t>
      </w:r>
    </w:p>
    <w:p w14:paraId="3F1127EE" w14:textId="77777777" w:rsidR="004A0DEF" w:rsidRPr="00D7257D" w:rsidRDefault="004A0DEF" w:rsidP="00406D52">
      <w:pPr>
        <w:spacing w:line="360" w:lineRule="auto"/>
        <w:rPr>
          <w:rFonts w:asciiTheme="majorBidi" w:hAnsiTheme="majorBidi" w:cstheme="majorBidi"/>
        </w:rPr>
      </w:pPr>
    </w:p>
    <w:p w14:paraId="7603351C" w14:textId="497203BB" w:rsidR="004A0DEF" w:rsidRPr="00D7257D" w:rsidRDefault="004A0DEF" w:rsidP="00406D52">
      <w:pPr>
        <w:spacing w:line="360" w:lineRule="auto"/>
        <w:rPr>
          <w:rFonts w:asciiTheme="majorBidi" w:hAnsiTheme="majorBidi" w:cstheme="majorBidi"/>
        </w:rPr>
      </w:pPr>
      <w:r w:rsidRPr="00D7257D">
        <w:rPr>
          <w:rFonts w:asciiTheme="majorBidi" w:hAnsiTheme="majorBidi" w:cstheme="majorBidi"/>
        </w:rPr>
        <w:t>[13]</w:t>
      </w:r>
    </w:p>
    <w:p w14:paraId="1BD372E2" w14:textId="77777777" w:rsidR="004A0DEF" w:rsidRPr="00D7257D" w:rsidRDefault="004A0DEF" w:rsidP="00406D52">
      <w:pPr>
        <w:spacing w:line="360" w:lineRule="auto"/>
        <w:rPr>
          <w:rFonts w:asciiTheme="majorBidi" w:hAnsiTheme="majorBidi" w:cstheme="majorBidi"/>
        </w:rPr>
      </w:pPr>
    </w:p>
    <w:p w14:paraId="689F58F8" w14:textId="718EEF7D" w:rsidR="004A0DEF" w:rsidRPr="00D7257D" w:rsidRDefault="004A0DEF" w:rsidP="00406D52">
      <w:pPr>
        <w:spacing w:line="360" w:lineRule="auto"/>
        <w:rPr>
          <w:rFonts w:asciiTheme="majorBidi" w:hAnsiTheme="majorBidi" w:cstheme="majorBidi"/>
        </w:rPr>
      </w:pPr>
      <w:r w:rsidRPr="00D7257D">
        <w:rPr>
          <w:rFonts w:asciiTheme="majorBidi" w:hAnsiTheme="majorBidi" w:cstheme="majorBidi"/>
        </w:rPr>
        <w:t>[14]</w:t>
      </w:r>
    </w:p>
    <w:p w14:paraId="28039DDC" w14:textId="77777777" w:rsidR="004A0DEF" w:rsidRPr="00D7257D" w:rsidRDefault="004A0DEF" w:rsidP="00406D52">
      <w:pPr>
        <w:spacing w:line="360" w:lineRule="auto"/>
        <w:rPr>
          <w:rFonts w:asciiTheme="majorBidi" w:hAnsiTheme="majorBidi" w:cstheme="majorBidi"/>
        </w:rPr>
      </w:pPr>
    </w:p>
    <w:p w14:paraId="7C640CBF" w14:textId="42D45816" w:rsidR="004A0DEF" w:rsidRPr="00D7257D" w:rsidRDefault="004A0DEF" w:rsidP="00406D52">
      <w:pPr>
        <w:spacing w:line="360" w:lineRule="auto"/>
        <w:rPr>
          <w:rFonts w:asciiTheme="majorBidi" w:hAnsiTheme="majorBidi" w:cstheme="majorBidi"/>
        </w:rPr>
      </w:pPr>
      <w:r w:rsidRPr="00D7257D">
        <w:rPr>
          <w:rFonts w:asciiTheme="majorBidi" w:hAnsiTheme="majorBidi" w:cstheme="majorBidi"/>
        </w:rPr>
        <w:t>[15]</w:t>
      </w:r>
    </w:p>
    <w:p w14:paraId="38EEE06F" w14:textId="77777777" w:rsidR="004A0DEF" w:rsidRPr="00D7257D" w:rsidRDefault="004A0DEF" w:rsidP="00406D52">
      <w:pPr>
        <w:spacing w:line="360" w:lineRule="auto"/>
        <w:rPr>
          <w:rFonts w:asciiTheme="majorBidi" w:hAnsiTheme="majorBidi" w:cstheme="majorBidi"/>
        </w:rPr>
      </w:pPr>
    </w:p>
    <w:p w14:paraId="038F4F66" w14:textId="0EBD8E92" w:rsidR="004A0DEF" w:rsidRPr="00D7257D" w:rsidRDefault="004A0DEF" w:rsidP="00406D52">
      <w:pPr>
        <w:spacing w:line="360" w:lineRule="auto"/>
        <w:rPr>
          <w:rFonts w:asciiTheme="majorBidi" w:hAnsiTheme="majorBidi" w:cstheme="majorBidi"/>
        </w:rPr>
      </w:pPr>
      <w:r w:rsidRPr="00D7257D">
        <w:rPr>
          <w:rFonts w:asciiTheme="majorBidi" w:hAnsiTheme="majorBidi" w:cstheme="majorBidi"/>
        </w:rPr>
        <w:t>[16]</w:t>
      </w:r>
    </w:p>
    <w:p w14:paraId="0DD76CB3" w14:textId="77777777" w:rsidR="004A0DEF" w:rsidRPr="00D7257D" w:rsidRDefault="004A0DEF" w:rsidP="00406D52">
      <w:pPr>
        <w:spacing w:line="360" w:lineRule="auto"/>
        <w:rPr>
          <w:rFonts w:asciiTheme="majorBidi" w:hAnsiTheme="majorBidi" w:cstheme="majorBidi"/>
        </w:rPr>
      </w:pPr>
    </w:p>
    <w:p w14:paraId="5436D56A" w14:textId="048C3C63" w:rsidR="004A0DEF" w:rsidRPr="00D7257D" w:rsidRDefault="004A0DEF" w:rsidP="00406D52">
      <w:pPr>
        <w:spacing w:line="360" w:lineRule="auto"/>
        <w:rPr>
          <w:rFonts w:asciiTheme="majorBidi" w:hAnsiTheme="majorBidi" w:cstheme="majorBidi"/>
        </w:rPr>
      </w:pPr>
      <w:r w:rsidRPr="00D7257D">
        <w:rPr>
          <w:rFonts w:asciiTheme="majorBidi" w:hAnsiTheme="majorBidi" w:cstheme="majorBidi"/>
        </w:rPr>
        <w:t>[17]</w:t>
      </w:r>
    </w:p>
    <w:p w14:paraId="6B0F13DF" w14:textId="77777777" w:rsidR="004A0DEF" w:rsidRPr="00D7257D" w:rsidRDefault="004A0DEF" w:rsidP="00406D52">
      <w:pPr>
        <w:spacing w:line="360" w:lineRule="auto"/>
        <w:rPr>
          <w:rFonts w:asciiTheme="majorBidi" w:hAnsiTheme="majorBidi" w:cstheme="majorBidi"/>
        </w:rPr>
      </w:pPr>
    </w:p>
    <w:p w14:paraId="369CDC29" w14:textId="225CF954" w:rsidR="004A0DEF" w:rsidRPr="00D7257D" w:rsidRDefault="004A0DEF" w:rsidP="00406D52">
      <w:pPr>
        <w:spacing w:line="360" w:lineRule="auto"/>
        <w:rPr>
          <w:rFonts w:asciiTheme="majorBidi" w:hAnsiTheme="majorBidi" w:cstheme="majorBidi"/>
        </w:rPr>
      </w:pPr>
      <w:r w:rsidRPr="00D7257D">
        <w:rPr>
          <w:rFonts w:asciiTheme="majorBidi" w:hAnsiTheme="majorBidi" w:cstheme="majorBidi"/>
        </w:rPr>
        <w:t>[18]</w:t>
      </w:r>
    </w:p>
    <w:p w14:paraId="1E2EB85B" w14:textId="77777777" w:rsidR="004A0DEF" w:rsidRPr="00D7257D" w:rsidRDefault="004A0DEF" w:rsidP="00406D52">
      <w:pPr>
        <w:spacing w:line="360" w:lineRule="auto"/>
        <w:rPr>
          <w:rFonts w:asciiTheme="majorBidi" w:hAnsiTheme="majorBidi" w:cstheme="majorBidi"/>
        </w:rPr>
      </w:pPr>
    </w:p>
    <w:p w14:paraId="579DB12E" w14:textId="7C071736" w:rsidR="004A0DEF" w:rsidRPr="00D7257D" w:rsidRDefault="004A0DEF" w:rsidP="00406D52">
      <w:pPr>
        <w:spacing w:line="360" w:lineRule="auto"/>
        <w:rPr>
          <w:rFonts w:asciiTheme="majorBidi" w:hAnsiTheme="majorBidi" w:cstheme="majorBidi"/>
        </w:rPr>
      </w:pPr>
      <w:r w:rsidRPr="00D7257D">
        <w:rPr>
          <w:rFonts w:asciiTheme="majorBidi" w:hAnsiTheme="majorBidi" w:cstheme="majorBidi"/>
        </w:rPr>
        <w:t>[19]</w:t>
      </w:r>
    </w:p>
    <w:p w14:paraId="5A640D1B" w14:textId="77777777" w:rsidR="004A0DEF" w:rsidRPr="00D7257D" w:rsidRDefault="004A0DEF" w:rsidP="00406D52">
      <w:pPr>
        <w:spacing w:line="360" w:lineRule="auto"/>
        <w:rPr>
          <w:rFonts w:asciiTheme="majorBidi" w:hAnsiTheme="majorBidi" w:cstheme="majorBidi"/>
        </w:rPr>
      </w:pPr>
    </w:p>
    <w:p w14:paraId="7D202472" w14:textId="2521338F" w:rsidR="004A0DEF" w:rsidRPr="00D7257D" w:rsidRDefault="004A0DEF" w:rsidP="00406D52">
      <w:pPr>
        <w:spacing w:line="360" w:lineRule="auto"/>
        <w:rPr>
          <w:rFonts w:asciiTheme="majorBidi" w:hAnsiTheme="majorBidi" w:cstheme="majorBidi"/>
        </w:rPr>
      </w:pPr>
      <w:r w:rsidRPr="00D7257D">
        <w:rPr>
          <w:rFonts w:asciiTheme="majorBidi" w:hAnsiTheme="majorBidi" w:cstheme="majorBidi"/>
        </w:rPr>
        <w:t>[20]</w:t>
      </w:r>
    </w:p>
    <w:p w14:paraId="41546A69" w14:textId="77777777" w:rsidR="004A0DEF" w:rsidRPr="00D7257D" w:rsidRDefault="004A0DEF" w:rsidP="00406D52">
      <w:pPr>
        <w:spacing w:line="360" w:lineRule="auto"/>
        <w:rPr>
          <w:rFonts w:asciiTheme="majorBidi" w:hAnsiTheme="majorBidi" w:cstheme="majorBidi"/>
        </w:rPr>
      </w:pPr>
    </w:p>
    <w:p w14:paraId="6860F784" w14:textId="6FED044D" w:rsidR="004A0DEF" w:rsidRPr="00D7257D" w:rsidRDefault="004A0DEF" w:rsidP="00406D52">
      <w:pPr>
        <w:spacing w:line="360" w:lineRule="auto"/>
        <w:rPr>
          <w:rFonts w:asciiTheme="majorBidi" w:hAnsiTheme="majorBidi" w:cstheme="majorBidi"/>
        </w:rPr>
      </w:pPr>
      <w:r w:rsidRPr="00D7257D">
        <w:rPr>
          <w:rFonts w:asciiTheme="majorBidi" w:hAnsiTheme="majorBidi" w:cstheme="majorBidi"/>
        </w:rPr>
        <w:t>[21]</w:t>
      </w:r>
    </w:p>
    <w:p w14:paraId="6D163DAA" w14:textId="77777777" w:rsidR="004A0DEF" w:rsidRPr="00D7257D" w:rsidRDefault="004A0DEF" w:rsidP="00406D52">
      <w:pPr>
        <w:spacing w:line="360" w:lineRule="auto"/>
        <w:rPr>
          <w:rFonts w:asciiTheme="majorBidi" w:hAnsiTheme="majorBidi" w:cstheme="majorBidi"/>
        </w:rPr>
      </w:pPr>
    </w:p>
    <w:p w14:paraId="42DFC645" w14:textId="45E6120F" w:rsidR="004A0DEF" w:rsidRPr="00D7257D" w:rsidRDefault="004A0DEF" w:rsidP="00406D52">
      <w:pPr>
        <w:spacing w:line="360" w:lineRule="auto"/>
        <w:rPr>
          <w:rFonts w:asciiTheme="majorBidi" w:hAnsiTheme="majorBidi" w:cstheme="majorBidi"/>
        </w:rPr>
      </w:pPr>
      <w:r w:rsidRPr="00D7257D">
        <w:rPr>
          <w:rFonts w:asciiTheme="majorBidi" w:hAnsiTheme="majorBidi" w:cstheme="majorBidi"/>
        </w:rPr>
        <w:t>[22]</w:t>
      </w:r>
    </w:p>
    <w:p w14:paraId="569FF1EB" w14:textId="77777777" w:rsidR="004A0DEF" w:rsidRPr="00D7257D" w:rsidRDefault="004A0DEF" w:rsidP="00406D52">
      <w:pPr>
        <w:spacing w:line="360" w:lineRule="auto"/>
        <w:rPr>
          <w:rFonts w:asciiTheme="majorBidi" w:hAnsiTheme="majorBidi" w:cstheme="majorBidi"/>
        </w:rPr>
      </w:pPr>
    </w:p>
    <w:p w14:paraId="06F6BF42" w14:textId="6E2A7D78" w:rsidR="004A0DEF" w:rsidRPr="00D7257D" w:rsidRDefault="004A0DEF" w:rsidP="00406D52">
      <w:pPr>
        <w:spacing w:line="360" w:lineRule="auto"/>
        <w:rPr>
          <w:rFonts w:asciiTheme="majorBidi" w:hAnsiTheme="majorBidi" w:cstheme="majorBidi"/>
        </w:rPr>
      </w:pPr>
      <w:r w:rsidRPr="00D7257D">
        <w:rPr>
          <w:rFonts w:asciiTheme="majorBidi" w:hAnsiTheme="majorBidi" w:cstheme="majorBidi"/>
        </w:rPr>
        <w:t>[23]</w:t>
      </w:r>
    </w:p>
    <w:p w14:paraId="2BFDFE58" w14:textId="77777777" w:rsidR="004A0DEF" w:rsidRPr="00D7257D" w:rsidRDefault="004A0DEF" w:rsidP="00406D52">
      <w:pPr>
        <w:spacing w:line="360" w:lineRule="auto"/>
        <w:rPr>
          <w:rFonts w:asciiTheme="majorBidi" w:hAnsiTheme="majorBidi" w:cstheme="majorBidi"/>
        </w:rPr>
      </w:pPr>
    </w:p>
    <w:p w14:paraId="5DA53B03" w14:textId="75BF8B44" w:rsidR="004A0DEF" w:rsidRPr="00D7257D" w:rsidRDefault="004A0DEF" w:rsidP="00406D52">
      <w:pPr>
        <w:spacing w:line="360" w:lineRule="auto"/>
        <w:rPr>
          <w:rFonts w:asciiTheme="majorBidi" w:hAnsiTheme="majorBidi" w:cstheme="majorBidi"/>
        </w:rPr>
      </w:pPr>
      <w:r w:rsidRPr="00D7257D">
        <w:rPr>
          <w:rFonts w:asciiTheme="majorBidi" w:hAnsiTheme="majorBidi" w:cstheme="majorBidi"/>
        </w:rPr>
        <w:lastRenderedPageBreak/>
        <w:t>[24]</w:t>
      </w:r>
    </w:p>
    <w:p w14:paraId="74A855A5" w14:textId="77777777" w:rsidR="004A0DEF" w:rsidRPr="00D7257D" w:rsidRDefault="004A0DEF" w:rsidP="00406D52">
      <w:pPr>
        <w:spacing w:line="360" w:lineRule="auto"/>
        <w:rPr>
          <w:rFonts w:asciiTheme="majorBidi" w:hAnsiTheme="majorBidi" w:cstheme="majorBidi"/>
        </w:rPr>
      </w:pPr>
    </w:p>
    <w:p w14:paraId="59FE5B65" w14:textId="6A742D38" w:rsidR="004A0DEF" w:rsidRPr="00D7257D" w:rsidRDefault="004A0DEF" w:rsidP="00406D52">
      <w:pPr>
        <w:spacing w:line="360" w:lineRule="auto"/>
        <w:rPr>
          <w:rFonts w:asciiTheme="majorBidi" w:hAnsiTheme="majorBidi" w:cstheme="majorBidi"/>
        </w:rPr>
      </w:pPr>
      <w:r w:rsidRPr="00D7257D">
        <w:rPr>
          <w:rFonts w:asciiTheme="majorBidi" w:hAnsiTheme="majorBidi" w:cstheme="majorBidi"/>
        </w:rPr>
        <w:t>[25]</w:t>
      </w:r>
    </w:p>
    <w:p w14:paraId="093B778C" w14:textId="77777777" w:rsidR="004A0DEF" w:rsidRPr="00D7257D" w:rsidRDefault="004A0DEF" w:rsidP="00406D52">
      <w:pPr>
        <w:spacing w:line="360" w:lineRule="auto"/>
        <w:rPr>
          <w:rFonts w:asciiTheme="majorBidi" w:hAnsiTheme="majorBidi" w:cstheme="majorBidi"/>
        </w:rPr>
      </w:pPr>
    </w:p>
    <w:p w14:paraId="77496E88" w14:textId="09BD2506" w:rsidR="004A0DEF" w:rsidRPr="00D7257D" w:rsidRDefault="004A0DEF" w:rsidP="004A0DEF">
      <w:pPr>
        <w:spacing w:line="360" w:lineRule="auto"/>
        <w:rPr>
          <w:rFonts w:asciiTheme="majorBidi" w:hAnsiTheme="majorBidi" w:cstheme="majorBidi"/>
        </w:rPr>
      </w:pPr>
      <w:r w:rsidRPr="00D7257D">
        <w:rPr>
          <w:rFonts w:asciiTheme="majorBidi" w:hAnsiTheme="majorBidi" w:cstheme="majorBidi"/>
        </w:rPr>
        <w:t>[26]</w:t>
      </w:r>
    </w:p>
    <w:p w14:paraId="59157B66" w14:textId="77777777" w:rsidR="004A0DEF" w:rsidRPr="00D7257D" w:rsidRDefault="004A0DEF" w:rsidP="004A0DEF">
      <w:pPr>
        <w:spacing w:line="360" w:lineRule="auto"/>
        <w:rPr>
          <w:rFonts w:asciiTheme="majorBidi" w:hAnsiTheme="majorBidi" w:cstheme="majorBidi"/>
        </w:rPr>
      </w:pPr>
    </w:p>
    <w:p w14:paraId="377B8932" w14:textId="77777777" w:rsidR="004A0DEF" w:rsidRPr="00D7257D" w:rsidRDefault="004A0DEF" w:rsidP="004A0DEF">
      <w:pPr>
        <w:spacing w:line="360" w:lineRule="auto"/>
        <w:rPr>
          <w:rFonts w:asciiTheme="majorBidi" w:hAnsiTheme="majorBidi" w:cstheme="majorBidi"/>
        </w:rPr>
      </w:pPr>
    </w:p>
    <w:p w14:paraId="70E3E9B3" w14:textId="52ACBBDA" w:rsidR="004A0DEF" w:rsidRPr="00D7257D" w:rsidRDefault="004A0DEF" w:rsidP="004A0DEF">
      <w:pPr>
        <w:spacing w:line="360" w:lineRule="auto"/>
        <w:rPr>
          <w:rFonts w:asciiTheme="majorBidi" w:hAnsiTheme="majorBidi" w:cstheme="majorBidi"/>
        </w:rPr>
      </w:pPr>
      <w:r w:rsidRPr="00D7257D">
        <w:rPr>
          <w:rFonts w:asciiTheme="majorBidi" w:hAnsiTheme="majorBidi" w:cstheme="majorBidi"/>
        </w:rPr>
        <w:t>[27]</w:t>
      </w:r>
    </w:p>
    <w:p w14:paraId="30065A53" w14:textId="77777777" w:rsidR="004A0DEF" w:rsidRPr="00D7257D" w:rsidRDefault="004A0DEF" w:rsidP="004A0DEF">
      <w:pPr>
        <w:spacing w:line="360" w:lineRule="auto"/>
        <w:rPr>
          <w:rFonts w:asciiTheme="majorBidi" w:hAnsiTheme="majorBidi" w:cstheme="majorBidi"/>
        </w:rPr>
      </w:pPr>
    </w:p>
    <w:p w14:paraId="3C70F5EF" w14:textId="084007EA" w:rsidR="004A0DEF" w:rsidRPr="00D7257D" w:rsidRDefault="004A0DEF" w:rsidP="004A0DEF">
      <w:pPr>
        <w:spacing w:line="360" w:lineRule="auto"/>
        <w:rPr>
          <w:rFonts w:asciiTheme="majorBidi" w:hAnsiTheme="majorBidi" w:cstheme="majorBidi"/>
        </w:rPr>
      </w:pPr>
      <w:r w:rsidRPr="00D7257D">
        <w:rPr>
          <w:rFonts w:asciiTheme="majorBidi" w:hAnsiTheme="majorBidi" w:cstheme="majorBidi"/>
        </w:rPr>
        <w:t>[28]</w:t>
      </w:r>
    </w:p>
    <w:p w14:paraId="215AB728" w14:textId="77777777" w:rsidR="006E5B5D" w:rsidRPr="00D7257D" w:rsidRDefault="006E5B5D" w:rsidP="004A0DEF">
      <w:pPr>
        <w:spacing w:line="360" w:lineRule="auto"/>
        <w:rPr>
          <w:rFonts w:asciiTheme="majorBidi" w:hAnsiTheme="majorBidi" w:cstheme="majorBidi"/>
        </w:rPr>
      </w:pPr>
    </w:p>
    <w:p w14:paraId="6EF67994" w14:textId="4E837A87" w:rsidR="006E5B5D" w:rsidRPr="00D7257D" w:rsidRDefault="006E5B5D" w:rsidP="004A0DEF">
      <w:pPr>
        <w:spacing w:line="360" w:lineRule="auto"/>
        <w:rPr>
          <w:rFonts w:asciiTheme="majorBidi" w:hAnsiTheme="majorBidi" w:cstheme="majorBidi"/>
        </w:rPr>
      </w:pPr>
      <w:r w:rsidRPr="00D7257D">
        <w:rPr>
          <w:rFonts w:asciiTheme="majorBidi" w:hAnsiTheme="majorBidi" w:cstheme="majorBidi"/>
        </w:rPr>
        <w:t>[29]</w:t>
      </w:r>
    </w:p>
    <w:p w14:paraId="1AFF0335" w14:textId="77777777" w:rsidR="006E5B5D" w:rsidRPr="00D7257D" w:rsidRDefault="006E5B5D" w:rsidP="004A0DEF">
      <w:pPr>
        <w:spacing w:line="360" w:lineRule="auto"/>
        <w:rPr>
          <w:rFonts w:asciiTheme="majorBidi" w:hAnsiTheme="majorBidi" w:cstheme="majorBidi"/>
        </w:rPr>
      </w:pPr>
    </w:p>
    <w:p w14:paraId="3950A580" w14:textId="5525FD2C" w:rsidR="006E5B5D" w:rsidRPr="00D7257D" w:rsidRDefault="006E5B5D" w:rsidP="004A0DEF">
      <w:pPr>
        <w:spacing w:line="360" w:lineRule="auto"/>
        <w:rPr>
          <w:rFonts w:asciiTheme="majorBidi" w:hAnsiTheme="majorBidi" w:cstheme="majorBidi"/>
        </w:rPr>
      </w:pPr>
      <w:r w:rsidRPr="00D7257D">
        <w:rPr>
          <w:rFonts w:asciiTheme="majorBidi" w:hAnsiTheme="majorBidi" w:cstheme="majorBidi"/>
        </w:rPr>
        <w:t>[30]</w:t>
      </w:r>
    </w:p>
    <w:p w14:paraId="0192F4CE" w14:textId="77777777" w:rsidR="006E5B5D" w:rsidRPr="00D7257D" w:rsidRDefault="006E5B5D" w:rsidP="004A0DEF">
      <w:pPr>
        <w:spacing w:line="360" w:lineRule="auto"/>
        <w:rPr>
          <w:rFonts w:asciiTheme="majorBidi" w:hAnsiTheme="majorBidi" w:cstheme="majorBidi"/>
        </w:rPr>
      </w:pPr>
    </w:p>
    <w:p w14:paraId="39212119" w14:textId="07FAC1E0" w:rsidR="006E5B5D" w:rsidRPr="00D7257D" w:rsidRDefault="006E5B5D" w:rsidP="004A0DEF">
      <w:pPr>
        <w:spacing w:line="360" w:lineRule="auto"/>
        <w:rPr>
          <w:rFonts w:asciiTheme="majorBidi" w:hAnsiTheme="majorBidi" w:cstheme="majorBidi"/>
        </w:rPr>
      </w:pPr>
      <w:r w:rsidRPr="00D7257D">
        <w:rPr>
          <w:rFonts w:asciiTheme="majorBidi" w:hAnsiTheme="majorBidi" w:cstheme="majorBidi"/>
        </w:rPr>
        <w:t>[31]</w:t>
      </w:r>
    </w:p>
    <w:p w14:paraId="3EFC5CA4" w14:textId="77777777" w:rsidR="006E5B5D" w:rsidRPr="00D7257D" w:rsidRDefault="006E5B5D" w:rsidP="004A0DEF">
      <w:pPr>
        <w:spacing w:line="360" w:lineRule="auto"/>
        <w:rPr>
          <w:rFonts w:asciiTheme="majorBidi" w:hAnsiTheme="majorBidi" w:cstheme="majorBidi"/>
        </w:rPr>
      </w:pPr>
    </w:p>
    <w:p w14:paraId="6C4A42AE" w14:textId="1C3F0D14" w:rsidR="006E5B5D" w:rsidRPr="00D7257D" w:rsidRDefault="006E5B5D" w:rsidP="004A0DEF">
      <w:pPr>
        <w:spacing w:line="360" w:lineRule="auto"/>
        <w:rPr>
          <w:rFonts w:asciiTheme="majorBidi" w:hAnsiTheme="majorBidi" w:cstheme="majorBidi"/>
        </w:rPr>
      </w:pPr>
      <w:r w:rsidRPr="00D7257D">
        <w:rPr>
          <w:rFonts w:asciiTheme="majorBidi" w:hAnsiTheme="majorBidi" w:cstheme="majorBidi"/>
        </w:rPr>
        <w:t>[32]</w:t>
      </w:r>
    </w:p>
    <w:p w14:paraId="7BEF015A" w14:textId="558B9D6A" w:rsidR="00066045" w:rsidRPr="00D7257D" w:rsidRDefault="00F76E45" w:rsidP="00E158FE">
      <w:pPr>
        <w:spacing w:line="360" w:lineRule="auto"/>
        <w:jc w:val="left"/>
        <w:rPr>
          <w:rFonts w:asciiTheme="majorBidi" w:hAnsiTheme="majorBidi" w:cstheme="majorBidi"/>
        </w:rPr>
      </w:pPr>
      <w:r w:rsidRPr="00D7257D">
        <w:rPr>
          <w:rFonts w:asciiTheme="majorBidi" w:hAnsiTheme="majorBidi" w:cstheme="majorBidi"/>
        </w:rPr>
        <w:br w:type="page"/>
      </w:r>
    </w:p>
    <w:p w14:paraId="070E1420" w14:textId="49F5C8F0" w:rsidR="00363F0A" w:rsidRDefault="00363F0A" w:rsidP="002D1859">
      <w:pPr>
        <w:pStyle w:val="Heading1"/>
        <w:numPr>
          <w:ilvl w:val="0"/>
          <w:numId w:val="0"/>
        </w:numPr>
        <w:ind w:left="360" w:hanging="360"/>
        <w:rPr>
          <w:lang w:val="hr-HR"/>
        </w:rPr>
      </w:pPr>
      <w:bookmarkStart w:id="68" w:name="_Toc233394055"/>
      <w:r w:rsidRPr="00D7257D">
        <w:rPr>
          <w:lang w:val="hr-HR"/>
        </w:rPr>
        <w:lastRenderedPageBreak/>
        <w:t>Sažetak</w:t>
      </w:r>
      <w:bookmarkEnd w:id="68"/>
    </w:p>
    <w:p w14:paraId="6B32E0C6" w14:textId="77777777" w:rsidR="002D1859" w:rsidRPr="002D1859" w:rsidRDefault="002D1859" w:rsidP="002D1859"/>
    <w:p w14:paraId="1D58B5F7" w14:textId="77777777" w:rsidR="00DA1BF3" w:rsidRDefault="009F7CF3" w:rsidP="00DA1BF3">
      <w:pPr>
        <w:spacing w:line="360" w:lineRule="auto"/>
        <w:jc w:val="left"/>
        <w:rPr>
          <w:rFonts w:asciiTheme="majorBidi" w:hAnsiTheme="majorBidi" w:cstheme="majorBidi"/>
          <w:b/>
          <w:bCs/>
        </w:rPr>
      </w:pPr>
      <w:r>
        <w:rPr>
          <w:rFonts w:asciiTheme="majorBidi" w:hAnsiTheme="majorBidi" w:cstheme="majorBidi"/>
          <w:b/>
          <w:bCs/>
        </w:rPr>
        <w:t xml:space="preserve">Naslov: </w:t>
      </w:r>
      <w:r w:rsidR="00DA1BF3" w:rsidRPr="00DA1BF3">
        <w:rPr>
          <w:rFonts w:asciiTheme="majorBidi" w:hAnsiTheme="majorBidi" w:cstheme="majorBidi"/>
          <w:b/>
          <w:bCs/>
        </w:rPr>
        <w:t>Modularni sustav za obradu događaja u stvarnom vremenu s gamifikacijom</w:t>
      </w:r>
    </w:p>
    <w:p w14:paraId="789A24AC" w14:textId="77777777" w:rsidR="00F47B4E" w:rsidRDefault="00F47B4E" w:rsidP="00DA1BF3">
      <w:pPr>
        <w:spacing w:line="360" w:lineRule="auto"/>
        <w:jc w:val="left"/>
        <w:rPr>
          <w:rFonts w:asciiTheme="majorBidi" w:hAnsiTheme="majorBidi" w:cstheme="majorBidi"/>
          <w:b/>
          <w:bCs/>
        </w:rPr>
      </w:pPr>
    </w:p>
    <w:p w14:paraId="13B2D82F" w14:textId="370C4528" w:rsidR="00F47B4E" w:rsidRPr="00473E68" w:rsidRDefault="00F47B4E" w:rsidP="005B7732">
      <w:pPr>
        <w:spacing w:line="360" w:lineRule="auto"/>
        <w:jc w:val="left"/>
        <w:rPr>
          <w:rFonts w:asciiTheme="majorBidi" w:hAnsiTheme="majorBidi" w:cstheme="majorBidi"/>
        </w:rPr>
      </w:pPr>
      <w:r>
        <w:rPr>
          <w:rFonts w:asciiTheme="majorBidi" w:hAnsiTheme="majorBidi" w:cstheme="majorBidi"/>
          <w:b/>
          <w:bCs/>
        </w:rPr>
        <w:tab/>
      </w:r>
      <w:r w:rsidR="00140329">
        <w:rPr>
          <w:rFonts w:asciiTheme="majorBidi" w:hAnsiTheme="majorBidi" w:cstheme="majorBidi"/>
        </w:rPr>
        <w:t>U ovom radu obrađen je problem obrade događaja koji prist</w:t>
      </w:r>
      <w:r w:rsidR="00D14503">
        <w:rPr>
          <w:rFonts w:asciiTheme="majorBidi" w:hAnsiTheme="majorBidi" w:cstheme="majorBidi"/>
        </w:rPr>
        <w:t xml:space="preserve">ižu u sustav </w:t>
      </w:r>
      <w:r w:rsidR="00EC0D5D" w:rsidRPr="00EC0D5D">
        <w:rPr>
          <w:rFonts w:asciiTheme="majorBidi" w:hAnsiTheme="majorBidi" w:cstheme="majorBidi"/>
        </w:rPr>
        <w:t>iz više izvora</w:t>
      </w:r>
      <w:r w:rsidR="00EC0D5D">
        <w:rPr>
          <w:rFonts w:asciiTheme="majorBidi" w:hAnsiTheme="majorBidi" w:cstheme="majorBidi"/>
        </w:rPr>
        <w:t xml:space="preserve"> </w:t>
      </w:r>
      <w:r w:rsidR="00D14503">
        <w:rPr>
          <w:rFonts w:asciiTheme="majorBidi" w:hAnsiTheme="majorBidi" w:cstheme="majorBidi"/>
        </w:rPr>
        <w:t xml:space="preserve">u </w:t>
      </w:r>
      <w:r w:rsidR="004B5A46">
        <w:rPr>
          <w:rFonts w:asciiTheme="majorBidi" w:hAnsiTheme="majorBidi" w:cstheme="majorBidi"/>
        </w:rPr>
        <w:t xml:space="preserve">blizu </w:t>
      </w:r>
      <w:r w:rsidR="00D14503">
        <w:rPr>
          <w:rFonts w:asciiTheme="majorBidi" w:hAnsiTheme="majorBidi" w:cstheme="majorBidi"/>
        </w:rPr>
        <w:t>stvarnom vremenu</w:t>
      </w:r>
      <w:r w:rsidR="00167E19">
        <w:rPr>
          <w:rFonts w:asciiTheme="majorBidi" w:hAnsiTheme="majorBidi" w:cstheme="majorBidi"/>
        </w:rPr>
        <w:t xml:space="preserve">. Cilj rada bio je razviti modularni sustav koji </w:t>
      </w:r>
      <w:r w:rsidR="00074D3C">
        <w:rPr>
          <w:rFonts w:asciiTheme="majorBidi" w:hAnsiTheme="majorBidi" w:cstheme="majorBidi"/>
        </w:rPr>
        <w:t xml:space="preserve">omogućava  </w:t>
      </w:r>
      <w:r w:rsidR="00167E19">
        <w:rPr>
          <w:rFonts w:asciiTheme="majorBidi" w:hAnsiTheme="majorBidi" w:cstheme="majorBidi"/>
        </w:rPr>
        <w:t>pri</w:t>
      </w:r>
      <w:r w:rsidR="00074D3C">
        <w:rPr>
          <w:rFonts w:asciiTheme="majorBidi" w:hAnsiTheme="majorBidi" w:cstheme="majorBidi"/>
        </w:rPr>
        <w:t xml:space="preserve">hvat </w:t>
      </w:r>
      <w:r w:rsidR="00167E19">
        <w:rPr>
          <w:rFonts w:asciiTheme="majorBidi" w:hAnsiTheme="majorBidi" w:cstheme="majorBidi"/>
        </w:rPr>
        <w:t>, obra</w:t>
      </w:r>
      <w:r w:rsidR="00074D3C">
        <w:rPr>
          <w:rFonts w:asciiTheme="majorBidi" w:hAnsiTheme="majorBidi" w:cstheme="majorBidi"/>
        </w:rPr>
        <w:t>du</w:t>
      </w:r>
      <w:r w:rsidR="00167E19">
        <w:rPr>
          <w:rFonts w:asciiTheme="majorBidi" w:hAnsiTheme="majorBidi" w:cstheme="majorBidi"/>
        </w:rPr>
        <w:t>, trajno pohranjuje te prikazuje korisniku podatke</w:t>
      </w:r>
      <w:r w:rsidR="00135C65">
        <w:rPr>
          <w:rFonts w:asciiTheme="majorBidi" w:hAnsiTheme="majorBidi" w:cstheme="majorBidi"/>
        </w:rPr>
        <w:t xml:space="preserve"> generirane na skupu uređaja. </w:t>
      </w:r>
      <w:r w:rsidR="00074D3C">
        <w:rPr>
          <w:rFonts w:asciiTheme="majorBidi" w:hAnsiTheme="majorBidi" w:cstheme="majorBidi"/>
        </w:rPr>
        <w:t>Predlože</w:t>
      </w:r>
      <w:r w:rsidR="00AF2BB5">
        <w:rPr>
          <w:rFonts w:asciiTheme="majorBidi" w:hAnsiTheme="majorBidi" w:cstheme="majorBidi"/>
        </w:rPr>
        <w:t>n</w:t>
      </w:r>
      <w:r w:rsidR="00074D3C">
        <w:rPr>
          <w:rFonts w:asciiTheme="majorBidi" w:hAnsiTheme="majorBidi" w:cstheme="majorBidi"/>
        </w:rPr>
        <w:t>o</w:t>
      </w:r>
      <w:r w:rsidR="00CC7113">
        <w:rPr>
          <w:rFonts w:asciiTheme="majorBidi" w:hAnsiTheme="majorBidi" w:cstheme="majorBidi"/>
        </w:rPr>
        <w:t xml:space="preserve">  rješe</w:t>
      </w:r>
      <w:r w:rsidR="00950FC1">
        <w:rPr>
          <w:rFonts w:asciiTheme="majorBidi" w:hAnsiTheme="majorBidi" w:cstheme="majorBidi"/>
        </w:rPr>
        <w:t>nje</w:t>
      </w:r>
      <w:r w:rsidR="00AF2BB5">
        <w:rPr>
          <w:rFonts w:asciiTheme="majorBidi" w:hAnsiTheme="majorBidi" w:cstheme="majorBidi"/>
        </w:rPr>
        <w:t xml:space="preserve"> </w:t>
      </w:r>
      <w:r w:rsidR="00950FC1">
        <w:rPr>
          <w:rFonts w:asciiTheme="majorBidi" w:hAnsiTheme="majorBidi" w:cstheme="majorBidi"/>
        </w:rPr>
        <w:t>zasniva se na</w:t>
      </w:r>
      <w:r w:rsidR="00CC7113">
        <w:rPr>
          <w:rFonts w:asciiTheme="majorBidi" w:hAnsiTheme="majorBidi" w:cstheme="majorBidi"/>
        </w:rPr>
        <w:t xml:space="preserve"> </w:t>
      </w:r>
      <w:r w:rsidR="00FF399A" w:rsidRPr="00FF399A">
        <w:t xml:space="preserve"> </w:t>
      </w:r>
      <w:r w:rsidR="00FF399A" w:rsidRPr="00FF399A">
        <w:rPr>
          <w:rFonts w:asciiTheme="majorBidi" w:hAnsiTheme="majorBidi" w:cstheme="majorBidi"/>
        </w:rPr>
        <w:t>događajno vođenoj arhitekturi u kojoj se komunikacija između</w:t>
      </w:r>
      <w:r w:rsidR="00CC7113">
        <w:rPr>
          <w:rFonts w:asciiTheme="majorBidi" w:hAnsiTheme="majorBidi" w:cstheme="majorBidi"/>
        </w:rPr>
        <w:t xml:space="preserve"> </w:t>
      </w:r>
      <w:r w:rsidR="00BA2232">
        <w:rPr>
          <w:rFonts w:asciiTheme="majorBidi" w:hAnsiTheme="majorBidi" w:cstheme="majorBidi"/>
        </w:rPr>
        <w:t>komponent</w:t>
      </w:r>
      <w:r w:rsidR="00A96602">
        <w:rPr>
          <w:rFonts w:asciiTheme="majorBidi" w:hAnsiTheme="majorBidi" w:cstheme="majorBidi"/>
        </w:rPr>
        <w:t>i</w:t>
      </w:r>
      <w:r w:rsidR="00BA2232">
        <w:rPr>
          <w:rFonts w:asciiTheme="majorBidi" w:hAnsiTheme="majorBidi" w:cstheme="majorBidi"/>
        </w:rPr>
        <w:t xml:space="preserve"> </w:t>
      </w:r>
      <w:r w:rsidR="00A96602">
        <w:rPr>
          <w:rFonts w:asciiTheme="majorBidi" w:hAnsiTheme="majorBidi" w:cstheme="majorBidi"/>
        </w:rPr>
        <w:t>ostvaruje</w:t>
      </w:r>
      <w:r w:rsidR="00BA2232">
        <w:rPr>
          <w:rFonts w:asciiTheme="majorBidi" w:hAnsiTheme="majorBidi" w:cstheme="majorBidi"/>
        </w:rPr>
        <w:t xml:space="preserve"> </w:t>
      </w:r>
      <w:r w:rsidR="00A96602">
        <w:rPr>
          <w:rFonts w:asciiTheme="majorBidi" w:hAnsiTheme="majorBidi" w:cstheme="majorBidi"/>
        </w:rPr>
        <w:t xml:space="preserve"> </w:t>
      </w:r>
      <w:r w:rsidR="00BA2232">
        <w:rPr>
          <w:rFonts w:asciiTheme="majorBidi" w:hAnsiTheme="majorBidi" w:cstheme="majorBidi"/>
        </w:rPr>
        <w:t>putem NATS posrednika poruka</w:t>
      </w:r>
      <w:r w:rsidR="001576FF">
        <w:rPr>
          <w:rFonts w:asciiTheme="majorBidi" w:hAnsiTheme="majorBidi" w:cstheme="majorBidi"/>
        </w:rPr>
        <w:t xml:space="preserve">, </w:t>
      </w:r>
      <w:r w:rsidR="004929AB">
        <w:rPr>
          <w:rFonts w:asciiTheme="majorBidi" w:hAnsiTheme="majorBidi" w:cstheme="majorBidi"/>
        </w:rPr>
        <w:t xml:space="preserve">a </w:t>
      </w:r>
      <w:r w:rsidR="004929AB" w:rsidRPr="004929AB">
        <w:rPr>
          <w:rFonts w:asciiTheme="majorBidi" w:hAnsiTheme="majorBidi" w:cstheme="majorBidi"/>
        </w:rPr>
        <w:t>dvosmjerna komunikacija s uređajima i korisničkim sučeljem ostvaruje pomoću</w:t>
      </w:r>
      <w:r w:rsidR="004B6A45">
        <w:rPr>
          <w:rFonts w:asciiTheme="majorBidi" w:hAnsiTheme="majorBidi" w:cstheme="majorBidi"/>
        </w:rPr>
        <w:t xml:space="preserve"> Socket.io protokola. </w:t>
      </w:r>
      <w:r w:rsidR="00E13661">
        <w:rPr>
          <w:rFonts w:asciiTheme="majorBidi" w:hAnsiTheme="majorBidi" w:cstheme="majorBidi"/>
        </w:rPr>
        <w:t>Funkcionalnost sustava je provjerena ispitivanjem latencije</w:t>
      </w:r>
      <w:r w:rsidR="005B7732">
        <w:rPr>
          <w:rFonts w:asciiTheme="majorBidi" w:hAnsiTheme="majorBidi" w:cstheme="majorBidi"/>
        </w:rPr>
        <w:t xml:space="preserve"> i rada sustava</w:t>
      </w:r>
      <w:r w:rsidR="00E13661">
        <w:rPr>
          <w:rFonts w:asciiTheme="majorBidi" w:hAnsiTheme="majorBidi" w:cstheme="majorBidi"/>
        </w:rPr>
        <w:t xml:space="preserve"> u nizu različitih ispitnih slučajeva, koji obuhvaćaju uvjete </w:t>
      </w:r>
      <w:r w:rsidR="005B7732">
        <w:rPr>
          <w:rFonts w:asciiTheme="majorBidi" w:hAnsiTheme="majorBidi" w:cstheme="majorBidi"/>
        </w:rPr>
        <w:t>od najjednostavnijh do zahtjevnih, s visokim opterećenjem, brz</w:t>
      </w:r>
      <w:r w:rsidR="00AC0669">
        <w:rPr>
          <w:rFonts w:asciiTheme="majorBidi" w:hAnsiTheme="majorBidi" w:cstheme="majorBidi"/>
        </w:rPr>
        <w:t>i</w:t>
      </w:r>
      <w:r w:rsidR="005B7732">
        <w:rPr>
          <w:rFonts w:asciiTheme="majorBidi" w:hAnsiTheme="majorBidi" w:cstheme="majorBidi"/>
        </w:rPr>
        <w:t>m pristizanjem podataka i velikim brojem uređaja. Ovime se stječe uvid u skalabilnost i propusnost sustava</w:t>
      </w:r>
      <w:r w:rsidR="00B61831">
        <w:rPr>
          <w:rFonts w:asciiTheme="majorBidi" w:hAnsiTheme="majorBidi" w:cstheme="majorBidi"/>
        </w:rPr>
        <w:t>, što je nužno za određivanje uspješnosti i kvalitete implementacije samog rješenja.</w:t>
      </w:r>
    </w:p>
    <w:p w14:paraId="1D820708" w14:textId="6F49823E" w:rsidR="009F7CF3" w:rsidRDefault="009F7CF3" w:rsidP="00E158FE">
      <w:pPr>
        <w:spacing w:line="360" w:lineRule="auto"/>
        <w:jc w:val="left"/>
        <w:rPr>
          <w:rFonts w:asciiTheme="majorBidi" w:hAnsiTheme="majorBidi" w:cstheme="majorBidi"/>
          <w:b/>
          <w:bCs/>
        </w:rPr>
      </w:pPr>
    </w:p>
    <w:p w14:paraId="0CCC8A9F" w14:textId="0BCFD7F9" w:rsidR="00DA1BF3" w:rsidRPr="00DA1BF3" w:rsidRDefault="00DA1BF3" w:rsidP="00E158FE">
      <w:pPr>
        <w:spacing w:line="360" w:lineRule="auto"/>
        <w:jc w:val="left"/>
        <w:rPr>
          <w:rFonts w:asciiTheme="majorBidi" w:hAnsiTheme="majorBidi" w:cstheme="majorBidi"/>
        </w:rPr>
      </w:pPr>
      <w:r>
        <w:rPr>
          <w:rFonts w:asciiTheme="majorBidi" w:hAnsiTheme="majorBidi" w:cstheme="majorBidi"/>
          <w:b/>
          <w:bCs/>
        </w:rPr>
        <w:t xml:space="preserve">Ključne riječi: </w:t>
      </w:r>
      <w:r>
        <w:rPr>
          <w:rFonts w:asciiTheme="majorBidi" w:hAnsiTheme="majorBidi" w:cstheme="majorBidi"/>
        </w:rPr>
        <w:t>događajno vođena arhitektura</w:t>
      </w:r>
      <w:r w:rsidR="000C397C">
        <w:rPr>
          <w:rFonts w:asciiTheme="majorBidi" w:hAnsiTheme="majorBidi" w:cstheme="majorBidi"/>
        </w:rPr>
        <w:t>;</w:t>
      </w:r>
      <w:r w:rsidR="00F11EDE">
        <w:rPr>
          <w:rFonts w:asciiTheme="majorBidi" w:hAnsiTheme="majorBidi" w:cstheme="majorBidi"/>
        </w:rPr>
        <w:t xml:space="preserve"> latencija</w:t>
      </w:r>
      <w:r w:rsidR="000C397C">
        <w:rPr>
          <w:rFonts w:asciiTheme="majorBidi" w:hAnsiTheme="majorBidi" w:cstheme="majorBidi"/>
        </w:rPr>
        <w:t>;</w:t>
      </w:r>
      <w:r w:rsidR="00F11EDE">
        <w:rPr>
          <w:rFonts w:asciiTheme="majorBidi" w:hAnsiTheme="majorBidi" w:cstheme="majorBidi"/>
        </w:rPr>
        <w:t xml:space="preserve"> NATS</w:t>
      </w:r>
      <w:r w:rsidR="000C397C">
        <w:rPr>
          <w:rFonts w:asciiTheme="majorBidi" w:hAnsiTheme="majorBidi" w:cstheme="majorBidi"/>
        </w:rPr>
        <w:t>;</w:t>
      </w:r>
      <w:r w:rsidR="00F11EDE">
        <w:rPr>
          <w:rFonts w:asciiTheme="majorBidi" w:hAnsiTheme="majorBidi" w:cstheme="majorBidi"/>
        </w:rPr>
        <w:t xml:space="preserve"> obrada događaja</w:t>
      </w:r>
    </w:p>
    <w:p w14:paraId="5CBD3C7C" w14:textId="7FCB7233" w:rsidR="00FA293E" w:rsidRPr="00FA293E" w:rsidRDefault="00FA293E" w:rsidP="00E158FE">
      <w:pPr>
        <w:spacing w:line="360" w:lineRule="auto"/>
        <w:jc w:val="left"/>
        <w:rPr>
          <w:rFonts w:asciiTheme="majorBidi" w:hAnsiTheme="majorBidi" w:cstheme="majorBidi"/>
        </w:rPr>
      </w:pPr>
      <w:r>
        <w:rPr>
          <w:rFonts w:asciiTheme="majorBidi" w:hAnsiTheme="majorBidi" w:cstheme="majorBidi"/>
        </w:rPr>
        <w:tab/>
      </w:r>
    </w:p>
    <w:p w14:paraId="3BF1DE8A" w14:textId="0395243C" w:rsidR="00FA293E" w:rsidRPr="00D7257D" w:rsidRDefault="00FA293E" w:rsidP="00E158FE">
      <w:pPr>
        <w:spacing w:line="360" w:lineRule="auto"/>
        <w:jc w:val="left"/>
        <w:rPr>
          <w:rFonts w:asciiTheme="majorBidi" w:hAnsiTheme="majorBidi" w:cstheme="majorBidi"/>
          <w:b/>
          <w:bCs/>
          <w:sz w:val="32"/>
          <w:szCs w:val="32"/>
        </w:rPr>
      </w:pPr>
    </w:p>
    <w:p w14:paraId="203471F3" w14:textId="77777777" w:rsidR="00363F0A" w:rsidRPr="00D7257D" w:rsidRDefault="00363F0A" w:rsidP="00E158FE">
      <w:pPr>
        <w:spacing w:line="360" w:lineRule="auto"/>
        <w:jc w:val="left"/>
        <w:rPr>
          <w:rFonts w:asciiTheme="majorBidi" w:hAnsiTheme="majorBidi" w:cstheme="majorBidi"/>
          <w:b/>
          <w:bCs/>
          <w:sz w:val="32"/>
          <w:szCs w:val="32"/>
        </w:rPr>
      </w:pPr>
    </w:p>
    <w:p w14:paraId="1719B214" w14:textId="77777777" w:rsidR="00363F0A" w:rsidRPr="00D7257D" w:rsidRDefault="00363F0A" w:rsidP="00E158FE">
      <w:pPr>
        <w:spacing w:line="360" w:lineRule="auto"/>
        <w:jc w:val="left"/>
        <w:rPr>
          <w:rFonts w:asciiTheme="majorBidi" w:hAnsiTheme="majorBidi" w:cstheme="majorBidi"/>
          <w:b/>
          <w:bCs/>
          <w:sz w:val="32"/>
          <w:szCs w:val="32"/>
        </w:rPr>
      </w:pPr>
    </w:p>
    <w:p w14:paraId="31550EDD" w14:textId="77777777" w:rsidR="00363F0A" w:rsidRPr="00D7257D" w:rsidRDefault="00363F0A" w:rsidP="00E158FE">
      <w:pPr>
        <w:spacing w:line="360" w:lineRule="auto"/>
        <w:jc w:val="left"/>
        <w:rPr>
          <w:rFonts w:asciiTheme="majorBidi" w:hAnsiTheme="majorBidi" w:cstheme="majorBidi"/>
          <w:b/>
          <w:bCs/>
          <w:sz w:val="32"/>
          <w:szCs w:val="32"/>
        </w:rPr>
      </w:pPr>
    </w:p>
    <w:p w14:paraId="4622F9C3" w14:textId="77777777" w:rsidR="00363F0A" w:rsidRPr="00D7257D" w:rsidRDefault="00363F0A" w:rsidP="00E158FE">
      <w:pPr>
        <w:spacing w:line="360" w:lineRule="auto"/>
        <w:jc w:val="left"/>
        <w:rPr>
          <w:rFonts w:asciiTheme="majorBidi" w:hAnsiTheme="majorBidi" w:cstheme="majorBidi"/>
          <w:b/>
          <w:bCs/>
          <w:sz w:val="32"/>
          <w:szCs w:val="32"/>
        </w:rPr>
      </w:pPr>
    </w:p>
    <w:p w14:paraId="6476D816" w14:textId="77777777" w:rsidR="00363F0A" w:rsidRPr="00D7257D" w:rsidRDefault="00363F0A" w:rsidP="00E158FE">
      <w:pPr>
        <w:spacing w:line="360" w:lineRule="auto"/>
        <w:jc w:val="left"/>
        <w:rPr>
          <w:rFonts w:asciiTheme="majorBidi" w:hAnsiTheme="majorBidi" w:cstheme="majorBidi"/>
          <w:b/>
          <w:bCs/>
          <w:sz w:val="32"/>
          <w:szCs w:val="32"/>
        </w:rPr>
      </w:pPr>
    </w:p>
    <w:p w14:paraId="1D97774F" w14:textId="77777777" w:rsidR="00363F0A" w:rsidRPr="00D7257D" w:rsidRDefault="00363F0A" w:rsidP="00E158FE">
      <w:pPr>
        <w:spacing w:line="360" w:lineRule="auto"/>
        <w:jc w:val="left"/>
        <w:rPr>
          <w:rFonts w:asciiTheme="majorBidi" w:hAnsiTheme="majorBidi" w:cstheme="majorBidi"/>
          <w:b/>
          <w:bCs/>
          <w:sz w:val="32"/>
          <w:szCs w:val="32"/>
        </w:rPr>
      </w:pPr>
    </w:p>
    <w:p w14:paraId="73856FDF" w14:textId="77777777" w:rsidR="00363F0A" w:rsidRPr="00D7257D" w:rsidRDefault="00363F0A" w:rsidP="00E158FE">
      <w:pPr>
        <w:spacing w:line="360" w:lineRule="auto"/>
        <w:jc w:val="left"/>
        <w:rPr>
          <w:rFonts w:asciiTheme="majorBidi" w:hAnsiTheme="majorBidi" w:cstheme="majorBidi"/>
          <w:b/>
          <w:bCs/>
          <w:sz w:val="32"/>
          <w:szCs w:val="32"/>
        </w:rPr>
      </w:pPr>
    </w:p>
    <w:p w14:paraId="67824A9A" w14:textId="77777777" w:rsidR="00363F0A" w:rsidRPr="00D7257D" w:rsidRDefault="00363F0A" w:rsidP="00E158FE">
      <w:pPr>
        <w:spacing w:line="360" w:lineRule="auto"/>
        <w:jc w:val="left"/>
        <w:rPr>
          <w:rFonts w:asciiTheme="majorBidi" w:hAnsiTheme="majorBidi" w:cstheme="majorBidi"/>
          <w:b/>
          <w:bCs/>
          <w:sz w:val="32"/>
          <w:szCs w:val="32"/>
        </w:rPr>
      </w:pPr>
    </w:p>
    <w:p w14:paraId="7DAF4600" w14:textId="77777777" w:rsidR="00363F0A" w:rsidRPr="00D7257D" w:rsidRDefault="00363F0A" w:rsidP="00E158FE">
      <w:pPr>
        <w:spacing w:line="360" w:lineRule="auto"/>
        <w:jc w:val="left"/>
        <w:rPr>
          <w:rFonts w:asciiTheme="majorBidi" w:hAnsiTheme="majorBidi" w:cstheme="majorBidi"/>
          <w:b/>
          <w:bCs/>
          <w:sz w:val="32"/>
          <w:szCs w:val="32"/>
        </w:rPr>
      </w:pPr>
    </w:p>
    <w:p w14:paraId="2AA6C366" w14:textId="77777777" w:rsidR="00363F0A" w:rsidRPr="00D7257D" w:rsidRDefault="00363F0A" w:rsidP="00E158FE">
      <w:pPr>
        <w:spacing w:line="360" w:lineRule="auto"/>
        <w:jc w:val="left"/>
        <w:rPr>
          <w:rFonts w:asciiTheme="majorBidi" w:hAnsiTheme="majorBidi" w:cstheme="majorBidi"/>
          <w:b/>
          <w:bCs/>
          <w:sz w:val="32"/>
          <w:szCs w:val="32"/>
        </w:rPr>
      </w:pPr>
    </w:p>
    <w:p w14:paraId="34CD6C3E" w14:textId="77777777" w:rsidR="00363F0A" w:rsidRDefault="00363F0A" w:rsidP="00E158FE">
      <w:pPr>
        <w:spacing w:line="360" w:lineRule="auto"/>
        <w:jc w:val="left"/>
        <w:rPr>
          <w:rFonts w:asciiTheme="majorBidi" w:hAnsiTheme="majorBidi" w:cstheme="majorBidi"/>
          <w:b/>
          <w:bCs/>
          <w:sz w:val="32"/>
          <w:szCs w:val="32"/>
        </w:rPr>
      </w:pPr>
    </w:p>
    <w:p w14:paraId="14C3EC92" w14:textId="77777777" w:rsidR="00BE300D" w:rsidRDefault="00BE300D" w:rsidP="00E158FE">
      <w:pPr>
        <w:spacing w:line="360" w:lineRule="auto"/>
        <w:jc w:val="left"/>
        <w:rPr>
          <w:rFonts w:asciiTheme="majorBidi" w:hAnsiTheme="majorBidi" w:cstheme="majorBidi"/>
          <w:b/>
          <w:bCs/>
          <w:sz w:val="32"/>
          <w:szCs w:val="32"/>
        </w:rPr>
      </w:pPr>
    </w:p>
    <w:p w14:paraId="7C64E929" w14:textId="77777777" w:rsidR="00BE300D" w:rsidRPr="00D7257D" w:rsidRDefault="00BE300D" w:rsidP="00E158FE">
      <w:pPr>
        <w:spacing w:line="360" w:lineRule="auto"/>
        <w:jc w:val="left"/>
        <w:rPr>
          <w:rFonts w:asciiTheme="majorBidi" w:hAnsiTheme="majorBidi" w:cstheme="majorBidi"/>
          <w:b/>
          <w:bCs/>
          <w:sz w:val="32"/>
          <w:szCs w:val="32"/>
        </w:rPr>
      </w:pPr>
    </w:p>
    <w:p w14:paraId="466899C2" w14:textId="1CC0C8C8" w:rsidR="00311D37" w:rsidRPr="002D1859" w:rsidRDefault="00363F0A" w:rsidP="002D1859">
      <w:pPr>
        <w:pStyle w:val="Heading1"/>
        <w:numPr>
          <w:ilvl w:val="0"/>
          <w:numId w:val="0"/>
        </w:numPr>
        <w:ind w:left="360" w:hanging="360"/>
        <w:rPr>
          <w:lang w:val="hr-HR"/>
        </w:rPr>
      </w:pPr>
      <w:bookmarkStart w:id="69" w:name="_Toc233394056"/>
      <w:r w:rsidRPr="00D7257D">
        <w:rPr>
          <w:lang w:val="hr-HR"/>
        </w:rPr>
        <w:t>Summary</w:t>
      </w:r>
      <w:bookmarkEnd w:id="69"/>
    </w:p>
    <w:p w14:paraId="6F1CB41D" w14:textId="51383A65" w:rsidR="001B3063" w:rsidRPr="001B3063" w:rsidRDefault="001B3063" w:rsidP="001B3063">
      <w:pPr>
        <w:spacing w:line="360" w:lineRule="auto"/>
        <w:jc w:val="left"/>
        <w:rPr>
          <w:rFonts w:asciiTheme="majorBidi" w:hAnsiTheme="majorBidi" w:cstheme="majorBidi"/>
          <w:b/>
          <w:bCs/>
          <w:lang w:val="en-US"/>
        </w:rPr>
      </w:pPr>
      <w:r>
        <w:rPr>
          <w:rFonts w:asciiTheme="majorBidi" w:hAnsiTheme="majorBidi" w:cstheme="majorBidi"/>
          <w:b/>
          <w:bCs/>
        </w:rPr>
        <w:t xml:space="preserve">Title: </w:t>
      </w:r>
      <w:r w:rsidRPr="001B3063">
        <w:rPr>
          <w:rFonts w:asciiTheme="majorBidi" w:hAnsiTheme="majorBidi" w:cstheme="majorBidi"/>
          <w:b/>
          <w:bCs/>
          <w:lang w:val="en-US"/>
        </w:rPr>
        <w:t>Modular real-time event processing system with gamification</w:t>
      </w:r>
    </w:p>
    <w:p w14:paraId="79EC325B" w14:textId="77777777" w:rsidR="002A1410" w:rsidRDefault="002A1410" w:rsidP="002A1410">
      <w:pPr>
        <w:spacing w:line="360" w:lineRule="auto"/>
        <w:ind w:firstLine="720"/>
        <w:jc w:val="left"/>
        <w:rPr>
          <w:rFonts w:asciiTheme="majorBidi" w:hAnsiTheme="majorBidi" w:cstheme="majorBidi"/>
        </w:rPr>
      </w:pPr>
    </w:p>
    <w:p w14:paraId="73594272" w14:textId="3D11E0F4" w:rsidR="001B3063" w:rsidRDefault="00031DCE" w:rsidP="00757DB7">
      <w:pPr>
        <w:spacing w:line="360" w:lineRule="auto"/>
        <w:ind w:firstLine="720"/>
        <w:jc w:val="left"/>
        <w:rPr>
          <w:rFonts w:asciiTheme="majorBidi" w:hAnsiTheme="majorBidi" w:cstheme="majorBidi"/>
        </w:rPr>
      </w:pPr>
      <w:r>
        <w:rPr>
          <w:rFonts w:asciiTheme="majorBidi" w:hAnsiTheme="majorBidi" w:cstheme="majorBidi"/>
        </w:rPr>
        <w:t>This thesis addresses the problem of</w:t>
      </w:r>
      <w:r w:rsidR="006B766A">
        <w:rPr>
          <w:rFonts w:asciiTheme="majorBidi" w:hAnsiTheme="majorBidi" w:cstheme="majorBidi"/>
        </w:rPr>
        <w:t xml:space="preserve"> processing events that arrive into the system from multiple sources in near real-time. The goal of the thesis was to develop a modular system which enables acquisition, </w:t>
      </w:r>
      <w:r w:rsidR="00884D27">
        <w:rPr>
          <w:rFonts w:asciiTheme="majorBidi" w:hAnsiTheme="majorBidi" w:cstheme="majorBidi"/>
        </w:rPr>
        <w:t xml:space="preserve">processing, persistent storage and presentation of the dana generated by the device set to the user. </w:t>
      </w:r>
      <w:r w:rsidR="000A465F">
        <w:rPr>
          <w:rFonts w:asciiTheme="majorBidi" w:hAnsiTheme="majorBidi" w:cstheme="majorBidi"/>
        </w:rPr>
        <w:t xml:space="preserve">Proposed solution is based on event-driven architecture, in which communication between components is achieved using NATS message broker and two-way communication </w:t>
      </w:r>
      <w:r w:rsidR="00757DB7">
        <w:rPr>
          <w:rFonts w:asciiTheme="majorBidi" w:hAnsiTheme="majorBidi" w:cstheme="majorBidi"/>
        </w:rPr>
        <w:t xml:space="preserve">with devices and the user interface is achieved using Socket.io protocol. System functionality was evaluated by </w:t>
      </w:r>
      <w:r w:rsidR="000C67C9">
        <w:rPr>
          <w:rFonts w:asciiTheme="majorBidi" w:hAnsiTheme="majorBidi" w:cstheme="majorBidi"/>
        </w:rPr>
        <w:t>testing the latency and the system operation in the array of different test cases, from the simplest</w:t>
      </w:r>
      <w:r w:rsidR="002D484B">
        <w:rPr>
          <w:rFonts w:asciiTheme="majorBidi" w:hAnsiTheme="majorBidi" w:cstheme="majorBidi"/>
        </w:rPr>
        <w:t xml:space="preserve">, to demanding ones, with high load, rapid data arrival and large number of devices. This way, </w:t>
      </w:r>
      <w:r w:rsidR="00B43EE0">
        <w:rPr>
          <w:rFonts w:asciiTheme="majorBidi" w:hAnsiTheme="majorBidi" w:cstheme="majorBidi"/>
        </w:rPr>
        <w:t>an insight into the scalability and throughput of the system is gained, which is ne</w:t>
      </w:r>
      <w:r w:rsidR="00E551D9">
        <w:rPr>
          <w:rFonts w:asciiTheme="majorBidi" w:hAnsiTheme="majorBidi" w:cstheme="majorBidi"/>
        </w:rPr>
        <w:t>c</w:t>
      </w:r>
      <w:r w:rsidR="00B43EE0">
        <w:rPr>
          <w:rFonts w:asciiTheme="majorBidi" w:hAnsiTheme="majorBidi" w:cstheme="majorBidi"/>
        </w:rPr>
        <w:t>es</w:t>
      </w:r>
      <w:r w:rsidR="00E551D9">
        <w:rPr>
          <w:rFonts w:asciiTheme="majorBidi" w:hAnsiTheme="majorBidi" w:cstheme="majorBidi"/>
        </w:rPr>
        <w:t>s</w:t>
      </w:r>
      <w:r w:rsidR="00B43EE0">
        <w:rPr>
          <w:rFonts w:asciiTheme="majorBidi" w:hAnsiTheme="majorBidi" w:cstheme="majorBidi"/>
        </w:rPr>
        <w:t xml:space="preserve">ary </w:t>
      </w:r>
      <w:r w:rsidR="00E551D9">
        <w:rPr>
          <w:rFonts w:asciiTheme="majorBidi" w:hAnsiTheme="majorBidi" w:cstheme="majorBidi"/>
        </w:rPr>
        <w:t xml:space="preserve">for determining success and quality of the </w:t>
      </w:r>
      <w:r w:rsidR="00B23E2C">
        <w:rPr>
          <w:rFonts w:asciiTheme="majorBidi" w:hAnsiTheme="majorBidi" w:cstheme="majorBidi"/>
        </w:rPr>
        <w:t>implementation of the solution itself.</w:t>
      </w:r>
    </w:p>
    <w:p w14:paraId="0313A4EB" w14:textId="77777777" w:rsidR="001B3063" w:rsidRDefault="001B3063" w:rsidP="003E1703">
      <w:pPr>
        <w:spacing w:line="360" w:lineRule="auto"/>
        <w:jc w:val="left"/>
        <w:rPr>
          <w:rFonts w:asciiTheme="majorBidi" w:hAnsiTheme="majorBidi" w:cstheme="majorBidi"/>
        </w:rPr>
      </w:pPr>
    </w:p>
    <w:p w14:paraId="5F31141B" w14:textId="4811F86F" w:rsidR="001B3063" w:rsidRPr="001B3063" w:rsidRDefault="001B3063" w:rsidP="003E1703">
      <w:pPr>
        <w:spacing w:line="360" w:lineRule="auto"/>
        <w:jc w:val="left"/>
        <w:rPr>
          <w:rFonts w:asciiTheme="majorBidi" w:hAnsiTheme="majorBidi" w:cstheme="majorBidi"/>
        </w:rPr>
      </w:pPr>
      <w:r>
        <w:rPr>
          <w:rFonts w:asciiTheme="majorBidi" w:hAnsiTheme="majorBidi" w:cstheme="majorBidi"/>
          <w:b/>
          <w:bCs/>
        </w:rPr>
        <w:lastRenderedPageBreak/>
        <w:t xml:space="preserve">Keywords: </w:t>
      </w:r>
      <w:r>
        <w:rPr>
          <w:rFonts w:asciiTheme="majorBidi" w:hAnsiTheme="majorBidi" w:cstheme="majorBidi"/>
        </w:rPr>
        <w:t>event-driven architecture; latency; NATS, event processing</w:t>
      </w:r>
    </w:p>
    <w:p w14:paraId="1CCD7442" w14:textId="77777777" w:rsidR="001B3063" w:rsidRDefault="001B3063" w:rsidP="003E1703">
      <w:pPr>
        <w:spacing w:line="360" w:lineRule="auto"/>
        <w:jc w:val="left"/>
        <w:rPr>
          <w:rFonts w:asciiTheme="majorBidi" w:hAnsiTheme="majorBidi" w:cstheme="majorBidi"/>
        </w:rPr>
      </w:pPr>
    </w:p>
    <w:p w14:paraId="578EBA8E" w14:textId="77777777" w:rsidR="001B3063" w:rsidRDefault="001B3063" w:rsidP="003E1703">
      <w:pPr>
        <w:spacing w:line="360" w:lineRule="auto"/>
        <w:jc w:val="left"/>
        <w:rPr>
          <w:rFonts w:asciiTheme="majorBidi" w:hAnsiTheme="majorBidi" w:cstheme="majorBidi"/>
        </w:rPr>
      </w:pPr>
    </w:p>
    <w:p w14:paraId="7FC4B89B" w14:textId="69B172D1" w:rsidR="00F76E45" w:rsidRPr="00D7257D" w:rsidRDefault="00F76E45" w:rsidP="003E1703">
      <w:pPr>
        <w:spacing w:line="360" w:lineRule="auto"/>
        <w:jc w:val="left"/>
        <w:rPr>
          <w:rFonts w:asciiTheme="majorBidi" w:hAnsiTheme="majorBidi" w:cstheme="majorBidi"/>
        </w:rPr>
      </w:pPr>
      <w:r w:rsidRPr="00D7257D">
        <w:rPr>
          <w:rFonts w:asciiTheme="majorBidi" w:hAnsiTheme="majorBidi" w:cstheme="majorBidi"/>
        </w:rPr>
        <w:br w:type="page"/>
      </w:r>
    </w:p>
    <w:p w14:paraId="169DAE6C" w14:textId="77777777" w:rsidR="00F76E45" w:rsidRPr="00D7257D" w:rsidRDefault="00F76E45" w:rsidP="00027091">
      <w:pPr>
        <w:pStyle w:val="Heading1"/>
        <w:numPr>
          <w:ilvl w:val="0"/>
          <w:numId w:val="0"/>
        </w:numPr>
        <w:ind w:left="360" w:hanging="360"/>
        <w:jc w:val="center"/>
        <w:rPr>
          <w:lang w:val="hr-HR"/>
        </w:rPr>
      </w:pPr>
      <w:bookmarkStart w:id="70" w:name="_Toc232601001"/>
      <w:bookmarkStart w:id="71" w:name="_Toc233394057"/>
      <w:r w:rsidRPr="00D7257D">
        <w:rPr>
          <w:lang w:val="hr-HR"/>
        </w:rPr>
        <w:lastRenderedPageBreak/>
        <w:t>Dodatak A: Elektronički dodaci i izvorni kod</w:t>
      </w:r>
      <w:bookmarkEnd w:id="70"/>
      <w:bookmarkEnd w:id="71"/>
    </w:p>
    <w:p w14:paraId="29C299AF" w14:textId="61EBA109" w:rsidR="009D1112" w:rsidRPr="00D7257D" w:rsidRDefault="00F76E45" w:rsidP="003E1703">
      <w:pPr>
        <w:spacing w:line="360" w:lineRule="auto"/>
        <w:rPr>
          <w:rFonts w:asciiTheme="majorBidi" w:hAnsiTheme="majorBidi" w:cstheme="majorBidi"/>
        </w:rPr>
      </w:pPr>
      <w:r w:rsidRPr="00D7257D">
        <w:rPr>
          <w:rFonts w:asciiTheme="majorBidi" w:hAnsiTheme="majorBidi" w:cstheme="majorBidi"/>
        </w:rPr>
        <w:t xml:space="preserve"> </w:t>
      </w:r>
    </w:p>
    <w:p w14:paraId="660C2B5E" w14:textId="1B6A05BD" w:rsidR="001C1317" w:rsidRPr="00D7257D" w:rsidRDefault="009D20A8" w:rsidP="000D6152">
      <w:pPr>
        <w:spacing w:line="360" w:lineRule="auto"/>
        <w:ind w:firstLine="360"/>
        <w:jc w:val="left"/>
        <w:rPr>
          <w:rFonts w:asciiTheme="majorBidi" w:hAnsiTheme="majorBidi" w:cstheme="majorBidi"/>
        </w:rPr>
      </w:pPr>
      <w:r w:rsidRPr="00D7257D">
        <w:rPr>
          <w:rFonts w:asciiTheme="majorBidi" w:hAnsiTheme="majorBidi" w:cstheme="majorBidi"/>
        </w:rPr>
        <w:t>C</w:t>
      </w:r>
      <w:r w:rsidR="006D2D94" w:rsidRPr="00D7257D">
        <w:rPr>
          <w:rFonts w:asciiTheme="majorBidi" w:hAnsiTheme="majorBidi" w:cstheme="majorBidi"/>
        </w:rPr>
        <w:t xml:space="preserve">jelovito programsko rješenje opisano </w:t>
      </w:r>
      <w:r w:rsidRPr="00D7257D">
        <w:rPr>
          <w:rFonts w:asciiTheme="majorBidi" w:hAnsiTheme="majorBidi" w:cstheme="majorBidi"/>
        </w:rPr>
        <w:t>u ovom radu dostupno je putem GitHub repozitorija na poveznici: URL . Repozitorij sadrži cjelovit programski kod,</w:t>
      </w:r>
      <w:r w:rsidR="00FE6390" w:rsidRPr="00D7257D">
        <w:rPr>
          <w:rFonts w:asciiTheme="majorBidi" w:hAnsiTheme="majorBidi" w:cstheme="majorBidi"/>
        </w:rPr>
        <w:t xml:space="preserve"> uključujući kod posljužiteljskih komponenti, kod korisničkog sučelja te kod simulatora uređaja,</w:t>
      </w:r>
      <w:r w:rsidRPr="00D7257D">
        <w:rPr>
          <w:rFonts w:asciiTheme="majorBidi" w:hAnsiTheme="majorBidi" w:cstheme="majorBidi"/>
        </w:rPr>
        <w:t xml:space="preserve"> zajedno s </w:t>
      </w:r>
      <w:r w:rsidR="00C919C4" w:rsidRPr="00D7257D">
        <w:rPr>
          <w:rFonts w:asciiTheme="majorBidi" w:hAnsiTheme="majorBidi" w:cstheme="majorBidi"/>
        </w:rPr>
        <w:t xml:space="preserve">uputama za pokretanje sustava. Prije početka rada, potrebno je napisati vlastitu konfiguracijsku datoteku okruženja, kako bi se omogućilo povezivanje na proizvoljnu bazu podataka. </w:t>
      </w:r>
      <w:r w:rsidR="00A552AF">
        <w:rPr>
          <w:rFonts w:asciiTheme="majorBidi" w:hAnsiTheme="majorBidi" w:cstheme="majorBidi"/>
        </w:rPr>
        <w:t xml:space="preserve">Prethodno je potrebno i </w:t>
      </w:r>
      <w:r w:rsidR="00C919C4" w:rsidRPr="00D7257D">
        <w:rPr>
          <w:rFonts w:asciiTheme="majorBidi" w:hAnsiTheme="majorBidi" w:cstheme="majorBidi"/>
        </w:rPr>
        <w:t xml:space="preserve">kreirati tablicu </w:t>
      </w:r>
      <w:r w:rsidR="00C919C4" w:rsidRPr="00D7257D">
        <w:rPr>
          <w:rFonts w:ascii="Consolas" w:hAnsi="Consolas" w:cstheme="majorBidi"/>
          <w:sz w:val="20"/>
          <w:szCs w:val="20"/>
        </w:rPr>
        <w:t>podaci</w:t>
      </w:r>
      <w:r w:rsidR="00C919C4" w:rsidRPr="00D7257D">
        <w:rPr>
          <w:rFonts w:asciiTheme="majorBidi" w:hAnsiTheme="majorBidi" w:cstheme="majorBidi"/>
        </w:rPr>
        <w:t>, pokretanjem SQL naredbe prikazane Isječkom 5.</w:t>
      </w:r>
      <w:r w:rsidR="00A552AF">
        <w:rPr>
          <w:rFonts w:asciiTheme="majorBidi" w:hAnsiTheme="majorBidi" w:cstheme="majorBidi"/>
        </w:rPr>
        <w:t>16</w:t>
      </w:r>
      <w:r w:rsidR="00C919C4" w:rsidRPr="00D7257D">
        <w:rPr>
          <w:rFonts w:asciiTheme="majorBidi" w:hAnsiTheme="majorBidi" w:cstheme="majorBidi"/>
        </w:rPr>
        <w:t xml:space="preserve">. </w:t>
      </w:r>
      <w:r w:rsidR="00422DF4" w:rsidRPr="00D7257D">
        <w:rPr>
          <w:rFonts w:asciiTheme="majorBidi" w:hAnsiTheme="majorBidi" w:cstheme="majorBidi"/>
        </w:rPr>
        <w:br w:type="page"/>
      </w:r>
    </w:p>
    <w:p w14:paraId="458406A2" w14:textId="6CAD9F3C" w:rsidR="003A1840" w:rsidRPr="00D7257D" w:rsidRDefault="58220E6F" w:rsidP="00027091">
      <w:pPr>
        <w:pStyle w:val="Heading1"/>
        <w:numPr>
          <w:ilvl w:val="0"/>
          <w:numId w:val="0"/>
        </w:numPr>
        <w:ind w:left="360" w:hanging="360"/>
        <w:jc w:val="center"/>
        <w:rPr>
          <w:lang w:val="hr-HR"/>
        </w:rPr>
      </w:pPr>
      <w:bookmarkStart w:id="72" w:name="_Toc233394058"/>
      <w:r w:rsidRPr="00D7257D">
        <w:rPr>
          <w:lang w:val="hr-HR"/>
        </w:rPr>
        <w:lastRenderedPageBreak/>
        <w:t xml:space="preserve">Dodatak </w:t>
      </w:r>
      <w:r w:rsidR="00CA748D" w:rsidRPr="00D7257D">
        <w:rPr>
          <w:lang w:val="hr-HR"/>
        </w:rPr>
        <w:t>B</w:t>
      </w:r>
      <w:r w:rsidRPr="00D7257D">
        <w:rPr>
          <w:lang w:val="hr-HR"/>
        </w:rPr>
        <w:t>:</w:t>
      </w:r>
      <w:r w:rsidR="09862515" w:rsidRPr="00D7257D">
        <w:rPr>
          <w:lang w:val="hr-HR"/>
        </w:rPr>
        <w:t xml:space="preserve"> NATS primjeri koda i način korištenja</w:t>
      </w:r>
      <w:bookmarkEnd w:id="72"/>
    </w:p>
    <w:p w14:paraId="1CAAB867" w14:textId="1D8F4615" w:rsidR="00092C53" w:rsidRPr="00D7257D" w:rsidRDefault="00092C53" w:rsidP="003E1703">
      <w:pPr>
        <w:spacing w:line="360" w:lineRule="auto"/>
        <w:jc w:val="center"/>
        <w:rPr>
          <w:rFonts w:asciiTheme="majorBidi" w:hAnsiTheme="majorBidi" w:cstheme="majorBidi"/>
          <w:b/>
          <w:bCs/>
          <w:sz w:val="32"/>
          <w:szCs w:val="32"/>
        </w:rPr>
      </w:pPr>
    </w:p>
    <w:p w14:paraId="766DF03C" w14:textId="2BBC1D47" w:rsidR="00092C53" w:rsidRPr="00D7257D" w:rsidRDefault="00CA748D" w:rsidP="00027091">
      <w:pPr>
        <w:pStyle w:val="Heading2"/>
        <w:rPr>
          <w:lang w:val="hr-HR"/>
        </w:rPr>
      </w:pPr>
      <w:bookmarkStart w:id="73" w:name="_Toc233394059"/>
      <w:r w:rsidRPr="00D7257D">
        <w:rPr>
          <w:lang w:val="hr-HR"/>
        </w:rPr>
        <w:t>B</w:t>
      </w:r>
      <w:r w:rsidR="09862515" w:rsidRPr="00D7257D">
        <w:rPr>
          <w:lang w:val="hr-HR"/>
        </w:rPr>
        <w:t xml:space="preserve">.1. </w:t>
      </w:r>
      <w:r w:rsidR="00027091" w:rsidRPr="00D7257D">
        <w:rPr>
          <w:lang w:val="hr-HR"/>
        </w:rPr>
        <w:t>Korištenje NATS-a u Node.js okruženju</w:t>
      </w:r>
      <w:bookmarkEnd w:id="73"/>
    </w:p>
    <w:p w14:paraId="7FDAA61B" w14:textId="7375AFF6" w:rsidR="00092C53" w:rsidRPr="00D7257D" w:rsidRDefault="00092C53" w:rsidP="003E1703">
      <w:pPr>
        <w:spacing w:line="360" w:lineRule="auto"/>
        <w:jc w:val="left"/>
        <w:rPr>
          <w:rFonts w:asciiTheme="majorBidi" w:hAnsiTheme="majorBidi" w:cstheme="majorBidi"/>
          <w:b/>
          <w:sz w:val="28"/>
          <w:szCs w:val="28"/>
        </w:rPr>
      </w:pPr>
    </w:p>
    <w:p w14:paraId="1AE867B7" w14:textId="7E8BC678" w:rsidR="00092C53" w:rsidRPr="00D7257D" w:rsidRDefault="3D2A6918" w:rsidP="003E1703">
      <w:pPr>
        <w:spacing w:line="360" w:lineRule="auto"/>
        <w:jc w:val="left"/>
      </w:pPr>
      <w:r w:rsidRPr="00D7257D">
        <w:rPr>
          <w:rFonts w:ascii="Times New Roman" w:eastAsia="Times New Roman" w:hAnsi="Times New Roman" w:cs="Times New Roman"/>
        </w:rPr>
        <w:t>Brojni programski jezici i alati podržavaju rad s NATS poslužiteljem</w:t>
      </w:r>
      <w:r w:rsidR="006E5B5D" w:rsidRPr="00D7257D">
        <w:rPr>
          <w:rFonts w:ascii="Times New Roman" w:eastAsia="Times New Roman" w:hAnsi="Times New Roman" w:cs="Times New Roman"/>
        </w:rPr>
        <w:t xml:space="preserve"> [29]</w:t>
      </w:r>
      <w:r w:rsidRPr="00D7257D">
        <w:rPr>
          <w:rFonts w:ascii="Times New Roman" w:eastAsia="Times New Roman" w:hAnsi="Times New Roman" w:cs="Times New Roman"/>
        </w:rPr>
        <w:t xml:space="preserve">. Jedan od programskih jezika u kojima se NATS često koristi je JavaScript, a posebno u kontekstu poslužiteljske strane aplikacija (engl. </w:t>
      </w:r>
      <w:r w:rsidRPr="00D7257D">
        <w:rPr>
          <w:rFonts w:ascii="Times New Roman" w:eastAsia="Times New Roman" w:hAnsi="Times New Roman" w:cs="Times New Roman"/>
          <w:i/>
        </w:rPr>
        <w:t>backend</w:t>
      </w:r>
      <w:r w:rsidRPr="00D7257D">
        <w:rPr>
          <w:rFonts w:ascii="Times New Roman" w:eastAsia="Times New Roman" w:hAnsi="Times New Roman" w:cs="Times New Roman"/>
        </w:rPr>
        <w:t xml:space="preserve">). Node.JS je uobičajeno korišten alat za ostvarivanje poslužiteljske strane aplikacija u modernom programskom inženjerstvu. Kako bi se omogućilo korištenje NATS funkcionalnosti u sklopu Node.JS-a, najprije je potrebno preuzeti NATS paket korištenjem naredbe </w:t>
      </w:r>
      <w:r w:rsidRPr="00D7257D">
        <w:rPr>
          <w:rFonts w:ascii="Consolas" w:eastAsia="Courier New" w:hAnsi="Consolas" w:cs="Courier New"/>
          <w:sz w:val="20"/>
          <w:szCs w:val="20"/>
        </w:rPr>
        <w:t>npm install nats</w:t>
      </w:r>
      <w:r w:rsidRPr="00D7257D">
        <w:rPr>
          <w:rFonts w:ascii="Times New Roman" w:eastAsia="Times New Roman" w:hAnsi="Times New Roman" w:cs="Times New Roman"/>
        </w:rPr>
        <w:t xml:space="preserve">. Rad s NATS-om započinje pozivom funkcije </w:t>
      </w:r>
      <w:r w:rsidRPr="00D7257D">
        <w:rPr>
          <w:rFonts w:ascii="Consolas" w:eastAsia="Courier New" w:hAnsi="Consolas" w:cs="Courier New"/>
          <w:sz w:val="20"/>
          <w:szCs w:val="20"/>
        </w:rPr>
        <w:t>connect</w:t>
      </w:r>
      <w:r w:rsidRPr="00D7257D">
        <w:rPr>
          <w:rFonts w:ascii="Times New Roman" w:eastAsia="Times New Roman" w:hAnsi="Times New Roman" w:cs="Times New Roman"/>
        </w:rPr>
        <w:t xml:space="preserve">, čime se uspostavlja veza s poslužiteljem. Navedena funkcija vraća objekt razreda </w:t>
      </w:r>
      <w:r w:rsidRPr="00D7257D">
        <w:rPr>
          <w:rFonts w:ascii="Consolas" w:eastAsia="Courier New" w:hAnsi="Consolas" w:cs="Courier New"/>
          <w:sz w:val="20"/>
          <w:szCs w:val="20"/>
        </w:rPr>
        <w:t>NatsConnection</w:t>
      </w:r>
      <w:r w:rsidRPr="00D7257D">
        <w:rPr>
          <w:rFonts w:ascii="Times New Roman" w:eastAsia="Times New Roman" w:hAnsi="Times New Roman" w:cs="Times New Roman"/>
        </w:rPr>
        <w:t xml:space="preserve">, koji će, zatim, služiti za izvođenje operacija s porukama korištenjem NATS poslužitelja. Nakon završetka rada s poslužiteljem, konekcija se prekida pozivom funkcije </w:t>
      </w:r>
      <w:r w:rsidRPr="00D7257D">
        <w:rPr>
          <w:rFonts w:ascii="Consolas" w:eastAsia="Courier New" w:hAnsi="Consolas" w:cs="Courier New"/>
          <w:sz w:val="20"/>
          <w:szCs w:val="20"/>
        </w:rPr>
        <w:t>close()</w:t>
      </w:r>
      <w:r w:rsidRPr="00D7257D">
        <w:rPr>
          <w:rFonts w:ascii="Times New Roman" w:eastAsia="Times New Roman" w:hAnsi="Times New Roman" w:cs="Times New Roman"/>
        </w:rPr>
        <w:t xml:space="preserve">. Ovo je osnovni način prekida konekcije koji konekciju odmah prekida. Međutim, postoji i funkcija </w:t>
      </w:r>
      <w:r w:rsidRPr="00D7257D">
        <w:rPr>
          <w:rFonts w:ascii="Consolas" w:eastAsia="Courier New" w:hAnsi="Consolas" w:cs="Courier New"/>
          <w:sz w:val="20"/>
          <w:szCs w:val="20"/>
        </w:rPr>
        <w:t>drain()</w:t>
      </w:r>
      <w:r w:rsidRPr="00D7257D">
        <w:rPr>
          <w:rFonts w:ascii="Times New Roman" w:eastAsia="Times New Roman" w:hAnsi="Times New Roman" w:cs="Times New Roman"/>
        </w:rPr>
        <w:t xml:space="preserve">, koja će najprije obraditi sve poruke koje se još nalaze u sustavu, a tek zatim zatvoriti konekciju. </w:t>
      </w:r>
      <w:r w:rsidR="6CCFF0A5" w:rsidRPr="00D7257D">
        <w:rPr>
          <w:rFonts w:ascii="Times New Roman" w:eastAsia="Times New Roman" w:hAnsi="Times New Roman" w:cs="Times New Roman"/>
        </w:rPr>
        <w:t>Korištenjem ove funkcije se</w:t>
      </w:r>
      <w:r w:rsidRPr="00D7257D">
        <w:rPr>
          <w:rFonts w:ascii="Times New Roman" w:eastAsia="Times New Roman" w:hAnsi="Times New Roman" w:cs="Times New Roman"/>
        </w:rPr>
        <w:t xml:space="preserve"> smanjuje mogućnost gubitka poruke.</w:t>
      </w:r>
    </w:p>
    <w:p w14:paraId="139756EF" w14:textId="0F1CF74B" w:rsidR="00092C53" w:rsidRPr="00D7257D" w:rsidRDefault="3D2A6918" w:rsidP="003E1703">
      <w:pPr>
        <w:spacing w:line="360" w:lineRule="auto"/>
        <w:jc w:val="left"/>
      </w:pPr>
      <w:r w:rsidRPr="00D7257D">
        <w:rPr>
          <w:rFonts w:ascii="Times New Roman" w:eastAsia="Times New Roman" w:hAnsi="Times New Roman" w:cs="Times New Roman"/>
        </w:rPr>
        <w:t xml:space="preserve"> </w:t>
      </w:r>
    </w:p>
    <w:p w14:paraId="6BAB2303" w14:textId="517ECF2C" w:rsidR="00092C53" w:rsidRPr="00D7257D" w:rsidRDefault="3D2A6918" w:rsidP="00960226">
      <w:pPr>
        <w:spacing w:line="240" w:lineRule="auto"/>
        <w:jc w:val="left"/>
      </w:pPr>
      <w:r w:rsidRPr="00D7257D">
        <w:rPr>
          <w:rFonts w:ascii="Consolas" w:eastAsia="Courier New" w:hAnsi="Consolas" w:cs="Courier New"/>
          <w:sz w:val="20"/>
          <w:szCs w:val="20"/>
        </w:rPr>
        <w:t>import { connect } from “nats”;</w:t>
      </w:r>
    </w:p>
    <w:p w14:paraId="6190F917" w14:textId="5099D6C6" w:rsidR="00092C53" w:rsidRPr="00D7257D" w:rsidRDefault="3D2A6918" w:rsidP="00960226">
      <w:pPr>
        <w:spacing w:line="240" w:lineRule="auto"/>
        <w:jc w:val="left"/>
      </w:pPr>
      <w:r w:rsidRPr="00D7257D">
        <w:rPr>
          <w:rFonts w:ascii="Consolas" w:eastAsia="Courier New" w:hAnsi="Consolas" w:cs="Courier New"/>
          <w:sz w:val="20"/>
          <w:szCs w:val="20"/>
        </w:rPr>
        <w:t>const konekcija = await connect({ servers: “nats://localhost:4222” });</w:t>
      </w:r>
    </w:p>
    <w:p w14:paraId="142B2D53" w14:textId="22786254" w:rsidR="00092C53" w:rsidRPr="00D7257D" w:rsidRDefault="3D2A6918" w:rsidP="00960226">
      <w:pPr>
        <w:spacing w:line="240" w:lineRule="auto"/>
        <w:jc w:val="left"/>
      </w:pPr>
      <w:r w:rsidRPr="00D7257D">
        <w:rPr>
          <w:rFonts w:ascii="Consolas" w:eastAsia="Courier New" w:hAnsi="Consolas" w:cs="Courier New"/>
          <w:sz w:val="20"/>
          <w:szCs w:val="20"/>
        </w:rPr>
        <w:t>// konekcija.close();  nesigurno zatvaranje</w:t>
      </w:r>
    </w:p>
    <w:p w14:paraId="19F0F8E8" w14:textId="429ED7F2" w:rsidR="00092C53" w:rsidRPr="00D7257D" w:rsidRDefault="3D2A6918" w:rsidP="00960226">
      <w:pPr>
        <w:spacing w:line="240" w:lineRule="auto"/>
        <w:jc w:val="left"/>
      </w:pPr>
      <w:r w:rsidRPr="00D7257D">
        <w:rPr>
          <w:rFonts w:ascii="Consolas" w:eastAsia="Courier New" w:hAnsi="Consolas" w:cs="Courier New"/>
          <w:sz w:val="20"/>
          <w:szCs w:val="20"/>
        </w:rPr>
        <w:t>// konekcija.drain();  sigurno zatvaranje</w:t>
      </w:r>
    </w:p>
    <w:p w14:paraId="5414D1BA" w14:textId="45909616" w:rsidR="00092C53" w:rsidRPr="00D7257D" w:rsidRDefault="3D2A6918" w:rsidP="003E1703">
      <w:pPr>
        <w:spacing w:line="360" w:lineRule="auto"/>
        <w:jc w:val="left"/>
      </w:pPr>
      <w:r w:rsidRPr="00D7257D">
        <w:rPr>
          <w:rFonts w:ascii="Consolas" w:eastAsia="Courier New" w:hAnsi="Consolas" w:cs="Courier New"/>
          <w:sz w:val="20"/>
          <w:szCs w:val="20"/>
        </w:rPr>
        <w:t xml:space="preserve"> </w:t>
      </w:r>
    </w:p>
    <w:p w14:paraId="5595F039" w14:textId="06371BAC" w:rsidR="00092C53" w:rsidRPr="00D7257D" w:rsidRDefault="3D2A6918" w:rsidP="003E1703">
      <w:pPr>
        <w:spacing w:line="360" w:lineRule="auto"/>
        <w:jc w:val="left"/>
      </w:pPr>
      <w:r w:rsidRPr="00D7257D">
        <w:rPr>
          <w:rFonts w:ascii="Times New Roman" w:eastAsia="Times New Roman" w:hAnsi="Times New Roman" w:cs="Times New Roman"/>
        </w:rPr>
        <w:t xml:space="preserve">Osnovna NATS funkcionalnost objave i pretplate ostvarena je funkcijama </w:t>
      </w:r>
      <w:r w:rsidRPr="00D7257D">
        <w:rPr>
          <w:rFonts w:ascii="Consolas" w:eastAsia="Courier New" w:hAnsi="Consolas" w:cs="Courier New"/>
          <w:sz w:val="20"/>
          <w:szCs w:val="20"/>
        </w:rPr>
        <w:t xml:space="preserve">publish </w:t>
      </w:r>
      <w:r w:rsidRPr="00D7257D">
        <w:rPr>
          <w:rFonts w:ascii="Times New Roman" w:eastAsia="Times New Roman" w:hAnsi="Times New Roman" w:cs="Times New Roman"/>
        </w:rPr>
        <w:t xml:space="preserve">i </w:t>
      </w:r>
      <w:r w:rsidRPr="00D7257D">
        <w:rPr>
          <w:rFonts w:ascii="Consolas" w:eastAsia="Courier New" w:hAnsi="Consolas" w:cs="Courier New"/>
          <w:sz w:val="20"/>
          <w:szCs w:val="20"/>
        </w:rPr>
        <w:t>subscribe</w:t>
      </w:r>
      <w:r w:rsidRPr="00D7257D">
        <w:rPr>
          <w:rFonts w:ascii="Times New Roman" w:eastAsia="Times New Roman" w:hAnsi="Times New Roman" w:cs="Times New Roman"/>
        </w:rPr>
        <w:t xml:space="preserve">. Funkcija </w:t>
      </w:r>
      <w:r w:rsidRPr="00D7257D">
        <w:rPr>
          <w:rFonts w:ascii="Consolas" w:eastAsia="Courier New" w:hAnsi="Consolas" w:cs="Courier New"/>
          <w:sz w:val="20"/>
          <w:szCs w:val="20"/>
        </w:rPr>
        <w:t xml:space="preserve">publish </w:t>
      </w:r>
      <w:r w:rsidRPr="00D7257D">
        <w:rPr>
          <w:rFonts w:ascii="Times New Roman" w:eastAsia="Times New Roman" w:hAnsi="Times New Roman" w:cs="Times New Roman"/>
        </w:rPr>
        <w:t xml:space="preserve">kao prvi argument prima naziv predmeta na koji se poruka šalje, a drugi argument predstavljaju sami podaci poruke. </w:t>
      </w:r>
      <w:r w:rsidR="3DBF0615" w:rsidRPr="00D7257D">
        <w:rPr>
          <w:rFonts w:ascii="Times New Roman" w:eastAsia="Times New Roman" w:hAnsi="Times New Roman" w:cs="Times New Roman"/>
        </w:rPr>
        <w:t>S</w:t>
      </w:r>
      <w:r w:rsidRPr="00D7257D">
        <w:rPr>
          <w:rFonts w:ascii="Times New Roman" w:eastAsia="Times New Roman" w:hAnsi="Times New Roman" w:cs="Times New Roman"/>
        </w:rPr>
        <w:t xml:space="preserve"> obzirom da se podaci u NATS protokolu šalju kao niz bajtova, tj. </w:t>
      </w:r>
      <w:r w:rsidRPr="00D7257D">
        <w:rPr>
          <w:rFonts w:ascii="Consolas" w:eastAsia="Courier New" w:hAnsi="Consolas" w:cs="Courier New"/>
          <w:sz w:val="20"/>
          <w:szCs w:val="20"/>
        </w:rPr>
        <w:t>Uint8Array</w:t>
      </w:r>
      <w:r w:rsidRPr="00D7257D">
        <w:rPr>
          <w:rFonts w:ascii="Times New Roman" w:eastAsia="Times New Roman" w:hAnsi="Times New Roman" w:cs="Times New Roman"/>
        </w:rPr>
        <w:t xml:space="preserve">, potrebno ih je najprije kodirati prije slanja. Također, nakon primanja poruke, primatelj dobivene bajtove dekodira, kako bi bio u stanju čitati i </w:t>
      </w:r>
      <w:r w:rsidRPr="00D7257D">
        <w:rPr>
          <w:rFonts w:ascii="Times New Roman" w:eastAsia="Times New Roman" w:hAnsi="Times New Roman" w:cs="Times New Roman"/>
        </w:rPr>
        <w:lastRenderedPageBreak/>
        <w:t xml:space="preserve">koristiti podatke. Kodiranje i dekodiranje ostvaruje se funkcijama </w:t>
      </w:r>
      <w:r w:rsidRPr="00D7257D">
        <w:rPr>
          <w:rFonts w:ascii="Consolas" w:eastAsia="Courier New" w:hAnsi="Consolas" w:cs="Courier New"/>
          <w:sz w:val="20"/>
          <w:szCs w:val="20"/>
        </w:rPr>
        <w:t xml:space="preserve">encode() </w:t>
      </w:r>
      <w:r w:rsidRPr="00D7257D">
        <w:rPr>
          <w:rFonts w:ascii="Times New Roman" w:eastAsia="Times New Roman" w:hAnsi="Times New Roman" w:cs="Times New Roman"/>
        </w:rPr>
        <w:t xml:space="preserve">i </w:t>
      </w:r>
      <w:r w:rsidRPr="00D7257D">
        <w:rPr>
          <w:rFonts w:ascii="Consolas" w:eastAsia="Courier New" w:hAnsi="Consolas" w:cs="Courier New"/>
          <w:sz w:val="20"/>
          <w:szCs w:val="20"/>
        </w:rPr>
        <w:t>decode()</w:t>
      </w:r>
      <w:r w:rsidRPr="00D7257D">
        <w:rPr>
          <w:rFonts w:ascii="Times New Roman" w:eastAsia="Times New Roman" w:hAnsi="Times New Roman" w:cs="Times New Roman"/>
        </w:rPr>
        <w:t xml:space="preserve">. Ovisno o tipu podataka koji se šalju, za kodiranje i dekodiranje koristi se određeni kodek (engl. </w:t>
      </w:r>
      <w:r w:rsidRPr="00D7257D">
        <w:rPr>
          <w:rFonts w:ascii="Times New Roman" w:eastAsia="Times New Roman" w:hAnsi="Times New Roman" w:cs="Times New Roman"/>
          <w:i/>
        </w:rPr>
        <w:t>codec</w:t>
      </w:r>
      <w:r w:rsidRPr="00D7257D">
        <w:rPr>
          <w:rFonts w:ascii="Times New Roman" w:eastAsia="Times New Roman" w:hAnsi="Times New Roman" w:cs="Times New Roman"/>
        </w:rPr>
        <w:t xml:space="preserve">). Za JSON objekte se, tako, koristi </w:t>
      </w:r>
      <w:r w:rsidRPr="00D7257D">
        <w:rPr>
          <w:rFonts w:ascii="Consolas" w:eastAsia="Courier New" w:hAnsi="Consolas" w:cs="Courier New"/>
          <w:sz w:val="20"/>
          <w:szCs w:val="20"/>
        </w:rPr>
        <w:t>JSONCodec</w:t>
      </w:r>
      <w:r w:rsidRPr="00D7257D">
        <w:rPr>
          <w:rFonts w:ascii="Times New Roman" w:eastAsia="Times New Roman" w:hAnsi="Times New Roman" w:cs="Times New Roman"/>
        </w:rPr>
        <w:t xml:space="preserve">, dok se za nizove znakova (engl. </w:t>
      </w:r>
      <w:r w:rsidRPr="00D7257D">
        <w:rPr>
          <w:rFonts w:ascii="Times New Roman" w:eastAsia="Times New Roman" w:hAnsi="Times New Roman" w:cs="Times New Roman"/>
          <w:i/>
        </w:rPr>
        <w:t>string</w:t>
      </w:r>
      <w:r w:rsidRPr="00D7257D">
        <w:rPr>
          <w:rFonts w:ascii="Times New Roman" w:eastAsia="Times New Roman" w:hAnsi="Times New Roman" w:cs="Times New Roman"/>
        </w:rPr>
        <w:t xml:space="preserve">) koristi </w:t>
      </w:r>
      <w:r w:rsidRPr="00D7257D">
        <w:rPr>
          <w:rFonts w:ascii="Consolas" w:eastAsia="Courier New" w:hAnsi="Consolas" w:cs="Courier New"/>
          <w:sz w:val="20"/>
          <w:szCs w:val="20"/>
        </w:rPr>
        <w:t>StringCodec</w:t>
      </w:r>
      <w:r w:rsidRPr="00D7257D">
        <w:rPr>
          <w:rFonts w:ascii="Times New Roman" w:eastAsia="Times New Roman" w:hAnsi="Times New Roman" w:cs="Times New Roman"/>
        </w:rPr>
        <w:t>. Najprije je potrebno istoimenim funkcijama konstruktorima kreirati objekt željenog kodeka, a zatim, korištenjem istog, kodirati željeni objekt prije slanja poruke.</w:t>
      </w:r>
    </w:p>
    <w:p w14:paraId="5B747F82" w14:textId="2034D8A3" w:rsidR="00092C53" w:rsidRPr="00D7257D" w:rsidRDefault="3D2A6918" w:rsidP="003E1703">
      <w:pPr>
        <w:spacing w:line="360" w:lineRule="auto"/>
        <w:jc w:val="left"/>
      </w:pPr>
      <w:r w:rsidRPr="00D7257D">
        <w:rPr>
          <w:rFonts w:ascii="Times New Roman" w:eastAsia="Times New Roman" w:hAnsi="Times New Roman" w:cs="Times New Roman"/>
        </w:rPr>
        <w:t xml:space="preserve"> </w:t>
      </w:r>
    </w:p>
    <w:p w14:paraId="098A5802" w14:textId="4BE4122C" w:rsidR="00092C53" w:rsidRPr="00D7257D" w:rsidRDefault="3D2A6918" w:rsidP="003A5DB2">
      <w:pPr>
        <w:spacing w:line="240" w:lineRule="auto"/>
        <w:jc w:val="left"/>
      </w:pPr>
      <w:r w:rsidRPr="00D7257D">
        <w:rPr>
          <w:rFonts w:ascii="Consolas" w:eastAsia="Courier New" w:hAnsi="Consolas" w:cs="Courier New"/>
          <w:sz w:val="20"/>
          <w:szCs w:val="20"/>
        </w:rPr>
        <w:t>const jc = JSONCodec();</w:t>
      </w:r>
    </w:p>
    <w:p w14:paraId="6FC3FDA5" w14:textId="5489D8BD" w:rsidR="00092C53" w:rsidRPr="00D7257D" w:rsidRDefault="3D2A6918" w:rsidP="003A5DB2">
      <w:pPr>
        <w:spacing w:line="240" w:lineRule="auto"/>
        <w:jc w:val="left"/>
      </w:pPr>
      <w:r w:rsidRPr="00D7257D">
        <w:rPr>
          <w:rFonts w:ascii="Consolas" w:eastAsia="Courier New" w:hAnsi="Consolas" w:cs="Courier New"/>
          <w:sz w:val="20"/>
          <w:szCs w:val="20"/>
        </w:rPr>
        <w:t>const sc = StringCodec();</w:t>
      </w:r>
    </w:p>
    <w:p w14:paraId="35C0C9AE" w14:textId="1C5CA223" w:rsidR="00092C53" w:rsidRPr="00D7257D" w:rsidRDefault="3D2A6918" w:rsidP="003A5DB2">
      <w:pPr>
        <w:spacing w:line="240" w:lineRule="auto"/>
        <w:jc w:val="left"/>
      </w:pPr>
      <w:r w:rsidRPr="00D7257D">
        <w:rPr>
          <w:rFonts w:ascii="Consolas" w:eastAsia="Courier New" w:hAnsi="Consolas" w:cs="Courier New"/>
          <w:sz w:val="20"/>
          <w:szCs w:val="20"/>
        </w:rPr>
        <w:t xml:space="preserve">konekcija.publish(“predmet.potpredmet”, jc.encode({id: 1, ime: “Ante”, </w:t>
      </w:r>
    </w:p>
    <w:p w14:paraId="18356438" w14:textId="42BBD39C" w:rsidR="00092C53" w:rsidRPr="00D7257D" w:rsidRDefault="3D2A6918" w:rsidP="003A5DB2">
      <w:pPr>
        <w:spacing w:line="240" w:lineRule="auto"/>
        <w:jc w:val="left"/>
      </w:pPr>
      <w:r w:rsidRPr="00D7257D">
        <w:rPr>
          <w:rFonts w:ascii="Consolas" w:eastAsia="Courier New" w:hAnsi="Consolas" w:cs="Courier New"/>
          <w:sz w:val="20"/>
          <w:szCs w:val="20"/>
        </w:rPr>
        <w:t xml:space="preserve"> prezime: “Kolak”}));</w:t>
      </w:r>
    </w:p>
    <w:p w14:paraId="3A9D2F26" w14:textId="75244C8B" w:rsidR="00092C53" w:rsidRPr="00D7257D" w:rsidRDefault="3D2A6918" w:rsidP="003A5DB2">
      <w:pPr>
        <w:spacing w:line="240" w:lineRule="auto"/>
        <w:jc w:val="left"/>
      </w:pPr>
      <w:r w:rsidRPr="00D7257D">
        <w:rPr>
          <w:rFonts w:ascii="Consolas" w:eastAsia="Courier New" w:hAnsi="Consolas" w:cs="Courier New"/>
          <w:sz w:val="20"/>
          <w:szCs w:val="20"/>
        </w:rPr>
        <w:t xml:space="preserve">konekcija.publish(“predmet.potpredmet2”, sc.encode(“Poruka u obliku </w:t>
      </w:r>
    </w:p>
    <w:p w14:paraId="27F42B22" w14:textId="4C087B6B" w:rsidR="00092C53" w:rsidRPr="00D7257D" w:rsidRDefault="3D2A6918" w:rsidP="003A5DB2">
      <w:pPr>
        <w:spacing w:line="240" w:lineRule="auto"/>
        <w:jc w:val="left"/>
      </w:pPr>
      <w:r w:rsidRPr="00D7257D">
        <w:rPr>
          <w:rFonts w:ascii="Consolas" w:eastAsia="Courier New" w:hAnsi="Consolas" w:cs="Courier New"/>
          <w:sz w:val="20"/>
          <w:szCs w:val="20"/>
        </w:rPr>
        <w:t xml:space="preserve">                   stringa”));</w:t>
      </w:r>
    </w:p>
    <w:p w14:paraId="46F61B1E" w14:textId="7AA6A43C" w:rsidR="00092C53" w:rsidRPr="00D7257D" w:rsidRDefault="3D2A6918" w:rsidP="003E1703">
      <w:pPr>
        <w:spacing w:line="360" w:lineRule="auto"/>
        <w:jc w:val="left"/>
      </w:pPr>
      <w:r w:rsidRPr="00D7257D">
        <w:rPr>
          <w:rFonts w:ascii="Consolas" w:eastAsia="Courier New" w:hAnsi="Consolas" w:cs="Courier New"/>
          <w:sz w:val="20"/>
          <w:szCs w:val="20"/>
        </w:rPr>
        <w:t xml:space="preserve"> </w:t>
      </w:r>
    </w:p>
    <w:p w14:paraId="143C2B7D" w14:textId="1C1750FE" w:rsidR="00092C53" w:rsidRPr="00D7257D" w:rsidRDefault="3D2A6918" w:rsidP="003E1703">
      <w:pPr>
        <w:spacing w:line="360" w:lineRule="auto"/>
        <w:ind w:firstLine="720"/>
        <w:jc w:val="left"/>
      </w:pPr>
      <w:r w:rsidRPr="00D7257D">
        <w:rPr>
          <w:rFonts w:ascii="Times New Roman" w:eastAsia="Times New Roman" w:hAnsi="Times New Roman" w:cs="Times New Roman"/>
        </w:rPr>
        <w:t xml:space="preserve">Komponenta sustava koja treba primiti poslane poruke mora se pretplatiti na odgovarajući predmet ili više njih, što se postiže funkcijom </w:t>
      </w:r>
      <w:r w:rsidRPr="00D7257D">
        <w:rPr>
          <w:rFonts w:ascii="Consolas" w:eastAsia="Courier New" w:hAnsi="Consolas" w:cs="Courier New"/>
          <w:sz w:val="20"/>
          <w:szCs w:val="20"/>
        </w:rPr>
        <w:t>subscribe</w:t>
      </w:r>
      <w:r w:rsidRPr="00D7257D">
        <w:rPr>
          <w:rFonts w:ascii="Times New Roman" w:eastAsia="Times New Roman" w:hAnsi="Times New Roman" w:cs="Times New Roman"/>
        </w:rPr>
        <w:t>. Ta funkcija vraća objekt po kojem se može iterirati i koji sadrži poruke poslane na navedeni predmet. Asinkronim iteriranjem po tom objektu, dobivaju se poruke iz njega te se ujedno i čeka na svaku buduću poruku, koja se, po pristizanju, automatski i prima te može dalje koristiti. Primjer navedene funkcionalnosti prikazan je u sljedećem kodu:</w:t>
      </w:r>
    </w:p>
    <w:p w14:paraId="19743CA1" w14:textId="7E062BFF" w:rsidR="00092C53" w:rsidRPr="00D7257D" w:rsidRDefault="3D2A6918" w:rsidP="003E1703">
      <w:pPr>
        <w:spacing w:line="360" w:lineRule="auto"/>
        <w:jc w:val="left"/>
      </w:pPr>
      <w:r w:rsidRPr="00D7257D">
        <w:rPr>
          <w:rFonts w:ascii="Times New Roman" w:eastAsia="Times New Roman" w:hAnsi="Times New Roman" w:cs="Times New Roman"/>
        </w:rPr>
        <w:t xml:space="preserve"> </w:t>
      </w:r>
    </w:p>
    <w:p w14:paraId="571B733C" w14:textId="43ABE3FE" w:rsidR="00092C53" w:rsidRPr="00D7257D" w:rsidRDefault="3D2A6918" w:rsidP="003A5DB2">
      <w:pPr>
        <w:spacing w:line="240" w:lineRule="auto"/>
        <w:jc w:val="left"/>
      </w:pPr>
      <w:r w:rsidRPr="00D7257D">
        <w:rPr>
          <w:rFonts w:ascii="Consolas" w:eastAsia="Courier New" w:hAnsi="Consolas" w:cs="Courier New"/>
          <w:sz w:val="20"/>
          <w:szCs w:val="20"/>
        </w:rPr>
        <w:t>const pretplata = konekcija.subscribe(“predmet.potpredmet”);</w:t>
      </w:r>
    </w:p>
    <w:p w14:paraId="348C6397" w14:textId="6C59BEED" w:rsidR="00092C53" w:rsidRPr="00D7257D" w:rsidRDefault="3D2A6918" w:rsidP="003A5DB2">
      <w:pPr>
        <w:spacing w:line="240" w:lineRule="auto"/>
        <w:jc w:val="left"/>
      </w:pPr>
      <w:r w:rsidRPr="00D7257D">
        <w:rPr>
          <w:rFonts w:ascii="Consolas" w:eastAsia="Courier New" w:hAnsi="Consolas" w:cs="Courier New"/>
          <w:sz w:val="20"/>
          <w:szCs w:val="20"/>
        </w:rPr>
        <w:t xml:space="preserve">for await (const message of pretplata) { </w:t>
      </w:r>
    </w:p>
    <w:p w14:paraId="45CC75BA" w14:textId="00B48D75" w:rsidR="00092C53" w:rsidRPr="00D7257D" w:rsidRDefault="3D2A6918" w:rsidP="003A5DB2">
      <w:pPr>
        <w:spacing w:line="240" w:lineRule="auto"/>
        <w:jc w:val="left"/>
      </w:pPr>
      <w:r w:rsidRPr="00D7257D">
        <w:rPr>
          <w:rFonts w:ascii="Consolas" w:eastAsia="Courier New" w:hAnsi="Consolas" w:cs="Courier New"/>
          <w:sz w:val="20"/>
          <w:szCs w:val="20"/>
        </w:rPr>
        <w:t xml:space="preserve">               console.log(jc.decode(message.data)); </w:t>
      </w:r>
    </w:p>
    <w:p w14:paraId="7B636B5A" w14:textId="1E337814" w:rsidR="00092C53" w:rsidRPr="00D7257D" w:rsidRDefault="3D2A6918" w:rsidP="003A5DB2">
      <w:pPr>
        <w:spacing w:line="240" w:lineRule="auto"/>
        <w:jc w:val="left"/>
      </w:pPr>
      <w:r w:rsidRPr="00D7257D">
        <w:rPr>
          <w:rFonts w:ascii="Consolas" w:eastAsia="Courier New" w:hAnsi="Consolas" w:cs="Courier New"/>
          <w:sz w:val="20"/>
          <w:szCs w:val="20"/>
        </w:rPr>
        <w:t>}</w:t>
      </w:r>
    </w:p>
    <w:p w14:paraId="3835338F" w14:textId="5B6B19C2" w:rsidR="00092C53" w:rsidRPr="00D7257D" w:rsidRDefault="3D2A6918" w:rsidP="003E1703">
      <w:pPr>
        <w:spacing w:line="360" w:lineRule="auto"/>
        <w:jc w:val="left"/>
      </w:pPr>
      <w:r w:rsidRPr="00D7257D">
        <w:rPr>
          <w:rFonts w:ascii="Consolas" w:eastAsia="Courier New" w:hAnsi="Consolas" w:cs="Courier New"/>
          <w:sz w:val="20"/>
          <w:szCs w:val="20"/>
        </w:rPr>
        <w:t xml:space="preserve"> </w:t>
      </w:r>
    </w:p>
    <w:p w14:paraId="28E30A45" w14:textId="018C58BC" w:rsidR="00092C53" w:rsidRPr="00D7257D" w:rsidRDefault="3D2A6918" w:rsidP="003E1703">
      <w:pPr>
        <w:spacing w:line="360" w:lineRule="auto"/>
        <w:jc w:val="left"/>
      </w:pPr>
      <w:r w:rsidRPr="00D7257D">
        <w:rPr>
          <w:rFonts w:ascii="Times New Roman" w:eastAsia="Times New Roman" w:hAnsi="Times New Roman" w:cs="Times New Roman"/>
        </w:rPr>
        <w:t xml:space="preserve">Predmeti na koje se moguće pretplatiti obično se definiraju hijerarhijski, po razinama. Prilikom definiranja predmeta, razine se odvajaju znakom točke. Funkcija </w:t>
      </w:r>
      <w:r w:rsidRPr="00D7257D">
        <w:rPr>
          <w:rFonts w:ascii="Consolas" w:eastAsia="Courier New" w:hAnsi="Consolas" w:cs="Courier New"/>
          <w:sz w:val="20"/>
          <w:szCs w:val="20"/>
        </w:rPr>
        <w:t>subscribe</w:t>
      </w:r>
      <w:r w:rsidRPr="00D7257D">
        <w:rPr>
          <w:rFonts w:ascii="Times New Roman" w:eastAsia="Times New Roman" w:hAnsi="Times New Roman" w:cs="Times New Roman"/>
        </w:rPr>
        <w:t xml:space="preserve"> omogućuje istovremenu pretplatu na više povezanih predmeta uporabom posebnih simbola. </w:t>
      </w:r>
      <w:r w:rsidRPr="00D7257D">
        <w:rPr>
          <w:rFonts w:ascii="Times New Roman" w:eastAsia="Times New Roman" w:hAnsi="Times New Roman" w:cs="Times New Roman"/>
        </w:rPr>
        <w:lastRenderedPageBreak/>
        <w:t>Tako npr. simbol „</w:t>
      </w:r>
      <w:r w:rsidRPr="00D7257D">
        <w:rPr>
          <w:rFonts w:ascii="Consolas" w:eastAsia="Courier New" w:hAnsi="Consolas" w:cs="Courier New"/>
          <w:sz w:val="20"/>
          <w:szCs w:val="20"/>
        </w:rPr>
        <w:t>&gt;</w:t>
      </w:r>
      <w:r w:rsidRPr="00D7257D">
        <w:rPr>
          <w:rFonts w:ascii="Times New Roman" w:eastAsia="Times New Roman" w:hAnsi="Times New Roman" w:cs="Times New Roman"/>
        </w:rPr>
        <w:t xml:space="preserve">“ označava da se pretplata odnosi na sve potpredmete do tada definiranog predmeta. Predmeti obuhvaćeni uporabom ovog simbola uključuje sve podrazine, bez obzira na dubinu. Ako su predmeti u nekom sustavu definirani prema strukturi: </w:t>
      </w:r>
      <w:r w:rsidRPr="00D7257D">
        <w:rPr>
          <w:rFonts w:ascii="Consolas" w:eastAsia="Courier New" w:hAnsi="Consolas" w:cs="Courier New"/>
          <w:sz w:val="20"/>
          <w:szCs w:val="20"/>
        </w:rPr>
        <w:t>zgrada.kat.hodnik.prostorija.uredjaj</w:t>
      </w:r>
      <w:r w:rsidRPr="00D7257D">
        <w:rPr>
          <w:rFonts w:ascii="Times New Roman" w:eastAsia="Times New Roman" w:hAnsi="Times New Roman" w:cs="Times New Roman"/>
        </w:rPr>
        <w:t xml:space="preserve">, pretplata na temu </w:t>
      </w:r>
      <w:r w:rsidRPr="00D7257D">
        <w:rPr>
          <w:rFonts w:ascii="Consolas" w:eastAsia="Courier New" w:hAnsi="Consolas" w:cs="Courier New"/>
          <w:sz w:val="20"/>
          <w:szCs w:val="20"/>
        </w:rPr>
        <w:t xml:space="preserve">zgrada1.kat2.&gt; </w:t>
      </w:r>
      <w:r w:rsidRPr="00D7257D">
        <w:rPr>
          <w:rFonts w:ascii="Times New Roman" w:eastAsia="Times New Roman" w:hAnsi="Times New Roman" w:cs="Times New Roman"/>
        </w:rPr>
        <w:t>podrazumijevala bi pretplatu na teme vezane za sve hodnike, sve prostorije i sve uređaje na drugom katu zgrade 1. Simbol „</w:t>
      </w:r>
      <w:r w:rsidRPr="00D7257D">
        <w:rPr>
          <w:rFonts w:ascii="Consolas" w:eastAsia="Courier New" w:hAnsi="Consolas" w:cs="Courier New"/>
          <w:sz w:val="20"/>
          <w:szCs w:val="20"/>
        </w:rPr>
        <w:t>*</w:t>
      </w:r>
      <w:r w:rsidRPr="00D7257D">
        <w:rPr>
          <w:rFonts w:ascii="Times New Roman" w:eastAsia="Times New Roman" w:hAnsi="Times New Roman" w:cs="Times New Roman"/>
        </w:rPr>
        <w:t xml:space="preserve">“, za razliku od prethodnog simbola, zamjenjuje samo jedan sloj hijerarhije predmeta. Tako bi pretplata na temu </w:t>
      </w:r>
      <w:r w:rsidRPr="00D7257D">
        <w:rPr>
          <w:rFonts w:ascii="Consolas" w:eastAsia="Courier New" w:hAnsi="Consolas" w:cs="Courier New"/>
          <w:sz w:val="20"/>
          <w:szCs w:val="20"/>
        </w:rPr>
        <w:t xml:space="preserve">zgrada1.*.hodnik5.&gt; </w:t>
      </w:r>
      <w:r w:rsidRPr="00D7257D">
        <w:rPr>
          <w:rFonts w:ascii="Times New Roman" w:eastAsia="Times New Roman" w:hAnsi="Times New Roman" w:cs="Times New Roman"/>
        </w:rPr>
        <w:t xml:space="preserve">podrazumijevala pretplatu na predmete vezane za sve prostorije i sve uređaje hodnika 5 na svakom katu zgrade 1. Ovakav identifikator predaje se u obliku stringa, kao argument funkciji </w:t>
      </w:r>
      <w:r w:rsidRPr="00D7257D">
        <w:rPr>
          <w:rFonts w:ascii="Consolas" w:eastAsia="Courier New" w:hAnsi="Consolas" w:cs="Courier New"/>
          <w:sz w:val="20"/>
          <w:szCs w:val="20"/>
        </w:rPr>
        <w:t>subscribe</w:t>
      </w:r>
      <w:r w:rsidRPr="00D7257D">
        <w:rPr>
          <w:rFonts w:ascii="Times New Roman" w:eastAsia="Times New Roman" w:hAnsi="Times New Roman" w:cs="Times New Roman"/>
        </w:rPr>
        <w:t>.</w:t>
      </w:r>
    </w:p>
    <w:p w14:paraId="52960D3D" w14:textId="2ADDF256" w:rsidR="00092C53" w:rsidRPr="00D7257D" w:rsidRDefault="3D2A6918" w:rsidP="003E1703">
      <w:pPr>
        <w:spacing w:line="360" w:lineRule="auto"/>
        <w:jc w:val="left"/>
      </w:pPr>
      <w:r w:rsidRPr="00D7257D">
        <w:rPr>
          <w:rFonts w:ascii="Times New Roman" w:eastAsia="Times New Roman" w:hAnsi="Times New Roman" w:cs="Times New Roman"/>
        </w:rPr>
        <w:t xml:space="preserve"> </w:t>
      </w:r>
    </w:p>
    <w:p w14:paraId="36DF23C4" w14:textId="3B3BDB17" w:rsidR="00092C53" w:rsidRPr="00D7257D" w:rsidRDefault="3D2A6918" w:rsidP="003E1703">
      <w:pPr>
        <w:spacing w:line="360" w:lineRule="auto"/>
        <w:jc w:val="left"/>
      </w:pPr>
      <w:r w:rsidRPr="00D7257D">
        <w:rPr>
          <w:rFonts w:ascii="Consolas" w:eastAsia="Courier New" w:hAnsi="Consolas" w:cs="Courier New"/>
          <w:sz w:val="20"/>
          <w:szCs w:val="20"/>
        </w:rPr>
        <w:t>const sub = konekcija.subscribe(“zgrada1.*.hodnik5.&gt;”);</w:t>
      </w:r>
    </w:p>
    <w:p w14:paraId="64FA68CA" w14:textId="493719EE" w:rsidR="00092C53" w:rsidRPr="00D7257D" w:rsidRDefault="3D2A6918" w:rsidP="003E1703">
      <w:pPr>
        <w:spacing w:line="360" w:lineRule="auto"/>
        <w:jc w:val="left"/>
      </w:pPr>
      <w:r w:rsidRPr="00D7257D">
        <w:rPr>
          <w:rFonts w:ascii="Consolas" w:eastAsia="Courier New" w:hAnsi="Consolas" w:cs="Courier New"/>
          <w:sz w:val="20"/>
          <w:szCs w:val="20"/>
        </w:rPr>
        <w:t xml:space="preserve"> </w:t>
      </w:r>
    </w:p>
    <w:p w14:paraId="1D44AEBE" w14:textId="23D39E49" w:rsidR="00092C53" w:rsidRPr="00D7257D" w:rsidRDefault="3D2A6918" w:rsidP="003E1703">
      <w:pPr>
        <w:spacing w:line="360" w:lineRule="auto"/>
        <w:jc w:val="left"/>
      </w:pPr>
      <w:r w:rsidRPr="00D7257D">
        <w:rPr>
          <w:rFonts w:ascii="Times New Roman" w:eastAsia="Times New Roman" w:hAnsi="Times New Roman" w:cs="Times New Roman"/>
        </w:rPr>
        <w:t xml:space="preserve">Funkcionalnost zahtjeva i odgovora ostvarena je funkcijama </w:t>
      </w:r>
      <w:r w:rsidRPr="00D7257D">
        <w:rPr>
          <w:rFonts w:ascii="Consolas" w:eastAsia="Courier New" w:hAnsi="Consolas" w:cs="Courier New"/>
          <w:sz w:val="20"/>
          <w:szCs w:val="20"/>
        </w:rPr>
        <w:t xml:space="preserve">request </w:t>
      </w:r>
      <w:r w:rsidRPr="00D7257D">
        <w:rPr>
          <w:rFonts w:ascii="Times New Roman" w:eastAsia="Times New Roman" w:hAnsi="Times New Roman" w:cs="Times New Roman"/>
        </w:rPr>
        <w:t xml:space="preserve">i </w:t>
      </w:r>
      <w:r w:rsidRPr="00D7257D">
        <w:rPr>
          <w:rFonts w:ascii="Consolas" w:eastAsia="Courier New" w:hAnsi="Consolas" w:cs="Courier New"/>
          <w:sz w:val="20"/>
          <w:szCs w:val="20"/>
        </w:rPr>
        <w:t>respond</w:t>
      </w:r>
      <w:r w:rsidRPr="00D7257D">
        <w:rPr>
          <w:rFonts w:ascii="Times New Roman" w:eastAsia="Times New Roman" w:hAnsi="Times New Roman" w:cs="Times New Roman"/>
        </w:rPr>
        <w:t xml:space="preserve">. Funkcija </w:t>
      </w:r>
      <w:r w:rsidRPr="00D7257D">
        <w:rPr>
          <w:rFonts w:ascii="Consolas" w:eastAsia="Courier New" w:hAnsi="Consolas" w:cs="Courier New"/>
          <w:sz w:val="20"/>
          <w:szCs w:val="20"/>
        </w:rPr>
        <w:t xml:space="preserve">request </w:t>
      </w:r>
      <w:r w:rsidRPr="00D7257D">
        <w:rPr>
          <w:rFonts w:ascii="Times New Roman" w:eastAsia="Times New Roman" w:hAnsi="Times New Roman" w:cs="Times New Roman"/>
        </w:rPr>
        <w:t xml:space="preserve">slična je funkciji </w:t>
      </w:r>
      <w:r w:rsidRPr="00D7257D">
        <w:rPr>
          <w:rFonts w:ascii="Consolas" w:eastAsia="Courier New" w:hAnsi="Consolas" w:cs="Courier New"/>
          <w:sz w:val="20"/>
          <w:szCs w:val="20"/>
        </w:rPr>
        <w:t>publish</w:t>
      </w:r>
      <w:r w:rsidRPr="00D7257D">
        <w:rPr>
          <w:rFonts w:ascii="Times New Roman" w:eastAsia="Times New Roman" w:hAnsi="Times New Roman" w:cs="Times New Roman"/>
        </w:rPr>
        <w:t xml:space="preserve">. Poziva se s ključnom riječju </w:t>
      </w:r>
      <w:r w:rsidRPr="00D7257D">
        <w:rPr>
          <w:rFonts w:ascii="Consolas" w:eastAsia="Courier New" w:hAnsi="Consolas" w:cs="Courier New"/>
          <w:sz w:val="20"/>
          <w:szCs w:val="20"/>
        </w:rPr>
        <w:t xml:space="preserve">await </w:t>
      </w:r>
      <w:r w:rsidRPr="00D7257D">
        <w:rPr>
          <w:rFonts w:ascii="Times New Roman" w:eastAsia="Times New Roman" w:hAnsi="Times New Roman" w:cs="Times New Roman"/>
        </w:rPr>
        <w:t xml:space="preserve">te se, prilikom njezinog poziva, može postaviti vrijednost </w:t>
      </w:r>
      <w:r w:rsidRPr="00D7257D">
        <w:rPr>
          <w:rFonts w:ascii="Consolas" w:eastAsia="Courier New" w:hAnsi="Consolas" w:cs="Courier New"/>
          <w:sz w:val="20"/>
          <w:szCs w:val="20"/>
        </w:rPr>
        <w:t>timeout</w:t>
      </w:r>
      <w:r w:rsidRPr="00D7257D">
        <w:rPr>
          <w:rFonts w:ascii="Times New Roman" w:eastAsia="Times New Roman" w:hAnsi="Times New Roman" w:cs="Times New Roman"/>
        </w:rPr>
        <w:t xml:space="preserve">, koja određuje koliko će se dugo čekati na odgovor u milisekundama. Povratna vrijednost ove funkcije je obećanje (engl. </w:t>
      </w:r>
      <w:r w:rsidRPr="00D7257D">
        <w:rPr>
          <w:rFonts w:ascii="Times New Roman" w:eastAsia="Times New Roman" w:hAnsi="Times New Roman" w:cs="Times New Roman"/>
          <w:i/>
          <w:iCs/>
        </w:rPr>
        <w:t xml:space="preserve">promise </w:t>
      </w:r>
      <w:r w:rsidRPr="00D7257D">
        <w:rPr>
          <w:rFonts w:ascii="Times New Roman" w:eastAsia="Times New Roman" w:hAnsi="Times New Roman" w:cs="Times New Roman"/>
        </w:rPr>
        <w:t xml:space="preserve">), a po primitku odgovora, dobiva se objekt koji predstavlja dobiveni odgovor i koji se, zatim, dekodira i iz kojeg se, nakon toga, dobivaju potrebni podaci. Komponenta kojoj je zahtjev upućen, prima ga kao I svaku drugu poruku, tj. pretplatom na odgovarajući predmet. Nakon primanja poruke, komponenta poziva funkciju </w:t>
      </w:r>
      <w:r w:rsidRPr="00D7257D">
        <w:rPr>
          <w:rFonts w:ascii="Consolas" w:eastAsia="Courier New" w:hAnsi="Consolas" w:cs="Courier New"/>
          <w:sz w:val="20"/>
          <w:szCs w:val="20"/>
        </w:rPr>
        <w:t>respond</w:t>
      </w:r>
      <w:r w:rsidRPr="00D7257D">
        <w:rPr>
          <w:rFonts w:ascii="Times New Roman" w:eastAsia="Times New Roman" w:hAnsi="Times New Roman" w:cs="Times New Roman"/>
        </w:rPr>
        <w:t xml:space="preserve"> nad objektom poruke. Kao argument, ta funkcija prima željeni sadržaj, kodiran odgovarajućim kodekom. Kodirani sadržaj automatski se šalje komponenti koja je poslala zahtjev, kao što je već opisano. U sljedećem kodu prikazan je primjer ove funkcionalnosti u kojem pošiljatelj u zahtjevu šalje djeljenik i djelitelj, primatelj prima zahtjev i odgovara rezultatom dijeljenja:</w:t>
      </w:r>
    </w:p>
    <w:p w14:paraId="337E4CC3" w14:textId="4A7A8752" w:rsidR="00092C53" w:rsidRPr="00D7257D" w:rsidRDefault="3D2A6918" w:rsidP="003E1703">
      <w:pPr>
        <w:spacing w:line="360" w:lineRule="auto"/>
        <w:jc w:val="left"/>
      </w:pPr>
      <w:r w:rsidRPr="00D7257D">
        <w:rPr>
          <w:rFonts w:ascii="Times New Roman" w:eastAsia="Times New Roman" w:hAnsi="Times New Roman" w:cs="Times New Roman"/>
        </w:rPr>
        <w:t xml:space="preserve"> </w:t>
      </w:r>
    </w:p>
    <w:p w14:paraId="34A6B2DD" w14:textId="010F7397" w:rsidR="00092C53" w:rsidRPr="00D7257D" w:rsidRDefault="3D2A6918" w:rsidP="003A5DB2">
      <w:pPr>
        <w:spacing w:line="240" w:lineRule="auto"/>
        <w:jc w:val="left"/>
      </w:pPr>
      <w:r w:rsidRPr="00D7257D">
        <w:rPr>
          <w:rFonts w:ascii="Consolas" w:eastAsia="Courier New" w:hAnsi="Consolas" w:cs="Courier New"/>
          <w:sz w:val="20"/>
          <w:szCs w:val="20"/>
        </w:rPr>
        <w:t>// Kod pošiljatelja</w:t>
      </w:r>
    </w:p>
    <w:p w14:paraId="438911B9" w14:textId="69CBA310" w:rsidR="00092C53" w:rsidRPr="00D7257D" w:rsidRDefault="3D2A6918" w:rsidP="003A5DB2">
      <w:pPr>
        <w:spacing w:line="240" w:lineRule="auto"/>
        <w:jc w:val="left"/>
      </w:pPr>
      <w:r w:rsidRPr="00D7257D">
        <w:rPr>
          <w:rFonts w:ascii="Consolas" w:eastAsia="Courier New" w:hAnsi="Consolas" w:cs="Courier New"/>
          <w:sz w:val="20"/>
          <w:szCs w:val="20"/>
        </w:rPr>
        <w:t xml:space="preserve">const odgovor = await konekcija.request(“predmet”, jc.encode({a: 100, b: 2}), </w:t>
      </w:r>
    </w:p>
    <w:p w14:paraId="7484AEC5" w14:textId="00BCFB3D" w:rsidR="00092C53" w:rsidRPr="00D7257D" w:rsidRDefault="3D2A6918" w:rsidP="003A5DB2">
      <w:pPr>
        <w:spacing w:line="240" w:lineRule="auto"/>
        <w:jc w:val="left"/>
      </w:pPr>
      <w:r w:rsidRPr="00D7257D">
        <w:rPr>
          <w:rFonts w:ascii="Consolas" w:eastAsia="Courier New" w:hAnsi="Consolas" w:cs="Courier New"/>
          <w:sz w:val="20"/>
          <w:szCs w:val="20"/>
        </w:rPr>
        <w:t xml:space="preserve">                                       { timeout: 5000 });</w:t>
      </w:r>
    </w:p>
    <w:p w14:paraId="5A3C760B" w14:textId="2E870EA4" w:rsidR="00092C53" w:rsidRPr="00D7257D" w:rsidRDefault="3D2A6918" w:rsidP="003A5DB2">
      <w:pPr>
        <w:spacing w:line="240" w:lineRule="auto"/>
        <w:jc w:val="left"/>
      </w:pPr>
      <w:r w:rsidRPr="00D7257D">
        <w:rPr>
          <w:rFonts w:ascii="Consolas" w:eastAsia="Courier New" w:hAnsi="Consolas" w:cs="Courier New"/>
          <w:sz w:val="20"/>
          <w:szCs w:val="20"/>
        </w:rPr>
        <w:t xml:space="preserve"> </w:t>
      </w:r>
    </w:p>
    <w:p w14:paraId="1F8D812C" w14:textId="362F3CE5" w:rsidR="00092C53" w:rsidRPr="00D7257D" w:rsidRDefault="3D2A6918" w:rsidP="003A5DB2">
      <w:pPr>
        <w:spacing w:line="240" w:lineRule="auto"/>
        <w:jc w:val="left"/>
      </w:pPr>
      <w:r w:rsidRPr="00D7257D">
        <w:rPr>
          <w:rFonts w:ascii="Consolas" w:eastAsia="Courier New" w:hAnsi="Consolas" w:cs="Courier New"/>
          <w:sz w:val="20"/>
          <w:szCs w:val="20"/>
        </w:rPr>
        <w:lastRenderedPageBreak/>
        <w:t xml:space="preserve"> </w:t>
      </w:r>
    </w:p>
    <w:p w14:paraId="4D79042A" w14:textId="566E1527" w:rsidR="00092C53" w:rsidRPr="00D7257D" w:rsidRDefault="3D2A6918" w:rsidP="003A5DB2">
      <w:pPr>
        <w:spacing w:line="240" w:lineRule="auto"/>
        <w:jc w:val="left"/>
      </w:pPr>
      <w:r w:rsidRPr="00D7257D">
        <w:rPr>
          <w:rFonts w:ascii="Consolas" w:eastAsia="Courier New" w:hAnsi="Consolas" w:cs="Courier New"/>
          <w:sz w:val="20"/>
          <w:szCs w:val="20"/>
        </w:rPr>
        <w:t>// Kod primatelja</w:t>
      </w:r>
    </w:p>
    <w:p w14:paraId="10585E8F" w14:textId="16904B8D" w:rsidR="00092C53" w:rsidRPr="00D7257D" w:rsidRDefault="3D2A6918" w:rsidP="003A5DB2">
      <w:pPr>
        <w:spacing w:line="240" w:lineRule="auto"/>
        <w:jc w:val="left"/>
      </w:pPr>
      <w:r w:rsidRPr="00D7257D">
        <w:rPr>
          <w:rFonts w:ascii="Consolas" w:eastAsia="Courier New" w:hAnsi="Consolas" w:cs="Courier New"/>
          <w:sz w:val="20"/>
          <w:szCs w:val="20"/>
        </w:rPr>
        <w:t>const pretplata = konekcija.subscribe(“predmet”);</w:t>
      </w:r>
    </w:p>
    <w:p w14:paraId="7D1EDFF9" w14:textId="6A028FB2" w:rsidR="00092C53" w:rsidRPr="00D7257D" w:rsidRDefault="3D2A6918" w:rsidP="003A5DB2">
      <w:pPr>
        <w:spacing w:line="240" w:lineRule="auto"/>
        <w:jc w:val="left"/>
      </w:pPr>
      <w:r w:rsidRPr="00D7257D">
        <w:rPr>
          <w:rFonts w:ascii="Consolas" w:eastAsia="Courier New" w:hAnsi="Consolas" w:cs="Courier New"/>
          <w:sz w:val="20"/>
          <w:szCs w:val="20"/>
        </w:rPr>
        <w:t>for await(const poruka of pretplata) {</w:t>
      </w:r>
    </w:p>
    <w:p w14:paraId="0769718F" w14:textId="15F2D7BD" w:rsidR="00092C53" w:rsidRPr="00D7257D" w:rsidRDefault="3D2A6918" w:rsidP="003A5DB2">
      <w:pPr>
        <w:spacing w:line="240" w:lineRule="auto"/>
        <w:jc w:val="left"/>
      </w:pPr>
      <w:r w:rsidRPr="00D7257D">
        <w:rPr>
          <w:rFonts w:ascii="Consolas" w:eastAsia="Courier New" w:hAnsi="Consolas" w:cs="Courier New"/>
          <w:sz w:val="20"/>
          <w:szCs w:val="20"/>
        </w:rPr>
        <w:t xml:space="preserve">    const {a, b} = jc.decode(poruka.data);</w:t>
      </w:r>
    </w:p>
    <w:p w14:paraId="0DE91A75" w14:textId="2E72BE0D" w:rsidR="00092C53" w:rsidRPr="00D7257D" w:rsidRDefault="3D2A6918" w:rsidP="003A5DB2">
      <w:pPr>
        <w:spacing w:line="240" w:lineRule="auto"/>
        <w:jc w:val="left"/>
      </w:pPr>
      <w:r w:rsidRPr="00D7257D">
        <w:rPr>
          <w:rFonts w:ascii="Consolas" w:eastAsia="Courier New" w:hAnsi="Consolas" w:cs="Courier New"/>
          <w:sz w:val="20"/>
          <w:szCs w:val="20"/>
        </w:rPr>
        <w:t xml:space="preserve">    poruka.respond(jc.encode({rezultat: a / b})) ;</w:t>
      </w:r>
    </w:p>
    <w:p w14:paraId="12BCFBD4" w14:textId="0C03B44C" w:rsidR="00092C53" w:rsidRPr="00D7257D" w:rsidRDefault="3D2A6918" w:rsidP="003A5DB2">
      <w:pPr>
        <w:spacing w:line="240" w:lineRule="auto"/>
        <w:jc w:val="left"/>
      </w:pPr>
      <w:r w:rsidRPr="00D7257D">
        <w:rPr>
          <w:rFonts w:ascii="Consolas" w:eastAsia="Courier New" w:hAnsi="Consolas" w:cs="Courier New"/>
          <w:sz w:val="20"/>
          <w:szCs w:val="20"/>
        </w:rPr>
        <w:t>}</w:t>
      </w:r>
    </w:p>
    <w:p w14:paraId="6E5BEEEA" w14:textId="3F3585DD" w:rsidR="00092C53" w:rsidRPr="00D7257D" w:rsidRDefault="3D2A6918" w:rsidP="003E1703">
      <w:pPr>
        <w:spacing w:line="360" w:lineRule="auto"/>
        <w:jc w:val="left"/>
      </w:pPr>
      <w:r w:rsidRPr="00D7257D">
        <w:rPr>
          <w:rFonts w:ascii="Consolas" w:eastAsia="Courier New" w:hAnsi="Consolas" w:cs="Courier New"/>
          <w:sz w:val="20"/>
          <w:szCs w:val="20"/>
        </w:rPr>
        <w:t xml:space="preserve"> </w:t>
      </w:r>
    </w:p>
    <w:p w14:paraId="256A214E" w14:textId="6F0E7623" w:rsidR="00092C53" w:rsidRPr="00D7257D" w:rsidRDefault="3D2A6918" w:rsidP="003E1703">
      <w:pPr>
        <w:spacing w:line="360" w:lineRule="auto"/>
        <w:jc w:val="left"/>
      </w:pPr>
      <w:r w:rsidRPr="00D7257D">
        <w:rPr>
          <w:rFonts w:ascii="Times New Roman" w:eastAsia="Times New Roman" w:hAnsi="Times New Roman" w:cs="Times New Roman"/>
        </w:rPr>
        <w:t xml:space="preserve">Funkcionalnost grupa reda postiže se navođenjem vrijednosti parametra </w:t>
      </w:r>
      <w:r w:rsidRPr="00D7257D">
        <w:rPr>
          <w:rFonts w:ascii="Consolas" w:eastAsia="Courier New" w:hAnsi="Consolas" w:cs="Courier New"/>
          <w:sz w:val="20"/>
          <w:szCs w:val="20"/>
        </w:rPr>
        <w:t xml:space="preserve">queue </w:t>
      </w:r>
      <w:r w:rsidRPr="00D7257D">
        <w:rPr>
          <w:rFonts w:ascii="Times New Roman" w:eastAsia="Times New Roman" w:hAnsi="Times New Roman" w:cs="Times New Roman"/>
        </w:rPr>
        <w:t>prilikom pretplaćivanja na predmet. Sve komponente koje se pretplate koristeći istu vrijednost tog parametra postaju dio iste grupe reda te će samo jedna od tih komponenti, ona nasumično odabrana, primiti poruku. Može postojati proizvoljan broj grupa reda na svakom predmetu.</w:t>
      </w:r>
    </w:p>
    <w:p w14:paraId="3A047687" w14:textId="57A1C8FE" w:rsidR="00092C53" w:rsidRPr="00D7257D" w:rsidRDefault="3D2A6918" w:rsidP="003E1703">
      <w:pPr>
        <w:spacing w:line="360" w:lineRule="auto"/>
        <w:jc w:val="left"/>
      </w:pPr>
      <w:r w:rsidRPr="00D7257D">
        <w:rPr>
          <w:rFonts w:ascii="Times New Roman" w:eastAsia="Times New Roman" w:hAnsi="Times New Roman" w:cs="Times New Roman"/>
        </w:rPr>
        <w:t xml:space="preserve"> </w:t>
      </w:r>
    </w:p>
    <w:p w14:paraId="2AC9B552" w14:textId="495D1A83" w:rsidR="00092C53" w:rsidRPr="00D7257D" w:rsidRDefault="3D2A6918" w:rsidP="003E1703">
      <w:pPr>
        <w:spacing w:line="360" w:lineRule="auto"/>
        <w:jc w:val="left"/>
      </w:pPr>
      <w:r w:rsidRPr="00D7257D">
        <w:rPr>
          <w:rFonts w:ascii="Consolas" w:eastAsia="Courier New" w:hAnsi="Consolas" w:cs="Courier New"/>
          <w:sz w:val="20"/>
          <w:szCs w:val="20"/>
        </w:rPr>
        <w:t>konekcija.subscribe(“predmet.potpredmet”, {queue: “grupa1”});</w:t>
      </w:r>
    </w:p>
    <w:p w14:paraId="446E88E2" w14:textId="209436D2" w:rsidR="00092C53" w:rsidRPr="00D7257D" w:rsidRDefault="3D2A6918" w:rsidP="003E1703">
      <w:pPr>
        <w:spacing w:line="360" w:lineRule="auto"/>
        <w:jc w:val="left"/>
      </w:pPr>
      <w:r w:rsidRPr="00D7257D">
        <w:rPr>
          <w:rFonts w:ascii="Consolas" w:eastAsia="Courier New" w:hAnsi="Consolas" w:cs="Courier New"/>
          <w:sz w:val="20"/>
          <w:szCs w:val="20"/>
        </w:rPr>
        <w:t xml:space="preserve"> </w:t>
      </w:r>
    </w:p>
    <w:p w14:paraId="0928228E" w14:textId="4EE83D6C" w:rsidR="00092C53" w:rsidRPr="00D7257D" w:rsidRDefault="3D2A6918" w:rsidP="003E1703">
      <w:pPr>
        <w:spacing w:line="360" w:lineRule="auto"/>
        <w:jc w:val="left"/>
      </w:pPr>
      <w:r w:rsidRPr="00D7257D">
        <w:rPr>
          <w:rFonts w:ascii="Times New Roman" w:eastAsia="Times New Roman" w:hAnsi="Times New Roman" w:cs="Times New Roman"/>
        </w:rPr>
        <w:t xml:space="preserve">Korištenje JetStream funkcionalnosti započinje kreiranjem objekta JetStream managera. Nakon toga je moguće kreirati tok dodavanjem novog toka atributu </w:t>
      </w:r>
      <w:r w:rsidRPr="00D7257D">
        <w:rPr>
          <w:rFonts w:ascii="Consolas" w:eastAsia="Courier New" w:hAnsi="Consolas" w:cs="Courier New"/>
          <w:sz w:val="20"/>
          <w:szCs w:val="20"/>
        </w:rPr>
        <w:t xml:space="preserve">.streams </w:t>
      </w:r>
      <w:r w:rsidRPr="00D7257D">
        <w:rPr>
          <w:rFonts w:ascii="Times New Roman" w:eastAsia="Times New Roman" w:hAnsi="Times New Roman" w:cs="Times New Roman"/>
        </w:rPr>
        <w:t xml:space="preserve">tog objekta. Dodavanje toka postiže se metodom </w:t>
      </w:r>
      <w:r w:rsidRPr="00D7257D">
        <w:rPr>
          <w:rFonts w:ascii="Consolas" w:eastAsia="Courier New" w:hAnsi="Consolas" w:cs="Courier New"/>
          <w:sz w:val="20"/>
          <w:szCs w:val="20"/>
        </w:rPr>
        <w:t>.add()</w:t>
      </w:r>
      <w:r w:rsidRPr="00D7257D">
        <w:rPr>
          <w:rFonts w:ascii="Times New Roman" w:eastAsia="Times New Roman" w:hAnsi="Times New Roman" w:cs="Times New Roman"/>
        </w:rPr>
        <w:t>, kojoj se, kao argument, predaje konfiguracijski objekt koji sadrži željene parametre toka. Ti parametri određuju glavne karakteristike toka, popu vremena trajanja, kapaciteta i sl. Jedan primjer kreiranja JetStream toka prikazan je u sljedećem isječku koda:</w:t>
      </w:r>
    </w:p>
    <w:p w14:paraId="6C680AC1" w14:textId="331B191E" w:rsidR="00092C53" w:rsidRPr="00D7257D" w:rsidRDefault="3D2A6918" w:rsidP="003E1703">
      <w:pPr>
        <w:spacing w:line="360" w:lineRule="auto"/>
        <w:jc w:val="left"/>
      </w:pPr>
      <w:r w:rsidRPr="00D7257D">
        <w:rPr>
          <w:rFonts w:ascii="Times New Roman" w:eastAsia="Times New Roman" w:hAnsi="Times New Roman" w:cs="Times New Roman"/>
        </w:rPr>
        <w:t xml:space="preserve"> </w:t>
      </w:r>
    </w:p>
    <w:p w14:paraId="21A7E737" w14:textId="2B8D3DDB" w:rsidR="00092C53" w:rsidRPr="00D7257D" w:rsidRDefault="3D2A6918" w:rsidP="003A5DB2">
      <w:pPr>
        <w:spacing w:line="240" w:lineRule="auto"/>
        <w:jc w:val="left"/>
      </w:pPr>
      <w:r w:rsidRPr="00D7257D">
        <w:rPr>
          <w:rFonts w:ascii="Consolas" w:eastAsia="Courier New" w:hAnsi="Consolas" w:cs="Courier New"/>
          <w:sz w:val="20"/>
          <w:szCs w:val="20"/>
        </w:rPr>
        <w:t>const manager = await konekcija.jetstreamManager();</w:t>
      </w:r>
    </w:p>
    <w:p w14:paraId="3E057DAE" w14:textId="2DBB1DC4" w:rsidR="00092C53" w:rsidRPr="00D7257D" w:rsidRDefault="3D2A6918" w:rsidP="003A5DB2">
      <w:pPr>
        <w:spacing w:line="240" w:lineRule="auto"/>
        <w:jc w:val="left"/>
      </w:pPr>
      <w:r w:rsidRPr="00D7257D">
        <w:rPr>
          <w:rFonts w:ascii="Consolas" w:eastAsia="Courier New" w:hAnsi="Consolas" w:cs="Courier New"/>
          <w:sz w:val="20"/>
          <w:szCs w:val="20"/>
        </w:rPr>
        <w:t>const konfiguracija = {</w:t>
      </w:r>
    </w:p>
    <w:p w14:paraId="65C2E088" w14:textId="747B15F3" w:rsidR="00092C53" w:rsidRPr="00D7257D" w:rsidRDefault="3D2A6918" w:rsidP="003A5DB2">
      <w:pPr>
        <w:spacing w:line="240" w:lineRule="auto"/>
        <w:jc w:val="left"/>
      </w:pPr>
      <w:r w:rsidRPr="00D7257D">
        <w:rPr>
          <w:rFonts w:ascii="Consolas" w:eastAsia="Courier New" w:hAnsi="Consolas" w:cs="Courier New"/>
          <w:sz w:val="20"/>
          <w:szCs w:val="20"/>
        </w:rPr>
        <w:t xml:space="preserve">    name: “UPLATE”,</w:t>
      </w:r>
    </w:p>
    <w:p w14:paraId="686426A1" w14:textId="78F6153A" w:rsidR="00092C53" w:rsidRPr="00D7257D" w:rsidRDefault="3D2A6918" w:rsidP="003A5DB2">
      <w:pPr>
        <w:spacing w:line="240" w:lineRule="auto"/>
        <w:jc w:val="left"/>
      </w:pPr>
      <w:r w:rsidRPr="00D7257D">
        <w:rPr>
          <w:rFonts w:ascii="Consolas" w:eastAsia="Courier New" w:hAnsi="Consolas" w:cs="Courier New"/>
          <w:sz w:val="20"/>
          <w:szCs w:val="20"/>
        </w:rPr>
        <w:t xml:space="preserve">    subjects: [‘uplate.&gt;’],</w:t>
      </w:r>
    </w:p>
    <w:p w14:paraId="78635B8A" w14:textId="40ED798F" w:rsidR="00092C53" w:rsidRPr="00D7257D" w:rsidRDefault="3D2A6918" w:rsidP="003A5DB2">
      <w:pPr>
        <w:spacing w:line="240" w:lineRule="auto"/>
        <w:jc w:val="left"/>
      </w:pPr>
      <w:r w:rsidRPr="00D7257D">
        <w:rPr>
          <w:rFonts w:ascii="Consolas" w:eastAsia="Courier New" w:hAnsi="Consolas" w:cs="Courier New"/>
          <w:sz w:val="20"/>
          <w:szCs w:val="20"/>
        </w:rPr>
        <w:t xml:space="preserve">    retention: ‘limits’,</w:t>
      </w:r>
    </w:p>
    <w:p w14:paraId="69ECE567" w14:textId="73B6AC38" w:rsidR="00092C53" w:rsidRPr="00D7257D" w:rsidRDefault="3D2A6918" w:rsidP="003A5DB2">
      <w:pPr>
        <w:spacing w:line="240" w:lineRule="auto"/>
        <w:jc w:val="left"/>
      </w:pPr>
      <w:r w:rsidRPr="00D7257D">
        <w:rPr>
          <w:rFonts w:ascii="Consolas" w:eastAsia="Courier New" w:hAnsi="Consolas" w:cs="Courier New"/>
          <w:sz w:val="20"/>
          <w:szCs w:val="20"/>
        </w:rPr>
        <w:t xml:space="preserve">    storage: ‘file’,</w:t>
      </w:r>
    </w:p>
    <w:p w14:paraId="13F05A45" w14:textId="714E4092" w:rsidR="00092C53" w:rsidRPr="00D7257D" w:rsidRDefault="3D2A6918" w:rsidP="003A5DB2">
      <w:pPr>
        <w:spacing w:line="240" w:lineRule="auto"/>
        <w:jc w:val="left"/>
      </w:pPr>
      <w:r w:rsidRPr="00D7257D">
        <w:rPr>
          <w:rFonts w:ascii="Consolas" w:eastAsia="Courier New" w:hAnsi="Consolas" w:cs="Courier New"/>
          <w:sz w:val="20"/>
          <w:szCs w:val="20"/>
        </w:rPr>
        <w:t xml:space="preserve">    max_msgs: 500000,</w:t>
      </w:r>
    </w:p>
    <w:p w14:paraId="2370E18D" w14:textId="43AA3CB4" w:rsidR="00092C53" w:rsidRPr="00D7257D" w:rsidRDefault="3D2A6918" w:rsidP="003A5DB2">
      <w:pPr>
        <w:spacing w:line="240" w:lineRule="auto"/>
        <w:jc w:val="left"/>
      </w:pPr>
      <w:r w:rsidRPr="00D7257D">
        <w:rPr>
          <w:rFonts w:ascii="Consolas" w:eastAsia="Courier New" w:hAnsi="Consolas" w:cs="Courier New"/>
          <w:sz w:val="20"/>
          <w:szCs w:val="20"/>
        </w:rPr>
        <w:lastRenderedPageBreak/>
        <w:t xml:space="preserve">    max_bytes: 1024 * 1024 * 1024,</w:t>
      </w:r>
    </w:p>
    <w:p w14:paraId="14ABA39B" w14:textId="0A6F977C" w:rsidR="00092C53" w:rsidRPr="00D7257D" w:rsidRDefault="3D2A6918" w:rsidP="003A5DB2">
      <w:pPr>
        <w:spacing w:line="240" w:lineRule="auto"/>
        <w:jc w:val="left"/>
      </w:pPr>
      <w:r w:rsidRPr="00D7257D">
        <w:rPr>
          <w:rFonts w:ascii="Consolas" w:eastAsia="Courier New" w:hAnsi="Consolas" w:cs="Courier New"/>
          <w:sz w:val="20"/>
          <w:szCs w:val="20"/>
        </w:rPr>
        <w:t xml:space="preserve">    num_replicas: 1,</w:t>
      </w:r>
    </w:p>
    <w:p w14:paraId="1B742D5D" w14:textId="69A5E2B0" w:rsidR="00092C53" w:rsidRPr="00D7257D" w:rsidRDefault="3D2A6918" w:rsidP="003A5DB2">
      <w:pPr>
        <w:spacing w:line="240" w:lineRule="auto"/>
        <w:jc w:val="left"/>
      </w:pPr>
      <w:r w:rsidRPr="00D7257D">
        <w:rPr>
          <w:rFonts w:ascii="Consolas" w:eastAsia="Courier New" w:hAnsi="Consolas" w:cs="Courier New"/>
          <w:sz w:val="20"/>
          <w:szCs w:val="20"/>
        </w:rPr>
        <w:t xml:space="preserve">    duplicate_window: 180000000000     //3 minute u nanosekundama</w:t>
      </w:r>
    </w:p>
    <w:p w14:paraId="6461C61A" w14:textId="17E61A25" w:rsidR="00092C53" w:rsidRPr="00D7257D" w:rsidRDefault="3D2A6918" w:rsidP="003A5DB2">
      <w:pPr>
        <w:spacing w:line="240" w:lineRule="auto"/>
        <w:jc w:val="left"/>
      </w:pPr>
      <w:r w:rsidRPr="00D7257D">
        <w:rPr>
          <w:rFonts w:ascii="Consolas" w:eastAsia="Courier New" w:hAnsi="Consolas" w:cs="Courier New"/>
          <w:sz w:val="20"/>
          <w:szCs w:val="20"/>
        </w:rPr>
        <w:t>};</w:t>
      </w:r>
    </w:p>
    <w:p w14:paraId="4697AF03" w14:textId="770AA2F7" w:rsidR="00092C53" w:rsidRPr="00D7257D" w:rsidRDefault="3D2A6918" w:rsidP="003A5DB2">
      <w:pPr>
        <w:spacing w:line="240" w:lineRule="auto"/>
        <w:jc w:val="left"/>
      </w:pPr>
      <w:r w:rsidRPr="00D7257D">
        <w:rPr>
          <w:rFonts w:ascii="Consolas" w:eastAsia="Courier New" w:hAnsi="Consolas" w:cs="Courier New"/>
          <w:sz w:val="20"/>
          <w:szCs w:val="20"/>
        </w:rPr>
        <w:t xml:space="preserve"> </w:t>
      </w:r>
    </w:p>
    <w:p w14:paraId="69F53FFD" w14:textId="743B3B66" w:rsidR="00092C53" w:rsidRPr="00D7257D" w:rsidRDefault="3D2A6918" w:rsidP="003A5DB2">
      <w:pPr>
        <w:spacing w:line="240" w:lineRule="auto"/>
        <w:jc w:val="left"/>
      </w:pPr>
      <w:r w:rsidRPr="00D7257D">
        <w:rPr>
          <w:rFonts w:ascii="Consolas" w:eastAsia="Courier New" w:hAnsi="Consolas" w:cs="Courier New"/>
          <w:sz w:val="20"/>
          <w:szCs w:val="20"/>
        </w:rPr>
        <w:t>await manager.streams.add(konfiguracija);</w:t>
      </w:r>
    </w:p>
    <w:p w14:paraId="5697DD9D" w14:textId="41658FF0" w:rsidR="00092C53" w:rsidRPr="00D7257D" w:rsidRDefault="3D2A6918" w:rsidP="003E1703">
      <w:pPr>
        <w:spacing w:line="360" w:lineRule="auto"/>
        <w:jc w:val="left"/>
      </w:pPr>
      <w:r w:rsidRPr="00D7257D">
        <w:rPr>
          <w:rFonts w:ascii="Consolas" w:eastAsia="Courier New" w:hAnsi="Consolas" w:cs="Courier New"/>
          <w:sz w:val="20"/>
          <w:szCs w:val="20"/>
        </w:rPr>
        <w:t xml:space="preserve"> </w:t>
      </w:r>
    </w:p>
    <w:p w14:paraId="4B6F42BF" w14:textId="5419E0C2" w:rsidR="00092C53" w:rsidRPr="00D7257D" w:rsidRDefault="3D2A6918" w:rsidP="003E1703">
      <w:pPr>
        <w:spacing w:line="360" w:lineRule="auto"/>
        <w:jc w:val="left"/>
      </w:pPr>
      <w:r w:rsidRPr="00D7257D">
        <w:rPr>
          <w:rFonts w:ascii="Times New Roman" w:eastAsia="Times New Roman" w:hAnsi="Times New Roman" w:cs="Times New Roman"/>
        </w:rPr>
        <w:t xml:space="preserve">Atribut </w:t>
      </w:r>
      <w:r w:rsidRPr="00D7257D">
        <w:rPr>
          <w:rFonts w:ascii="Consolas" w:eastAsia="Courier New" w:hAnsi="Consolas" w:cs="Courier New"/>
          <w:sz w:val="20"/>
          <w:szCs w:val="20"/>
        </w:rPr>
        <w:t xml:space="preserve">name </w:t>
      </w:r>
      <w:r w:rsidRPr="00D7257D">
        <w:rPr>
          <w:rFonts w:ascii="Times New Roman" w:eastAsia="Times New Roman" w:hAnsi="Times New Roman" w:cs="Times New Roman"/>
        </w:rPr>
        <w:t xml:space="preserve">konfiguracijskog objekta predstavlja ime toka i često se piše velikim tiskanim slovima. Atribut </w:t>
      </w:r>
      <w:r w:rsidRPr="00D7257D">
        <w:rPr>
          <w:rFonts w:ascii="Consolas" w:eastAsia="Courier New" w:hAnsi="Consolas" w:cs="Courier New"/>
          <w:sz w:val="20"/>
          <w:szCs w:val="20"/>
        </w:rPr>
        <w:t xml:space="preserve">subjects </w:t>
      </w:r>
      <w:r w:rsidRPr="00D7257D">
        <w:rPr>
          <w:rFonts w:ascii="Times New Roman" w:eastAsia="Times New Roman" w:hAnsi="Times New Roman" w:cs="Times New Roman"/>
        </w:rPr>
        <w:t xml:space="preserve">predstavlja sve predmete čije poruke će biti dostupne u toku. I ovdje je moguće korištenje posebnih simbola za označavanje više predmeta odjednom. Atribut </w:t>
      </w:r>
      <w:r w:rsidRPr="00D7257D">
        <w:rPr>
          <w:rFonts w:ascii="Consolas" w:eastAsia="Courier New" w:hAnsi="Consolas" w:cs="Courier New"/>
          <w:sz w:val="20"/>
          <w:szCs w:val="20"/>
        </w:rPr>
        <w:t xml:space="preserve">retention </w:t>
      </w:r>
      <w:r w:rsidRPr="00D7257D">
        <w:rPr>
          <w:rFonts w:ascii="Times New Roman" w:eastAsia="Times New Roman" w:hAnsi="Times New Roman" w:cs="Times New Roman"/>
        </w:rPr>
        <w:t xml:space="preserve">određuje do kad se poruke zadržavaju u toku. Ako se vrijednost tog atributa postavi na </w:t>
      </w:r>
      <w:r w:rsidRPr="00D7257D">
        <w:rPr>
          <w:rFonts w:ascii="Consolas" w:eastAsia="Courier New" w:hAnsi="Consolas" w:cs="Courier New"/>
          <w:sz w:val="20"/>
          <w:szCs w:val="20"/>
        </w:rPr>
        <w:t>“limits”</w:t>
      </w:r>
      <w:r w:rsidRPr="00D7257D">
        <w:rPr>
          <w:rFonts w:ascii="Times New Roman" w:eastAsia="Times New Roman" w:hAnsi="Times New Roman" w:cs="Times New Roman"/>
        </w:rPr>
        <w:t xml:space="preserve">, kao što je u prethodnom primjeru, tada se podaci u toku zadržavaju dok god granice kapaciteta ili trajanja toka nisu prijeđene. Ako se koristi vrijednost </w:t>
      </w:r>
      <w:r w:rsidRPr="00D7257D">
        <w:rPr>
          <w:rFonts w:ascii="Consolas" w:eastAsia="Courier New" w:hAnsi="Consolas" w:cs="Courier New"/>
          <w:sz w:val="20"/>
          <w:szCs w:val="20"/>
        </w:rPr>
        <w:t>“interest”</w:t>
      </w:r>
      <w:r w:rsidRPr="00D7257D">
        <w:rPr>
          <w:rFonts w:ascii="Times New Roman" w:eastAsia="Times New Roman" w:hAnsi="Times New Roman" w:cs="Times New Roman"/>
        </w:rPr>
        <w:t xml:space="preserve">, poruke se čuvaju dok god postoje konzumeri koji ih čitaju. Drugim riječima, poruke se brišu kad više nisu predmet interesa ni jednog konzumera. Da bi se to dogodilo, svi konzumeri koji trenutno čitaju s predmeta na koji je poslana ta poruka moraju potvrditi primitak. Ako neka poruka pristigne u trenutku kad nema niti jednog konzumera, ona se odmah briše. Ako se koristi vrijednost </w:t>
      </w:r>
      <w:r w:rsidRPr="00D7257D">
        <w:rPr>
          <w:rFonts w:ascii="Consolas" w:eastAsia="Courier New" w:hAnsi="Consolas" w:cs="Courier New"/>
          <w:sz w:val="20"/>
          <w:szCs w:val="20"/>
        </w:rPr>
        <w:t>“workqueue”</w:t>
      </w:r>
      <w:r w:rsidRPr="00D7257D">
        <w:rPr>
          <w:rFonts w:ascii="Times New Roman" w:eastAsia="Times New Roman" w:hAnsi="Times New Roman" w:cs="Times New Roman"/>
        </w:rPr>
        <w:t xml:space="preserve">, tada se poruka briše nakon potvrđenog primanja. Ovime se znatno smanjuje broj poruka u toku jer se ne čuvaju stare poruke, a istovremeno se osigurava primanje poruke. Zato je ovaj pristup memorijski manje zahtjevan od ostalih. Međutim, robusnost sustava ipak je niža jer, ako nekoj drugoj komponenti kasnije bude potreban isti podatak, on će morati biti poslan ponovno. Po tome je ovakav pristup sličan redu poruka, baš kao što sam naziv govori. Činjenica da se poruka briše nakon čitanja, povlači za sobom posljedicu da samo jedan potrošač može pročitati svaku poruku. Kako bi se osigurao ispravan rad sustava, potrošači moraju imati vrijednosti parametra </w:t>
      </w:r>
      <w:r w:rsidRPr="00D7257D">
        <w:rPr>
          <w:rFonts w:ascii="Consolas" w:eastAsia="Courier New" w:hAnsi="Consolas" w:cs="Courier New"/>
          <w:sz w:val="20"/>
          <w:szCs w:val="20"/>
        </w:rPr>
        <w:t xml:space="preserve">filter_subject </w:t>
      </w:r>
      <w:r w:rsidRPr="00D7257D">
        <w:rPr>
          <w:rFonts w:ascii="Times New Roman" w:eastAsia="Times New Roman" w:hAnsi="Times New Roman" w:cs="Times New Roman"/>
        </w:rPr>
        <w:t xml:space="preserve">koje se ne preklapaju, tj. disjunktne. Značenje ovog parametra opisano je kasnije u tekstu. Atribut </w:t>
      </w:r>
      <w:r w:rsidRPr="00D7257D">
        <w:rPr>
          <w:rFonts w:ascii="Consolas" w:eastAsia="Courier New" w:hAnsi="Consolas" w:cs="Courier New"/>
          <w:sz w:val="20"/>
          <w:szCs w:val="20"/>
        </w:rPr>
        <w:t xml:space="preserve">storage </w:t>
      </w:r>
      <w:r w:rsidRPr="00D7257D">
        <w:rPr>
          <w:rFonts w:ascii="Times New Roman" w:eastAsia="Times New Roman" w:hAnsi="Times New Roman" w:cs="Times New Roman"/>
        </w:rPr>
        <w:t xml:space="preserve">određuje vrstu pohrane podataka u toku. Taj atribut može poprimiti vrijednosti </w:t>
      </w:r>
      <w:r w:rsidRPr="00D7257D">
        <w:rPr>
          <w:rFonts w:ascii="Consolas" w:eastAsia="Courier New" w:hAnsi="Consolas" w:cs="Courier New"/>
          <w:sz w:val="20"/>
          <w:szCs w:val="20"/>
        </w:rPr>
        <w:t xml:space="preserve">“file” </w:t>
      </w:r>
      <w:r w:rsidRPr="00D7257D">
        <w:rPr>
          <w:rFonts w:ascii="Times New Roman" w:eastAsia="Times New Roman" w:hAnsi="Times New Roman" w:cs="Times New Roman"/>
        </w:rPr>
        <w:t xml:space="preserve">i </w:t>
      </w:r>
      <w:r w:rsidRPr="00D7257D">
        <w:rPr>
          <w:rFonts w:ascii="Consolas" w:eastAsia="Courier New" w:hAnsi="Consolas" w:cs="Courier New"/>
          <w:sz w:val="20"/>
          <w:szCs w:val="20"/>
        </w:rPr>
        <w:t>“memory”</w:t>
      </w:r>
      <w:r w:rsidRPr="00D7257D">
        <w:rPr>
          <w:rFonts w:ascii="Times New Roman" w:eastAsia="Times New Roman" w:hAnsi="Times New Roman" w:cs="Times New Roman"/>
        </w:rPr>
        <w:t xml:space="preserve">. Ako se odabere </w:t>
      </w:r>
      <w:r w:rsidRPr="00D7257D">
        <w:rPr>
          <w:rFonts w:ascii="Times New Roman" w:eastAsia="Times New Roman" w:hAnsi="Times New Roman" w:cs="Times New Roman"/>
          <w:i/>
          <w:iCs/>
        </w:rPr>
        <w:t>file</w:t>
      </w:r>
      <w:r w:rsidRPr="00D7257D">
        <w:rPr>
          <w:rFonts w:ascii="Times New Roman" w:eastAsia="Times New Roman" w:hAnsi="Times New Roman" w:cs="Times New Roman"/>
        </w:rPr>
        <w:t xml:space="preserve"> način pohrane, podaci se spremaju trajno, kao na disk. Ako se odabere </w:t>
      </w:r>
      <w:r w:rsidRPr="00D7257D">
        <w:rPr>
          <w:rFonts w:ascii="Times New Roman" w:eastAsia="Times New Roman" w:hAnsi="Times New Roman" w:cs="Times New Roman"/>
          <w:i/>
          <w:iCs/>
        </w:rPr>
        <w:t>memory</w:t>
      </w:r>
      <w:r w:rsidRPr="00D7257D">
        <w:rPr>
          <w:rFonts w:ascii="Times New Roman" w:eastAsia="Times New Roman" w:hAnsi="Times New Roman" w:cs="Times New Roman"/>
        </w:rPr>
        <w:t xml:space="preserve"> način pohrane, podaci se brišu iz reda prilikom ponovnog pokretanja, kao u radnoj memoriji. Atribut </w:t>
      </w:r>
      <w:r w:rsidRPr="00D7257D">
        <w:rPr>
          <w:rFonts w:ascii="Consolas" w:eastAsia="Courier New" w:hAnsi="Consolas" w:cs="Courier New"/>
          <w:sz w:val="20"/>
          <w:szCs w:val="20"/>
        </w:rPr>
        <w:t xml:space="preserve">max_msgs </w:t>
      </w:r>
      <w:r w:rsidRPr="00D7257D">
        <w:rPr>
          <w:rFonts w:ascii="Times New Roman" w:eastAsia="Times New Roman" w:hAnsi="Times New Roman" w:cs="Times New Roman"/>
        </w:rPr>
        <w:t xml:space="preserve">označava maksimalan kapacitet toka u pogledu poruka, odnosno maksimalan broj poruka koje se mogu istovremeno </w:t>
      </w:r>
      <w:r w:rsidRPr="00D7257D">
        <w:rPr>
          <w:rFonts w:ascii="Times New Roman" w:eastAsia="Times New Roman" w:hAnsi="Times New Roman" w:cs="Times New Roman"/>
        </w:rPr>
        <w:lastRenderedPageBreak/>
        <w:t xml:space="preserve">nalaziti u toku. Atributom </w:t>
      </w:r>
      <w:r w:rsidRPr="00D7257D">
        <w:rPr>
          <w:rFonts w:ascii="Consolas" w:eastAsia="Courier New" w:hAnsi="Consolas" w:cs="Courier New"/>
          <w:sz w:val="20"/>
          <w:szCs w:val="20"/>
        </w:rPr>
        <w:t xml:space="preserve">max_bytes </w:t>
      </w:r>
      <w:r w:rsidRPr="00D7257D">
        <w:rPr>
          <w:rFonts w:ascii="Times New Roman" w:eastAsia="Times New Roman" w:hAnsi="Times New Roman" w:cs="Times New Roman"/>
        </w:rPr>
        <w:t xml:space="preserve">zadaje se ograničenje veličine u pogledu bajtova. Kad se bilo koje od ova dva ograničenja veličine dostigne, tok se smatra popunjenim, i u slučaju potrebe za dodavanjem novih poruka u tok, JetStream oslobađa prostor uklanjanjem starijih poruka prema definiranim pravilima. </w:t>
      </w:r>
      <w:r w:rsidRPr="00D7257D">
        <w:rPr>
          <w:rFonts w:ascii="Consolas" w:eastAsia="Courier New" w:hAnsi="Consolas" w:cs="Courier New"/>
          <w:sz w:val="20"/>
          <w:szCs w:val="20"/>
        </w:rPr>
        <w:t xml:space="preserve">max_age </w:t>
      </w:r>
      <w:r w:rsidRPr="00D7257D">
        <w:rPr>
          <w:rFonts w:ascii="Times New Roman" w:eastAsia="Times New Roman" w:hAnsi="Times New Roman" w:cs="Times New Roman"/>
        </w:rPr>
        <w:t xml:space="preserve">parametar uvjetuje maksimalni rok trajanja poruke, nakon čijeg isteka se poruka automatski briše. Zadaje se u nanosekundama. Parametar </w:t>
      </w:r>
      <w:r w:rsidRPr="00D7257D">
        <w:rPr>
          <w:rFonts w:ascii="Consolas" w:eastAsia="Courier New" w:hAnsi="Consolas" w:cs="Courier New"/>
          <w:sz w:val="20"/>
          <w:szCs w:val="20"/>
        </w:rPr>
        <w:t xml:space="preserve">num_replicas </w:t>
      </w:r>
      <w:r w:rsidRPr="00D7257D">
        <w:rPr>
          <w:rFonts w:ascii="Times New Roman" w:eastAsia="Times New Roman" w:hAnsi="Times New Roman" w:cs="Times New Roman"/>
        </w:rPr>
        <w:t xml:space="preserve">određuje koliko replika samog toka će postojati. Ova funkcionalnost posebno je korisna u slučajevima potrebe za visokom dostupnosti, kad nije prihvatljivo da poruku u nekom trenutku nije moguće poslati u tok. Naime, u slučaju postojanja nekoliko replika istog toka, nedostupnost jedne replike nadomještena je postojanjem ostalih ekvivalentnih replika. Nakon eliminacije problema i ponovnog uspostavljanja veze s replikom toka s kojom je komunikacija bila prekinuta, događa se sinkronizacija, kojom se osigurava da su sve replike toka ekvivalentne po sadržaju. Ipak, takav pristup memorijski je zahtjevniji, a u slučaju velikih tokova s velikom količinom poruka koje moraju dugo trajati te u slučaju postojanja mnogo tokova u sustavu od kojih svi moraju imati svoje replike, ovaj problem može postati značajan. Parametar </w:t>
      </w:r>
      <w:r w:rsidRPr="00D7257D">
        <w:rPr>
          <w:rFonts w:ascii="Consolas" w:eastAsia="Courier New" w:hAnsi="Consolas" w:cs="Courier New"/>
          <w:sz w:val="20"/>
          <w:szCs w:val="20"/>
        </w:rPr>
        <w:t xml:space="preserve">duplicate_window </w:t>
      </w:r>
      <w:r w:rsidRPr="00D7257D">
        <w:rPr>
          <w:rFonts w:ascii="Times New Roman" w:eastAsia="Times New Roman" w:hAnsi="Times New Roman" w:cs="Times New Roman"/>
        </w:rPr>
        <w:t>navodi se u nanosekundama i označava vremenski period unutar kojeg se provjerava je li došlo do ponovnog slanja iste poruke. Ako se ovaj parametar postavi na nulu, provjera duplikata se ne provodi.</w:t>
      </w:r>
    </w:p>
    <w:p w14:paraId="5D4C3FC3" w14:textId="79A463EE" w:rsidR="00092C53" w:rsidRPr="00D7257D" w:rsidRDefault="3D2A6918" w:rsidP="003E1703">
      <w:pPr>
        <w:spacing w:line="360" w:lineRule="auto"/>
        <w:jc w:val="left"/>
      </w:pPr>
      <w:r w:rsidRPr="00D7257D">
        <w:rPr>
          <w:rFonts w:ascii="Times New Roman" w:eastAsia="Times New Roman" w:hAnsi="Times New Roman" w:cs="Times New Roman"/>
        </w:rPr>
        <w:t xml:space="preserve">Objavljivanje poruke prilikom korištenja JetStreama, razlikuje se od uobičajenog po tome što se poruke pohranjuju u tok. Zato </w:t>
      </w:r>
      <w:r w:rsidRPr="00D7257D">
        <w:rPr>
          <w:rFonts w:ascii="Consolas" w:eastAsia="Courier New" w:hAnsi="Consolas" w:cs="Courier New"/>
          <w:sz w:val="20"/>
          <w:szCs w:val="20"/>
        </w:rPr>
        <w:t xml:space="preserve">publish() </w:t>
      </w:r>
      <w:r w:rsidRPr="00D7257D">
        <w:rPr>
          <w:rFonts w:ascii="Times New Roman" w:eastAsia="Times New Roman" w:hAnsi="Times New Roman" w:cs="Times New Roman"/>
        </w:rPr>
        <w:t xml:space="preserve">metoda u sklopu JetStreama vraća objekt koji služi kao potvrda uspješnog dodavanja. Povratna vrijednost se dobiva tek nakon uspješne pohrane poruke u tok, a dobiveni objekt sadrži atribute koji pružaju dodatne informacije o pohranjenoj poruci, između ostaloga naziv toka (atribut </w:t>
      </w:r>
      <w:r w:rsidRPr="00D7257D">
        <w:rPr>
          <w:rFonts w:ascii="Consolas" w:eastAsia="Courier New" w:hAnsi="Consolas" w:cs="Courier New"/>
          <w:sz w:val="20"/>
          <w:szCs w:val="20"/>
        </w:rPr>
        <w:t>.stream</w:t>
      </w:r>
      <w:r w:rsidRPr="00D7257D">
        <w:rPr>
          <w:rFonts w:ascii="Times New Roman" w:eastAsia="Times New Roman" w:hAnsi="Times New Roman" w:cs="Times New Roman"/>
        </w:rPr>
        <w:t xml:space="preserve">) i redni broj poruke u tom toku (atribut </w:t>
      </w:r>
      <w:r w:rsidRPr="00D7257D">
        <w:rPr>
          <w:rFonts w:ascii="Consolas" w:eastAsia="Courier New" w:hAnsi="Consolas" w:cs="Courier New"/>
          <w:sz w:val="20"/>
          <w:szCs w:val="20"/>
        </w:rPr>
        <w:t>.seq</w:t>
      </w:r>
      <w:r w:rsidRPr="00D7257D">
        <w:rPr>
          <w:rFonts w:ascii="Times New Roman" w:eastAsia="Times New Roman" w:hAnsi="Times New Roman" w:cs="Times New Roman"/>
        </w:rPr>
        <w:t>).</w:t>
      </w:r>
    </w:p>
    <w:p w14:paraId="5C391751" w14:textId="0C2B4532" w:rsidR="00092C53" w:rsidRPr="00D7257D" w:rsidRDefault="3D2A6918" w:rsidP="003E1703">
      <w:pPr>
        <w:spacing w:line="360" w:lineRule="auto"/>
        <w:jc w:val="left"/>
      </w:pPr>
      <w:r w:rsidRPr="00D7257D">
        <w:rPr>
          <w:rFonts w:ascii="Times New Roman" w:eastAsia="Times New Roman" w:hAnsi="Times New Roman" w:cs="Times New Roman"/>
        </w:rPr>
        <w:t xml:space="preserve"> </w:t>
      </w:r>
    </w:p>
    <w:p w14:paraId="77A99E62" w14:textId="1B8F287B" w:rsidR="00092C53" w:rsidRPr="00D7257D" w:rsidRDefault="63E219FA" w:rsidP="003E1703">
      <w:pPr>
        <w:spacing w:line="360" w:lineRule="auto"/>
        <w:jc w:val="left"/>
      </w:pPr>
      <w:r w:rsidRPr="00D7257D">
        <w:rPr>
          <w:rFonts w:ascii="Times New Roman" w:eastAsia="Times New Roman" w:hAnsi="Times New Roman" w:cs="Times New Roman"/>
        </w:rPr>
        <w:t>P</w:t>
      </w:r>
      <w:r w:rsidR="3D2A6918" w:rsidRPr="00D7257D">
        <w:rPr>
          <w:rFonts w:ascii="Times New Roman" w:eastAsia="Times New Roman" w:hAnsi="Times New Roman" w:cs="Times New Roman"/>
        </w:rPr>
        <w:t>otrošač</w:t>
      </w:r>
      <w:r w:rsidR="30EDC3D2" w:rsidRPr="00D7257D">
        <w:rPr>
          <w:rFonts w:ascii="Times New Roman" w:eastAsia="Times New Roman" w:hAnsi="Times New Roman" w:cs="Times New Roman"/>
        </w:rPr>
        <w:t xml:space="preserve"> (engl. c</w:t>
      </w:r>
      <w:r w:rsidR="30EDC3D2" w:rsidRPr="00D7257D">
        <w:rPr>
          <w:rFonts w:ascii="Times New Roman" w:eastAsia="Times New Roman" w:hAnsi="Times New Roman" w:cs="Times New Roman"/>
          <w:i/>
        </w:rPr>
        <w:t>onsumer</w:t>
      </w:r>
      <w:r w:rsidR="30EDC3D2" w:rsidRPr="00D7257D">
        <w:rPr>
          <w:rFonts w:ascii="Times New Roman" w:eastAsia="Times New Roman" w:hAnsi="Times New Roman" w:cs="Times New Roman"/>
        </w:rPr>
        <w:t>)</w:t>
      </w:r>
      <w:r w:rsidR="3D2A6918" w:rsidRPr="00D7257D">
        <w:rPr>
          <w:rFonts w:ascii="Times New Roman" w:eastAsia="Times New Roman" w:hAnsi="Times New Roman" w:cs="Times New Roman"/>
        </w:rPr>
        <w:t xml:space="preserve">, kreira se uporabom metode </w:t>
      </w:r>
      <w:r w:rsidR="3D2A6918" w:rsidRPr="00D7257D">
        <w:rPr>
          <w:rFonts w:ascii="Consolas" w:eastAsia="Courier New" w:hAnsi="Consolas" w:cs="Courier New"/>
          <w:sz w:val="20"/>
          <w:szCs w:val="20"/>
        </w:rPr>
        <w:t>add</w:t>
      </w:r>
      <w:r w:rsidR="3D2A6918" w:rsidRPr="00D7257D">
        <w:rPr>
          <w:rFonts w:ascii="Times New Roman" w:eastAsia="Times New Roman" w:hAnsi="Times New Roman" w:cs="Times New Roman"/>
        </w:rPr>
        <w:t xml:space="preserve">, koja se poziva nad atributom </w:t>
      </w:r>
      <w:r w:rsidR="3D2A6918" w:rsidRPr="00D7257D">
        <w:rPr>
          <w:rFonts w:ascii="Consolas" w:eastAsia="Courier New" w:hAnsi="Consolas" w:cs="Courier New"/>
          <w:sz w:val="20"/>
          <w:szCs w:val="20"/>
        </w:rPr>
        <w:t xml:space="preserve">consumers </w:t>
      </w:r>
      <w:r w:rsidR="3D2A6918" w:rsidRPr="00D7257D">
        <w:rPr>
          <w:rFonts w:ascii="Times New Roman" w:eastAsia="Times New Roman" w:hAnsi="Times New Roman" w:cs="Times New Roman"/>
        </w:rPr>
        <w:t xml:space="preserve">objekta JetStream menadžera kreiranog na početku. Prilikom poziva metode </w:t>
      </w:r>
      <w:r w:rsidR="3D2A6918" w:rsidRPr="00D7257D">
        <w:rPr>
          <w:rFonts w:ascii="Consolas" w:eastAsia="Courier New" w:hAnsi="Consolas" w:cs="Courier New"/>
          <w:sz w:val="20"/>
          <w:szCs w:val="20"/>
        </w:rPr>
        <w:t>add</w:t>
      </w:r>
      <w:r w:rsidR="3D2A6918" w:rsidRPr="00D7257D">
        <w:rPr>
          <w:rFonts w:ascii="Times New Roman" w:eastAsia="Times New Roman" w:hAnsi="Times New Roman" w:cs="Times New Roman"/>
        </w:rPr>
        <w:t>, kao prvi argument navodi se naziv toka na koji želimo prikvačiti potrošača, a kao drugi argument postavlja se konfiguracijski objekt koji definira svojstva i karakteristike tog potrošača. To se, primjerice, može učiniti na sljedeći način:</w:t>
      </w:r>
    </w:p>
    <w:p w14:paraId="46B0CA75" w14:textId="61F17097" w:rsidR="00092C53" w:rsidRPr="00D7257D" w:rsidRDefault="3D2A6918" w:rsidP="003E1703">
      <w:pPr>
        <w:spacing w:line="360" w:lineRule="auto"/>
        <w:jc w:val="left"/>
      </w:pPr>
      <w:r w:rsidRPr="00D7257D">
        <w:rPr>
          <w:rFonts w:ascii="Times New Roman" w:eastAsia="Times New Roman" w:hAnsi="Times New Roman" w:cs="Times New Roman"/>
        </w:rPr>
        <w:lastRenderedPageBreak/>
        <w:t xml:space="preserve"> </w:t>
      </w:r>
    </w:p>
    <w:p w14:paraId="3DBA7D70" w14:textId="12FE33F3" w:rsidR="00092C53" w:rsidRPr="00D7257D" w:rsidRDefault="3D2A6918" w:rsidP="003A5DB2">
      <w:pPr>
        <w:spacing w:line="240" w:lineRule="auto"/>
        <w:jc w:val="left"/>
      </w:pPr>
      <w:r w:rsidRPr="00D7257D">
        <w:rPr>
          <w:rFonts w:ascii="Consolas" w:eastAsia="Courier New" w:hAnsi="Consolas" w:cs="Courier New"/>
          <w:sz w:val="20"/>
          <w:szCs w:val="20"/>
        </w:rPr>
        <w:t>await manager.consumers.add(“UPLATE”, {</w:t>
      </w:r>
    </w:p>
    <w:p w14:paraId="3E9FAAFB" w14:textId="639484CA" w:rsidR="00092C53" w:rsidRPr="00D7257D" w:rsidRDefault="3D2A6918" w:rsidP="003A5DB2">
      <w:pPr>
        <w:spacing w:line="240" w:lineRule="auto"/>
        <w:jc w:val="left"/>
      </w:pPr>
      <w:r w:rsidRPr="00D7257D">
        <w:rPr>
          <w:rFonts w:ascii="Consolas" w:eastAsia="Courier New" w:hAnsi="Consolas" w:cs="Courier New"/>
          <w:sz w:val="20"/>
          <w:szCs w:val="20"/>
        </w:rPr>
        <w:t xml:space="preserve">    durable_name: “konzumer1”,</w:t>
      </w:r>
    </w:p>
    <w:p w14:paraId="03B1484E" w14:textId="1101D944" w:rsidR="00092C53" w:rsidRPr="00D7257D" w:rsidRDefault="3D2A6918" w:rsidP="003A5DB2">
      <w:pPr>
        <w:spacing w:line="240" w:lineRule="auto"/>
        <w:jc w:val="left"/>
      </w:pPr>
      <w:r w:rsidRPr="00D7257D">
        <w:rPr>
          <w:rFonts w:ascii="Consolas" w:eastAsia="Courier New" w:hAnsi="Consolas" w:cs="Courier New"/>
          <w:sz w:val="20"/>
          <w:szCs w:val="20"/>
        </w:rPr>
        <w:t xml:space="preserve">    ack_policy: AckPolicy.explicit,  //ili AckPolicy.none ili AckPolicy.all</w:t>
      </w:r>
    </w:p>
    <w:p w14:paraId="0C7965BC" w14:textId="56D2DA6F" w:rsidR="00092C53" w:rsidRPr="00D7257D" w:rsidRDefault="3D2A6918" w:rsidP="003A5DB2">
      <w:pPr>
        <w:spacing w:line="240" w:lineRule="auto"/>
        <w:jc w:val="left"/>
      </w:pPr>
      <w:r w:rsidRPr="00D7257D">
        <w:rPr>
          <w:rFonts w:ascii="Consolas" w:eastAsia="Courier New" w:hAnsi="Consolas" w:cs="Courier New"/>
          <w:sz w:val="20"/>
          <w:szCs w:val="20"/>
        </w:rPr>
        <w:t xml:space="preserve">    deliver_policy: DeliverPolicy.All,</w:t>
      </w:r>
    </w:p>
    <w:p w14:paraId="441F9D92" w14:textId="707D43CC" w:rsidR="00092C53" w:rsidRPr="00D7257D" w:rsidRDefault="3D2A6918" w:rsidP="003A5DB2">
      <w:pPr>
        <w:spacing w:line="240" w:lineRule="auto"/>
        <w:jc w:val="left"/>
      </w:pPr>
      <w:r w:rsidRPr="00D7257D">
        <w:rPr>
          <w:rFonts w:ascii="Consolas" w:eastAsia="Courier New" w:hAnsi="Consolas" w:cs="Courier New"/>
          <w:sz w:val="20"/>
          <w:szCs w:val="20"/>
        </w:rPr>
        <w:t xml:space="preserve">    max_deliver: 4,</w:t>
      </w:r>
    </w:p>
    <w:p w14:paraId="2D2FBC2D" w14:textId="7C970307" w:rsidR="00092C53" w:rsidRPr="00D7257D" w:rsidRDefault="3D2A6918" w:rsidP="003A5DB2">
      <w:pPr>
        <w:spacing w:line="240" w:lineRule="auto"/>
        <w:jc w:val="left"/>
      </w:pPr>
      <w:r w:rsidRPr="00D7257D">
        <w:rPr>
          <w:rFonts w:ascii="Consolas" w:eastAsia="Courier New" w:hAnsi="Consolas" w:cs="Courier New"/>
          <w:sz w:val="20"/>
          <w:szCs w:val="20"/>
        </w:rPr>
        <w:t xml:space="preserve">    max_ack_pending: 250,</w:t>
      </w:r>
    </w:p>
    <w:p w14:paraId="77F81709" w14:textId="023811D0" w:rsidR="00092C53" w:rsidRPr="00D7257D" w:rsidRDefault="3D2A6918" w:rsidP="003A5DB2">
      <w:pPr>
        <w:spacing w:line="240" w:lineRule="auto"/>
        <w:jc w:val="left"/>
      </w:pPr>
      <w:r w:rsidRPr="00D7257D">
        <w:rPr>
          <w:rFonts w:ascii="Consolas" w:eastAsia="Courier New" w:hAnsi="Consolas" w:cs="Courier New"/>
          <w:sz w:val="20"/>
          <w:szCs w:val="20"/>
        </w:rPr>
        <w:t xml:space="preserve">    ack_wait: 60000000000,</w:t>
      </w:r>
    </w:p>
    <w:p w14:paraId="7573CE67" w14:textId="4FC27FE7" w:rsidR="00092C53" w:rsidRPr="00D7257D" w:rsidRDefault="3D2A6918" w:rsidP="003A5DB2">
      <w:pPr>
        <w:spacing w:line="240" w:lineRule="auto"/>
        <w:jc w:val="left"/>
      </w:pPr>
      <w:r w:rsidRPr="00D7257D">
        <w:rPr>
          <w:rFonts w:ascii="Consolas" w:eastAsia="Courier New" w:hAnsi="Consolas" w:cs="Courier New"/>
          <w:sz w:val="20"/>
          <w:szCs w:val="20"/>
        </w:rPr>
        <w:t xml:space="preserve">    filter_subject: “predmet.potpredmet1”</w:t>
      </w:r>
    </w:p>
    <w:p w14:paraId="467B9400" w14:textId="33D40721" w:rsidR="00092C53" w:rsidRPr="00D7257D" w:rsidRDefault="3D2A6918" w:rsidP="003A5DB2">
      <w:pPr>
        <w:spacing w:line="240" w:lineRule="auto"/>
        <w:jc w:val="left"/>
      </w:pPr>
      <w:r w:rsidRPr="00D7257D">
        <w:rPr>
          <w:rFonts w:ascii="Consolas" w:eastAsia="Courier New" w:hAnsi="Consolas" w:cs="Courier New"/>
          <w:sz w:val="20"/>
          <w:szCs w:val="20"/>
        </w:rPr>
        <w:t>});</w:t>
      </w:r>
    </w:p>
    <w:p w14:paraId="538817F2" w14:textId="1FF3686E" w:rsidR="00092C53" w:rsidRPr="00D7257D" w:rsidRDefault="3D2A6918" w:rsidP="003E1703">
      <w:pPr>
        <w:spacing w:line="360" w:lineRule="auto"/>
        <w:jc w:val="left"/>
      </w:pPr>
      <w:r w:rsidRPr="00D7257D">
        <w:rPr>
          <w:rFonts w:ascii="Consolas" w:eastAsia="Courier New" w:hAnsi="Consolas" w:cs="Courier New"/>
          <w:sz w:val="20"/>
          <w:szCs w:val="20"/>
        </w:rPr>
        <w:t xml:space="preserve"> </w:t>
      </w:r>
    </w:p>
    <w:p w14:paraId="3DF25E0C" w14:textId="0EFBCEC2" w:rsidR="00092C53" w:rsidRPr="00D7257D" w:rsidRDefault="3D2A6918" w:rsidP="003E1703">
      <w:pPr>
        <w:spacing w:line="360" w:lineRule="auto"/>
        <w:jc w:val="left"/>
      </w:pPr>
      <w:r w:rsidRPr="00D7257D">
        <w:rPr>
          <w:rFonts w:ascii="Times New Roman" w:eastAsia="Times New Roman" w:hAnsi="Times New Roman" w:cs="Times New Roman"/>
        </w:rPr>
        <w:t xml:space="preserve">U konfiguracijskom objektu u prethodnom programskom odsječku, parametar </w:t>
      </w:r>
      <w:r w:rsidRPr="00D7257D">
        <w:rPr>
          <w:rFonts w:ascii="Consolas" w:eastAsia="Courier New" w:hAnsi="Consolas" w:cs="Courier New"/>
          <w:sz w:val="20"/>
          <w:szCs w:val="20"/>
        </w:rPr>
        <w:t xml:space="preserve">durable_name </w:t>
      </w:r>
      <w:r w:rsidRPr="00D7257D">
        <w:rPr>
          <w:rFonts w:ascii="Times New Roman" w:eastAsia="Times New Roman" w:hAnsi="Times New Roman" w:cs="Times New Roman"/>
        </w:rPr>
        <w:t xml:space="preserve">definira ime potrošača. Potrošač koji ima definirano ime je trajni potrošač (engl. </w:t>
      </w:r>
      <w:r w:rsidRPr="00D7257D">
        <w:rPr>
          <w:rFonts w:ascii="Times New Roman" w:eastAsia="Times New Roman" w:hAnsi="Times New Roman" w:cs="Times New Roman"/>
          <w:i/>
          <w:iCs/>
        </w:rPr>
        <w:t>durable consumer</w:t>
      </w:r>
      <w:r w:rsidRPr="00D7257D">
        <w:rPr>
          <w:rFonts w:ascii="Times New Roman" w:eastAsia="Times New Roman" w:hAnsi="Times New Roman" w:cs="Times New Roman"/>
        </w:rPr>
        <w:t xml:space="preserve">) te on pamti svoju poziciju i nastavlja nakon ponovnog spajanja. Ako se ovaj parametar izostavi, nastaje privremeni potrošač (engl. </w:t>
      </w:r>
      <w:r w:rsidRPr="00D7257D">
        <w:rPr>
          <w:rFonts w:ascii="Times New Roman" w:eastAsia="Times New Roman" w:hAnsi="Times New Roman" w:cs="Times New Roman"/>
          <w:i/>
          <w:iCs/>
        </w:rPr>
        <w:t>ephemeral consumer</w:t>
      </w:r>
      <w:r w:rsidRPr="00D7257D">
        <w:rPr>
          <w:rFonts w:ascii="Times New Roman" w:eastAsia="Times New Roman" w:hAnsi="Times New Roman" w:cs="Times New Roman"/>
        </w:rPr>
        <w:t xml:space="preserve">), koji se, nakon odspajanja, briše i nestaje s poslužitelja. Ako se potrošač ne kreira eksplicitno, ispod haube se zapravo stvara upravo privremeni potrošač. Parametar </w:t>
      </w:r>
      <w:r w:rsidRPr="00D7257D">
        <w:rPr>
          <w:rFonts w:ascii="Consolas" w:eastAsia="Courier New" w:hAnsi="Consolas" w:cs="Courier New"/>
          <w:sz w:val="20"/>
          <w:szCs w:val="20"/>
        </w:rPr>
        <w:t xml:space="preserve">ack_policy </w:t>
      </w:r>
      <w:r w:rsidRPr="00D7257D">
        <w:rPr>
          <w:rFonts w:ascii="Times New Roman" w:eastAsia="Times New Roman" w:hAnsi="Times New Roman" w:cs="Times New Roman"/>
        </w:rPr>
        <w:t xml:space="preserve">određuje treba li primatelj poruke potvrditi njezino primanje. Ako se vrijednost ovog parametra postavi na </w:t>
      </w:r>
      <w:r w:rsidRPr="00D7257D">
        <w:rPr>
          <w:rFonts w:ascii="Consolas" w:eastAsia="Courier New" w:hAnsi="Consolas" w:cs="Courier New"/>
          <w:sz w:val="20"/>
          <w:szCs w:val="20"/>
        </w:rPr>
        <w:t>“explicit”</w:t>
      </w:r>
      <w:r w:rsidRPr="00D7257D">
        <w:rPr>
          <w:rFonts w:ascii="Times New Roman" w:eastAsia="Times New Roman" w:hAnsi="Times New Roman" w:cs="Times New Roman"/>
        </w:rPr>
        <w:t xml:space="preserve">, potrebno je posebno potvrditi svaku poruku. Ako se vrijednost postavi na </w:t>
      </w:r>
      <w:r w:rsidRPr="00D7257D">
        <w:rPr>
          <w:rFonts w:ascii="Consolas" w:eastAsia="Courier New" w:hAnsi="Consolas" w:cs="Courier New"/>
          <w:sz w:val="20"/>
          <w:szCs w:val="20"/>
        </w:rPr>
        <w:t>“all”</w:t>
      </w:r>
      <w:r w:rsidRPr="00D7257D">
        <w:rPr>
          <w:rFonts w:ascii="Times New Roman" w:eastAsia="Times New Roman" w:hAnsi="Times New Roman" w:cs="Times New Roman"/>
        </w:rPr>
        <w:t xml:space="preserve">, potrebno je potvrditi samo posljednju poruku u nizu, a time se ostale poruke automatski smatraju potvrđenima. U slučaju postavljanja vrijednosti </w:t>
      </w:r>
      <w:r w:rsidRPr="00D7257D">
        <w:rPr>
          <w:rFonts w:ascii="Consolas" w:eastAsia="Courier New" w:hAnsi="Consolas" w:cs="Courier New"/>
          <w:sz w:val="20"/>
          <w:szCs w:val="20"/>
        </w:rPr>
        <w:t>“none”</w:t>
      </w:r>
      <w:r w:rsidRPr="00D7257D">
        <w:rPr>
          <w:rFonts w:ascii="Times New Roman" w:eastAsia="Times New Roman" w:hAnsi="Times New Roman" w:cs="Times New Roman"/>
        </w:rPr>
        <w:t xml:space="preserve">, nema potrebe za potvrđivanjem primitka poruke. Parametar </w:t>
      </w:r>
      <w:r w:rsidRPr="00D7257D">
        <w:rPr>
          <w:rFonts w:ascii="Consolas" w:eastAsia="Courier New" w:hAnsi="Consolas" w:cs="Courier New"/>
          <w:sz w:val="20"/>
          <w:szCs w:val="20"/>
        </w:rPr>
        <w:t>deliver_policy</w:t>
      </w:r>
      <w:r w:rsidRPr="00D7257D">
        <w:rPr>
          <w:rFonts w:ascii="Times New Roman" w:eastAsia="Times New Roman" w:hAnsi="Times New Roman" w:cs="Times New Roman"/>
        </w:rPr>
        <w:t xml:space="preserve"> određuje odakle potrošač počinje čitati tok. Najčešće se koristi opcija </w:t>
      </w:r>
      <w:r w:rsidRPr="00D7257D">
        <w:rPr>
          <w:rFonts w:ascii="Consolas" w:eastAsia="Courier New" w:hAnsi="Consolas" w:cs="Courier New"/>
          <w:sz w:val="20"/>
          <w:szCs w:val="20"/>
        </w:rPr>
        <w:t>“all”</w:t>
      </w:r>
      <w:r w:rsidRPr="00D7257D">
        <w:rPr>
          <w:rFonts w:ascii="Times New Roman" w:eastAsia="Times New Roman" w:hAnsi="Times New Roman" w:cs="Times New Roman"/>
        </w:rPr>
        <w:t xml:space="preserve">, koja podrazumijeva čitanje od prve poruke toka. Međutim, moguće je odabrati i opciju </w:t>
      </w:r>
      <w:r w:rsidRPr="00D7257D">
        <w:rPr>
          <w:rFonts w:ascii="Consolas" w:eastAsia="Courier New" w:hAnsi="Consolas" w:cs="Courier New"/>
          <w:sz w:val="20"/>
          <w:szCs w:val="20"/>
        </w:rPr>
        <w:t>“new”</w:t>
      </w:r>
      <w:r w:rsidRPr="00D7257D">
        <w:rPr>
          <w:rFonts w:ascii="Times New Roman" w:eastAsia="Times New Roman" w:hAnsi="Times New Roman" w:cs="Times New Roman"/>
        </w:rPr>
        <w:t xml:space="preserve">, kojom se čitaju isključivo nove poruke, tj. one pristigle nakon kreiranja potrošača, te opciju </w:t>
      </w:r>
      <w:r w:rsidRPr="00D7257D">
        <w:rPr>
          <w:rFonts w:ascii="Consolas" w:eastAsia="Courier New" w:hAnsi="Consolas" w:cs="Courier New"/>
          <w:sz w:val="20"/>
          <w:szCs w:val="20"/>
        </w:rPr>
        <w:t>“last”</w:t>
      </w:r>
      <w:r w:rsidRPr="00D7257D">
        <w:rPr>
          <w:rFonts w:ascii="Times New Roman" w:eastAsia="Times New Roman" w:hAnsi="Times New Roman" w:cs="Times New Roman"/>
        </w:rPr>
        <w:t xml:space="preserve">, koja čita isključivo zadnju poruku u toku. Ta se opcija razlikuje od opcije </w:t>
      </w:r>
      <w:r w:rsidRPr="00D7257D">
        <w:rPr>
          <w:rFonts w:ascii="Consolas" w:eastAsia="Courier New" w:hAnsi="Consolas" w:cs="Courier New"/>
          <w:sz w:val="20"/>
          <w:szCs w:val="20"/>
        </w:rPr>
        <w:t>“new”</w:t>
      </w:r>
      <w:r w:rsidRPr="00D7257D">
        <w:rPr>
          <w:rFonts w:ascii="Times New Roman" w:eastAsia="Times New Roman" w:hAnsi="Times New Roman" w:cs="Times New Roman"/>
        </w:rPr>
        <w:t xml:space="preserve"> utoliko što čita i zadnju poruku koja je već bila prisutna u toku u trenutku kreiranja potrošača, a zatim čeka na nove poruke, kao i s opcijom </w:t>
      </w:r>
      <w:r w:rsidRPr="00D7257D">
        <w:rPr>
          <w:rFonts w:ascii="Consolas" w:eastAsia="Courier New" w:hAnsi="Consolas" w:cs="Courier New"/>
          <w:sz w:val="20"/>
          <w:szCs w:val="20"/>
        </w:rPr>
        <w:t>“new”</w:t>
      </w:r>
      <w:r w:rsidRPr="00D7257D">
        <w:rPr>
          <w:rFonts w:ascii="Times New Roman" w:eastAsia="Times New Roman" w:hAnsi="Times New Roman" w:cs="Times New Roman"/>
        </w:rPr>
        <w:t>. Postoje i opcije “</w:t>
      </w:r>
      <w:r w:rsidRPr="00D7257D">
        <w:rPr>
          <w:rFonts w:ascii="Consolas" w:eastAsia="Courier New" w:hAnsi="Consolas" w:cs="Courier New"/>
          <w:sz w:val="20"/>
          <w:szCs w:val="20"/>
        </w:rPr>
        <w:t xml:space="preserve">by_start_time” </w:t>
      </w:r>
      <w:r w:rsidRPr="00D7257D">
        <w:rPr>
          <w:rFonts w:ascii="Times New Roman" w:eastAsia="Times New Roman" w:hAnsi="Times New Roman" w:cs="Times New Roman"/>
        </w:rPr>
        <w:t>i “</w:t>
      </w:r>
      <w:r w:rsidRPr="00D7257D">
        <w:rPr>
          <w:rFonts w:ascii="Consolas" w:eastAsia="Courier New" w:hAnsi="Consolas" w:cs="Courier New"/>
          <w:sz w:val="20"/>
          <w:szCs w:val="20"/>
        </w:rPr>
        <w:t>by_start_sequence”</w:t>
      </w:r>
      <w:r w:rsidRPr="00D7257D">
        <w:rPr>
          <w:rFonts w:ascii="Times New Roman" w:eastAsia="Times New Roman" w:hAnsi="Times New Roman" w:cs="Times New Roman"/>
        </w:rPr>
        <w:t>, koje omogućuju točno određivanje početne pozicije s koje potrošač počinje čitati. Naime, “</w:t>
      </w:r>
      <w:r w:rsidRPr="00D7257D">
        <w:rPr>
          <w:rFonts w:ascii="Consolas" w:eastAsia="Courier New" w:hAnsi="Consolas" w:cs="Courier New"/>
          <w:sz w:val="20"/>
          <w:szCs w:val="20"/>
        </w:rPr>
        <w:t xml:space="preserve">by_start_time” </w:t>
      </w:r>
      <w:r w:rsidRPr="00D7257D">
        <w:rPr>
          <w:rFonts w:ascii="Times New Roman" w:eastAsia="Times New Roman" w:hAnsi="Times New Roman" w:cs="Times New Roman"/>
        </w:rPr>
        <w:t xml:space="preserve">govori da čitanje počinje od točno određenog vremena. Korištenje ove opcije zahtijeva dodatni parametar </w:t>
      </w:r>
      <w:r w:rsidRPr="00D7257D">
        <w:rPr>
          <w:rFonts w:ascii="Consolas" w:eastAsia="Courier New" w:hAnsi="Consolas" w:cs="Courier New"/>
          <w:sz w:val="20"/>
          <w:szCs w:val="20"/>
        </w:rPr>
        <w:t>opt_start_time</w:t>
      </w:r>
      <w:r w:rsidRPr="00D7257D">
        <w:rPr>
          <w:rFonts w:ascii="Times New Roman" w:eastAsia="Times New Roman" w:hAnsi="Times New Roman" w:cs="Times New Roman"/>
        </w:rPr>
        <w:t xml:space="preserve">, koji kao vrijednost ima zapis datuma i vremena u obliku stringa. Opcija </w:t>
      </w:r>
      <w:r w:rsidRPr="00D7257D">
        <w:rPr>
          <w:rFonts w:ascii="Consolas" w:eastAsia="Courier New" w:hAnsi="Consolas" w:cs="Courier New"/>
          <w:sz w:val="20"/>
          <w:szCs w:val="20"/>
        </w:rPr>
        <w:lastRenderedPageBreak/>
        <w:t xml:space="preserve">“by_start_sequence” </w:t>
      </w:r>
      <w:r w:rsidRPr="00D7257D">
        <w:rPr>
          <w:rFonts w:ascii="Times New Roman" w:eastAsia="Times New Roman" w:hAnsi="Times New Roman" w:cs="Times New Roman"/>
        </w:rPr>
        <w:t xml:space="preserve">definira početak čitanja od točno određenog rednog broja poruke u toku. Korištenje ove opcije zahtijeva navođenje dodatnog parametra </w:t>
      </w:r>
      <w:r w:rsidRPr="00D7257D">
        <w:rPr>
          <w:rFonts w:ascii="Consolas" w:eastAsia="Courier New" w:hAnsi="Consolas" w:cs="Courier New"/>
          <w:sz w:val="20"/>
          <w:szCs w:val="20"/>
        </w:rPr>
        <w:t>opt_start_seq</w:t>
      </w:r>
      <w:r w:rsidRPr="00D7257D">
        <w:rPr>
          <w:rFonts w:ascii="Times New Roman" w:eastAsia="Times New Roman" w:hAnsi="Times New Roman" w:cs="Times New Roman"/>
        </w:rPr>
        <w:t xml:space="preserve">, čija je vrijednost prirodni broj, koji označava redni broj početne poruke. Parametar </w:t>
      </w:r>
      <w:r w:rsidRPr="00D7257D">
        <w:rPr>
          <w:rFonts w:ascii="Consolas" w:eastAsia="Courier New" w:hAnsi="Consolas" w:cs="Courier New"/>
          <w:sz w:val="20"/>
          <w:szCs w:val="20"/>
        </w:rPr>
        <w:t xml:space="preserve">max_deliver </w:t>
      </w:r>
      <w:r w:rsidRPr="00D7257D">
        <w:rPr>
          <w:rFonts w:ascii="Times New Roman" w:eastAsia="Times New Roman" w:hAnsi="Times New Roman" w:cs="Times New Roman"/>
        </w:rPr>
        <w:t xml:space="preserve">označava koliko će se puta pokušati poslati poruku, u slučaju da se ne primi potvrda primanja. Za to je vezan i parametar </w:t>
      </w:r>
      <w:r w:rsidRPr="00D7257D">
        <w:rPr>
          <w:rFonts w:ascii="Consolas" w:eastAsia="Courier New" w:hAnsi="Consolas" w:cs="Courier New"/>
          <w:sz w:val="20"/>
          <w:szCs w:val="20"/>
        </w:rPr>
        <w:t>ack_wait</w:t>
      </w:r>
      <w:r w:rsidRPr="00D7257D">
        <w:rPr>
          <w:rFonts w:ascii="Times New Roman" w:eastAsia="Times New Roman" w:hAnsi="Times New Roman" w:cs="Times New Roman"/>
        </w:rPr>
        <w:t xml:space="preserve">, koji određuje koliko dugo se čeka na potvrdu primanja u nanosekundama. Nakon isteka zadanog vremena, poruka se ponovo šalje. Ciklus se ponavlja najviše onoliko puta koliko je određeno parametrom </w:t>
      </w:r>
      <w:r w:rsidRPr="00D7257D">
        <w:rPr>
          <w:rFonts w:ascii="Consolas" w:eastAsia="Courier New" w:hAnsi="Consolas" w:cs="Courier New"/>
          <w:sz w:val="20"/>
          <w:szCs w:val="20"/>
        </w:rPr>
        <w:t>max_deliver</w:t>
      </w:r>
      <w:r w:rsidRPr="00D7257D">
        <w:rPr>
          <w:rFonts w:ascii="Times New Roman" w:eastAsia="Times New Roman" w:hAnsi="Times New Roman" w:cs="Times New Roman"/>
        </w:rPr>
        <w:t xml:space="preserve">. </w:t>
      </w:r>
      <w:r w:rsidRPr="00D7257D">
        <w:rPr>
          <w:rFonts w:ascii="Consolas" w:eastAsia="Courier New" w:hAnsi="Consolas" w:cs="Courier New"/>
          <w:sz w:val="20"/>
          <w:szCs w:val="20"/>
        </w:rPr>
        <w:t xml:space="preserve">max_ack_pending </w:t>
      </w:r>
      <w:r w:rsidRPr="00D7257D">
        <w:rPr>
          <w:rFonts w:ascii="Times New Roman" w:eastAsia="Times New Roman" w:hAnsi="Times New Roman" w:cs="Times New Roman"/>
        </w:rPr>
        <w:t xml:space="preserve">je parametar koji predstavlja najveći dozvoljeni broj nepotvrđenih poruka. Valja naglasiti da ovo ne znači da, ako se taj maksimalni broj dostigne, neće biti moguće slati nove poruke u red. Ovo jednostavno znači da potrošač neće uzimati dodatne poruke u obzir, dok će neki drugi potrošač s višim ograničenjem moći pročitati tu poruku. Parametar </w:t>
      </w:r>
      <w:r w:rsidRPr="00D7257D">
        <w:rPr>
          <w:rFonts w:ascii="Consolas" w:eastAsia="Courier New" w:hAnsi="Consolas" w:cs="Courier New"/>
          <w:sz w:val="20"/>
          <w:szCs w:val="20"/>
        </w:rPr>
        <w:t xml:space="preserve">filter_subject </w:t>
      </w:r>
      <w:r w:rsidRPr="00D7257D">
        <w:rPr>
          <w:rFonts w:ascii="Times New Roman" w:eastAsia="Times New Roman" w:hAnsi="Times New Roman" w:cs="Times New Roman"/>
        </w:rPr>
        <w:t>omogućuje potrošaču da uzima u obzir samo poruke koje su poslane na željeni predmet/predmete. Ovo je iznimno korisna funkcionalnost, s obzirom da se u tokovima obično nalaze poruke poslane na više različitih predmeta.</w:t>
      </w:r>
    </w:p>
    <w:p w14:paraId="0A2E97CA" w14:textId="39F73A94" w:rsidR="00092C53" w:rsidRPr="00D7257D" w:rsidRDefault="3D2A6918" w:rsidP="003E1703">
      <w:pPr>
        <w:spacing w:line="360" w:lineRule="auto"/>
        <w:jc w:val="left"/>
      </w:pPr>
      <w:r w:rsidRPr="00D7257D">
        <w:rPr>
          <w:rFonts w:ascii="Times New Roman" w:eastAsia="Times New Roman" w:hAnsi="Times New Roman" w:cs="Times New Roman"/>
        </w:rPr>
        <w:t xml:space="preserve">Primanje podataka putem potrošača može se ostvariti dvama načinima : guranjem (engl. </w:t>
      </w:r>
      <w:r w:rsidRPr="00D7257D">
        <w:rPr>
          <w:rFonts w:ascii="Times New Roman" w:eastAsia="Times New Roman" w:hAnsi="Times New Roman" w:cs="Times New Roman"/>
          <w:i/>
        </w:rPr>
        <w:t>push</w:t>
      </w:r>
      <w:r w:rsidRPr="00D7257D">
        <w:rPr>
          <w:rFonts w:ascii="Times New Roman" w:eastAsia="Times New Roman" w:hAnsi="Times New Roman" w:cs="Times New Roman"/>
        </w:rPr>
        <w:t xml:space="preserve">) te vučenjem (engl. </w:t>
      </w:r>
      <w:r w:rsidRPr="00D7257D">
        <w:rPr>
          <w:rFonts w:ascii="Times New Roman" w:eastAsia="Times New Roman" w:hAnsi="Times New Roman" w:cs="Times New Roman"/>
          <w:i/>
        </w:rPr>
        <w:t>pull</w:t>
      </w:r>
      <w:r w:rsidRPr="00D7257D">
        <w:rPr>
          <w:rFonts w:ascii="Times New Roman" w:eastAsia="Times New Roman" w:hAnsi="Times New Roman" w:cs="Times New Roman"/>
        </w:rPr>
        <w:t xml:space="preserve">). Guranje podrazumijeva kontinuirano i automatsko primanje poruka kroz uspostavljeni kanal, pri čemu sam poslužitelj obavlja radnju slanja, dok je klijent pasivan te samo prima poruke. Vučenje je pristup u kojem klijent ima aktivnu ulogu i traži podatke eksplicitno, slanjem zahtjeva poslužitelju. Primanje poruka temeljeno na guranju ostvaruje se korištenjem metode </w:t>
      </w:r>
      <w:r w:rsidRPr="00D7257D">
        <w:rPr>
          <w:rFonts w:ascii="Consolas" w:eastAsia="Courier New" w:hAnsi="Consolas" w:cs="Courier New"/>
          <w:sz w:val="20"/>
          <w:szCs w:val="20"/>
        </w:rPr>
        <w:t>consume()</w:t>
      </w:r>
      <w:r w:rsidRPr="00D7257D">
        <w:rPr>
          <w:rFonts w:ascii="Times New Roman" w:eastAsia="Times New Roman" w:hAnsi="Times New Roman" w:cs="Times New Roman"/>
        </w:rPr>
        <w:t xml:space="preserve">, a ono temeljeno na vučenju koristi metodu </w:t>
      </w:r>
      <w:r w:rsidRPr="00D7257D">
        <w:rPr>
          <w:rFonts w:ascii="Consolas" w:eastAsia="Courier New" w:hAnsi="Consolas" w:cs="Courier New"/>
          <w:sz w:val="20"/>
          <w:szCs w:val="20"/>
        </w:rPr>
        <w:t>fetch()</w:t>
      </w:r>
      <w:r w:rsidRPr="00D7257D">
        <w:rPr>
          <w:rFonts w:ascii="Times New Roman" w:eastAsia="Times New Roman" w:hAnsi="Times New Roman" w:cs="Times New Roman"/>
        </w:rPr>
        <w:t>. Kao argument metode fetch može se navesti broj poruka koje je potrebno primiti odjednom. Primanje poruka temeljeno na guranju prikladnije je za situacija u kojima se velika količina podataka kontinuirano šalje potrošaču, no uz rizik preopterećenja potrošača, ovisno o količini i volumenu poruka. Primanje poruka temeljeno na vučenju prikladnije je u slučaju potrošača ograničenog kapaciteta i ograničene brzine obrade poruka, kad poruke pristižu neravnomjerno i kad se potrošaču treba dopustiti kontrola i odabir trenutka primanja poruke. Primjer ostvarivanja navedenih funkcionalnost prikazan je u sljedećem odsječku koda :</w:t>
      </w:r>
    </w:p>
    <w:p w14:paraId="509098A7" w14:textId="1227C912" w:rsidR="00092C53" w:rsidRPr="00D7257D" w:rsidRDefault="3D2A6918" w:rsidP="003E1703">
      <w:pPr>
        <w:spacing w:line="360" w:lineRule="auto"/>
        <w:jc w:val="left"/>
      </w:pPr>
      <w:r w:rsidRPr="00D7257D">
        <w:rPr>
          <w:rFonts w:ascii="Times New Roman" w:eastAsia="Times New Roman" w:hAnsi="Times New Roman" w:cs="Times New Roman"/>
        </w:rPr>
        <w:t xml:space="preserve"> </w:t>
      </w:r>
    </w:p>
    <w:p w14:paraId="269E0F33" w14:textId="1D5DD9E4" w:rsidR="00092C53" w:rsidRPr="00D7257D" w:rsidRDefault="3D2A6918" w:rsidP="003A5DB2">
      <w:pPr>
        <w:spacing w:line="240" w:lineRule="auto"/>
        <w:jc w:val="left"/>
      </w:pPr>
      <w:r w:rsidRPr="00D7257D">
        <w:rPr>
          <w:rFonts w:ascii="Consolas" w:eastAsia="Courier New" w:hAnsi="Consolas" w:cs="Courier New"/>
          <w:sz w:val="20"/>
          <w:szCs w:val="20"/>
        </w:rPr>
        <w:t>const js = konekcija.jetstream() ;</w:t>
      </w:r>
    </w:p>
    <w:p w14:paraId="162D998E" w14:textId="7B16A951" w:rsidR="00092C53" w:rsidRPr="00D7257D" w:rsidRDefault="3D2A6918" w:rsidP="003A5DB2">
      <w:pPr>
        <w:spacing w:line="240" w:lineRule="auto"/>
        <w:jc w:val="left"/>
      </w:pPr>
      <w:r w:rsidRPr="00D7257D">
        <w:rPr>
          <w:rFonts w:ascii="Consolas" w:eastAsia="Courier New" w:hAnsi="Consolas" w:cs="Courier New"/>
          <w:sz w:val="20"/>
          <w:szCs w:val="20"/>
        </w:rPr>
        <w:t>const consumer = await js.consumers.get(“UPLATE”, “konzumer1”);</w:t>
      </w:r>
    </w:p>
    <w:p w14:paraId="2E7D4979" w14:textId="43463C8D" w:rsidR="00092C53" w:rsidRPr="00D7257D" w:rsidRDefault="3D2A6918" w:rsidP="003A5DB2">
      <w:pPr>
        <w:spacing w:line="240" w:lineRule="auto"/>
        <w:jc w:val="left"/>
      </w:pPr>
      <w:r w:rsidRPr="00D7257D">
        <w:rPr>
          <w:rFonts w:ascii="Consolas" w:eastAsia="Courier New" w:hAnsi="Consolas" w:cs="Courier New"/>
          <w:sz w:val="20"/>
          <w:szCs w:val="20"/>
        </w:rPr>
        <w:lastRenderedPageBreak/>
        <w:t xml:space="preserve"> </w:t>
      </w:r>
    </w:p>
    <w:p w14:paraId="2BEDF553" w14:textId="4B41E16E" w:rsidR="00092C53" w:rsidRPr="00D7257D" w:rsidRDefault="3D2A6918" w:rsidP="003A5DB2">
      <w:pPr>
        <w:spacing w:line="240" w:lineRule="auto"/>
        <w:jc w:val="left"/>
      </w:pPr>
      <w:r w:rsidRPr="00D7257D">
        <w:rPr>
          <w:rFonts w:ascii="Consolas" w:eastAsia="Courier New" w:hAnsi="Consolas" w:cs="Courier New"/>
          <w:sz w:val="20"/>
          <w:szCs w:val="20"/>
        </w:rPr>
        <w:t>//Push način primanja poruka (consume):</w:t>
      </w:r>
    </w:p>
    <w:p w14:paraId="2FB34611" w14:textId="5E7CE77E" w:rsidR="00092C53" w:rsidRPr="00D7257D" w:rsidRDefault="3D2A6918" w:rsidP="003A5DB2">
      <w:pPr>
        <w:spacing w:line="240" w:lineRule="auto"/>
        <w:jc w:val="left"/>
      </w:pPr>
      <w:r w:rsidRPr="00D7257D">
        <w:rPr>
          <w:rFonts w:ascii="Consolas" w:eastAsia="Courier New" w:hAnsi="Consolas" w:cs="Courier New"/>
          <w:sz w:val="20"/>
          <w:szCs w:val="20"/>
        </w:rPr>
        <w:t xml:space="preserve"> </w:t>
      </w:r>
    </w:p>
    <w:p w14:paraId="7648EFBF" w14:textId="499D2416" w:rsidR="00092C53" w:rsidRPr="00D7257D" w:rsidRDefault="3D2A6918" w:rsidP="003A5DB2">
      <w:pPr>
        <w:spacing w:line="240" w:lineRule="auto"/>
        <w:jc w:val="left"/>
      </w:pPr>
      <w:r w:rsidRPr="00D7257D">
        <w:rPr>
          <w:rFonts w:ascii="Consolas" w:eastAsia="Courier New" w:hAnsi="Consolas" w:cs="Courier New"/>
          <w:sz w:val="20"/>
          <w:szCs w:val="20"/>
        </w:rPr>
        <w:t>const poruke = await consumer.consume();</w:t>
      </w:r>
    </w:p>
    <w:p w14:paraId="4F48A3EA" w14:textId="4910603A" w:rsidR="00092C53" w:rsidRPr="00D7257D" w:rsidRDefault="3D2A6918" w:rsidP="003A5DB2">
      <w:pPr>
        <w:spacing w:line="240" w:lineRule="auto"/>
        <w:jc w:val="left"/>
      </w:pPr>
      <w:r w:rsidRPr="00D7257D">
        <w:rPr>
          <w:rFonts w:ascii="Consolas" w:eastAsia="Courier New" w:hAnsi="Consolas" w:cs="Courier New"/>
          <w:sz w:val="20"/>
          <w:szCs w:val="20"/>
        </w:rPr>
        <w:t>for await (const poruka of poruke) {</w:t>
      </w:r>
    </w:p>
    <w:p w14:paraId="0CA46705" w14:textId="0634106E" w:rsidR="00092C53" w:rsidRPr="00D7257D" w:rsidRDefault="3D2A6918" w:rsidP="003A5DB2">
      <w:pPr>
        <w:spacing w:line="240" w:lineRule="auto"/>
        <w:jc w:val="left"/>
      </w:pPr>
      <w:r w:rsidRPr="00D7257D">
        <w:rPr>
          <w:rFonts w:ascii="Consolas" w:eastAsia="Courier New" w:hAnsi="Consolas" w:cs="Courier New"/>
          <w:sz w:val="20"/>
          <w:szCs w:val="20"/>
        </w:rPr>
        <w:t xml:space="preserve">    podaci_dekodirani = jc.decode(poruka.data);</w:t>
      </w:r>
    </w:p>
    <w:p w14:paraId="336C0417" w14:textId="5893947F" w:rsidR="00092C53" w:rsidRPr="00D7257D" w:rsidRDefault="3D2A6918" w:rsidP="003A5DB2">
      <w:pPr>
        <w:spacing w:line="240" w:lineRule="auto"/>
        <w:jc w:val="left"/>
      </w:pPr>
      <w:r w:rsidRPr="00D7257D">
        <w:rPr>
          <w:rFonts w:ascii="Consolas" w:eastAsia="Courier New" w:hAnsi="Consolas" w:cs="Courier New"/>
          <w:sz w:val="20"/>
          <w:szCs w:val="20"/>
        </w:rPr>
        <w:t xml:space="preserve">    // Daljnje operacije</w:t>
      </w:r>
    </w:p>
    <w:p w14:paraId="543B29D4" w14:textId="11D68544" w:rsidR="00092C53" w:rsidRPr="00D7257D" w:rsidRDefault="3D2A6918" w:rsidP="003A5DB2">
      <w:pPr>
        <w:spacing w:line="240" w:lineRule="auto"/>
        <w:jc w:val="left"/>
      </w:pPr>
      <w:r w:rsidRPr="00D7257D">
        <w:rPr>
          <w:rFonts w:ascii="Consolas" w:eastAsia="Courier New" w:hAnsi="Consolas" w:cs="Courier New"/>
          <w:sz w:val="20"/>
          <w:szCs w:val="20"/>
        </w:rPr>
        <w:t xml:space="preserve">    poruka.ack() ;</w:t>
      </w:r>
    </w:p>
    <w:p w14:paraId="08BB2A21" w14:textId="4EB9CEFF" w:rsidR="00092C53" w:rsidRPr="00D7257D" w:rsidRDefault="3D2A6918" w:rsidP="003A5DB2">
      <w:pPr>
        <w:spacing w:line="240" w:lineRule="auto"/>
        <w:jc w:val="left"/>
      </w:pPr>
      <w:r w:rsidRPr="00D7257D">
        <w:rPr>
          <w:rFonts w:ascii="Consolas" w:eastAsia="Courier New" w:hAnsi="Consolas" w:cs="Courier New"/>
          <w:sz w:val="20"/>
          <w:szCs w:val="20"/>
        </w:rPr>
        <w:t>}</w:t>
      </w:r>
    </w:p>
    <w:p w14:paraId="58586B90" w14:textId="5A0FD92A" w:rsidR="00092C53" w:rsidRPr="00D7257D" w:rsidRDefault="3D2A6918" w:rsidP="003A5DB2">
      <w:pPr>
        <w:spacing w:line="240" w:lineRule="auto"/>
        <w:jc w:val="left"/>
      </w:pPr>
      <w:r w:rsidRPr="00D7257D">
        <w:rPr>
          <w:rFonts w:ascii="Consolas" w:eastAsia="Courier New" w:hAnsi="Consolas" w:cs="Courier New"/>
          <w:sz w:val="20"/>
          <w:szCs w:val="20"/>
        </w:rPr>
        <w:t xml:space="preserve"> </w:t>
      </w:r>
    </w:p>
    <w:p w14:paraId="4CAF4764" w14:textId="4A0023C1" w:rsidR="00092C53" w:rsidRPr="00D7257D" w:rsidRDefault="3D2A6918" w:rsidP="003A5DB2">
      <w:pPr>
        <w:spacing w:line="240" w:lineRule="auto"/>
        <w:jc w:val="left"/>
      </w:pPr>
      <w:r w:rsidRPr="00D7257D">
        <w:rPr>
          <w:rFonts w:ascii="Consolas" w:eastAsia="Courier New" w:hAnsi="Consolas" w:cs="Courier New"/>
          <w:sz w:val="20"/>
          <w:szCs w:val="20"/>
        </w:rPr>
        <w:t>// Pull način primanja poruka (fetch)</w:t>
      </w:r>
    </w:p>
    <w:p w14:paraId="6519E9BE" w14:textId="448DB96B" w:rsidR="00092C53" w:rsidRPr="00D7257D" w:rsidRDefault="3D2A6918" w:rsidP="003A5DB2">
      <w:pPr>
        <w:spacing w:line="240" w:lineRule="auto"/>
        <w:jc w:val="left"/>
      </w:pPr>
      <w:r w:rsidRPr="00D7257D">
        <w:rPr>
          <w:rFonts w:ascii="Consolas" w:eastAsia="Courier New" w:hAnsi="Consolas" w:cs="Courier New"/>
          <w:sz w:val="20"/>
          <w:szCs w:val="20"/>
        </w:rPr>
        <w:t xml:space="preserve"> </w:t>
      </w:r>
    </w:p>
    <w:p w14:paraId="57A93E75" w14:textId="7BEB9E85" w:rsidR="00092C53" w:rsidRPr="00D7257D" w:rsidRDefault="3D2A6918" w:rsidP="003A5DB2">
      <w:pPr>
        <w:spacing w:line="240" w:lineRule="auto"/>
        <w:jc w:val="left"/>
      </w:pPr>
      <w:r w:rsidRPr="00D7257D">
        <w:rPr>
          <w:rFonts w:ascii="Consolas" w:eastAsia="Courier New" w:hAnsi="Consolas" w:cs="Courier New"/>
          <w:sz w:val="20"/>
          <w:szCs w:val="20"/>
        </w:rPr>
        <w:t>const poruke = await consumer.fetch({max_messages: 5});</w:t>
      </w:r>
    </w:p>
    <w:p w14:paraId="0DC0EAFD" w14:textId="509DE0E2" w:rsidR="00092C53" w:rsidRPr="00D7257D" w:rsidRDefault="3D2A6918" w:rsidP="003A5DB2">
      <w:pPr>
        <w:spacing w:line="240" w:lineRule="auto"/>
        <w:jc w:val="left"/>
      </w:pPr>
      <w:r w:rsidRPr="00D7257D">
        <w:rPr>
          <w:rFonts w:ascii="Consolas" w:eastAsia="Courier New" w:hAnsi="Consolas" w:cs="Courier New"/>
          <w:sz w:val="20"/>
          <w:szCs w:val="20"/>
        </w:rPr>
        <w:t>for await (const poruka of poruke) {</w:t>
      </w:r>
    </w:p>
    <w:p w14:paraId="3FCA6A39" w14:textId="0C2CDB3B" w:rsidR="00092C53" w:rsidRPr="00D7257D" w:rsidRDefault="3D2A6918" w:rsidP="003A5DB2">
      <w:pPr>
        <w:spacing w:line="240" w:lineRule="auto"/>
        <w:jc w:val="left"/>
      </w:pPr>
      <w:r w:rsidRPr="00D7257D">
        <w:rPr>
          <w:rFonts w:ascii="Consolas" w:eastAsia="Courier New" w:hAnsi="Consolas" w:cs="Courier New"/>
          <w:sz w:val="20"/>
          <w:szCs w:val="20"/>
        </w:rPr>
        <w:t xml:space="preserve">    podaci_dekodirani = jc.decode(poruka.data);</w:t>
      </w:r>
    </w:p>
    <w:p w14:paraId="4FDFCBCB" w14:textId="63BE4441" w:rsidR="00092C53" w:rsidRPr="00D7257D" w:rsidRDefault="3D2A6918" w:rsidP="003A5DB2">
      <w:pPr>
        <w:spacing w:line="240" w:lineRule="auto"/>
        <w:jc w:val="left"/>
      </w:pPr>
      <w:r w:rsidRPr="00D7257D">
        <w:rPr>
          <w:rFonts w:ascii="Consolas" w:eastAsia="Courier New" w:hAnsi="Consolas" w:cs="Courier New"/>
          <w:sz w:val="20"/>
          <w:szCs w:val="20"/>
        </w:rPr>
        <w:t xml:space="preserve">    // Daljnje operacije</w:t>
      </w:r>
    </w:p>
    <w:p w14:paraId="7B81FB4A" w14:textId="0C6B81E7" w:rsidR="00092C53" w:rsidRPr="00D7257D" w:rsidRDefault="3D2A6918" w:rsidP="003A5DB2">
      <w:pPr>
        <w:spacing w:line="240" w:lineRule="auto"/>
        <w:jc w:val="left"/>
      </w:pPr>
      <w:r w:rsidRPr="00D7257D">
        <w:rPr>
          <w:rFonts w:ascii="Consolas" w:eastAsia="Courier New" w:hAnsi="Consolas" w:cs="Courier New"/>
          <w:sz w:val="20"/>
          <w:szCs w:val="20"/>
        </w:rPr>
        <w:t xml:space="preserve">    poruka.ack();</w:t>
      </w:r>
    </w:p>
    <w:p w14:paraId="132063D9" w14:textId="4A776DA0" w:rsidR="00092C53" w:rsidRPr="00D7257D" w:rsidRDefault="3D2A6918" w:rsidP="003A5DB2">
      <w:pPr>
        <w:spacing w:line="240" w:lineRule="auto"/>
        <w:jc w:val="left"/>
      </w:pPr>
      <w:r w:rsidRPr="00D7257D">
        <w:rPr>
          <w:rFonts w:ascii="Consolas" w:eastAsia="Courier New" w:hAnsi="Consolas" w:cs="Courier New"/>
          <w:sz w:val="20"/>
          <w:szCs w:val="20"/>
        </w:rPr>
        <w:t>}</w:t>
      </w:r>
    </w:p>
    <w:p w14:paraId="478658FE" w14:textId="56AD4F63" w:rsidR="00092C53" w:rsidRPr="00D7257D" w:rsidRDefault="3D2A6918" w:rsidP="003E1703">
      <w:pPr>
        <w:spacing w:line="360" w:lineRule="auto"/>
        <w:jc w:val="left"/>
      </w:pPr>
      <w:r w:rsidRPr="00D7257D">
        <w:rPr>
          <w:rFonts w:ascii="Consolas" w:eastAsia="Courier New" w:hAnsi="Consolas" w:cs="Courier New"/>
          <w:sz w:val="20"/>
          <w:szCs w:val="20"/>
        </w:rPr>
        <w:t xml:space="preserve"> </w:t>
      </w:r>
    </w:p>
    <w:p w14:paraId="21783410" w14:textId="53637362" w:rsidR="00092C53" w:rsidRPr="00D7257D" w:rsidRDefault="3D2A6918" w:rsidP="003E1703">
      <w:pPr>
        <w:spacing w:line="360" w:lineRule="auto"/>
        <w:jc w:val="left"/>
      </w:pPr>
      <w:r w:rsidRPr="00D7257D">
        <w:rPr>
          <w:rFonts w:ascii="Times New Roman" w:eastAsia="Times New Roman" w:hAnsi="Times New Roman" w:cs="Times New Roman"/>
        </w:rPr>
        <w:t xml:space="preserve">U prethodnim primjerima, metoda </w:t>
      </w:r>
      <w:r w:rsidRPr="00D7257D">
        <w:rPr>
          <w:rFonts w:ascii="Consolas" w:eastAsia="Courier New" w:hAnsi="Consolas" w:cs="Courier New"/>
          <w:sz w:val="20"/>
          <w:szCs w:val="20"/>
        </w:rPr>
        <w:t xml:space="preserve">.ack() </w:t>
      </w:r>
      <w:r w:rsidRPr="00D7257D">
        <w:rPr>
          <w:rFonts w:ascii="Times New Roman" w:eastAsia="Times New Roman" w:hAnsi="Times New Roman" w:cs="Times New Roman"/>
        </w:rPr>
        <w:t xml:space="preserve">predstavlja potvrdu primitka poruke. To je upravo potvrda na koju se odnosi </w:t>
      </w:r>
      <w:r w:rsidRPr="00D7257D">
        <w:rPr>
          <w:rFonts w:ascii="Consolas" w:eastAsia="Courier New" w:hAnsi="Consolas" w:cs="Courier New"/>
          <w:sz w:val="20"/>
          <w:szCs w:val="20"/>
        </w:rPr>
        <w:t xml:space="preserve">ack_wait </w:t>
      </w:r>
      <w:r w:rsidRPr="00D7257D">
        <w:rPr>
          <w:rFonts w:ascii="Times New Roman" w:eastAsia="Times New Roman" w:hAnsi="Times New Roman" w:cs="Times New Roman"/>
        </w:rPr>
        <w:t xml:space="preserve">atribut potrošača. Ako u navedenom intervalu ne stigne potvrda, poruka se iznova šalje. Osim potvrde primanja putem </w:t>
      </w:r>
      <w:r w:rsidRPr="00D7257D">
        <w:rPr>
          <w:rFonts w:ascii="Consolas" w:eastAsia="Courier New" w:hAnsi="Consolas" w:cs="Courier New"/>
          <w:sz w:val="20"/>
          <w:szCs w:val="20"/>
        </w:rPr>
        <w:t>poruka.ack()</w:t>
      </w:r>
      <w:r w:rsidRPr="00D7257D">
        <w:rPr>
          <w:rFonts w:ascii="Times New Roman" w:eastAsia="Times New Roman" w:hAnsi="Times New Roman" w:cs="Times New Roman"/>
        </w:rPr>
        <w:t xml:space="preserve">, moguće je izvršiti i metodu </w:t>
      </w:r>
      <w:r w:rsidRPr="00D7257D">
        <w:rPr>
          <w:rFonts w:ascii="Consolas" w:eastAsia="Courier New" w:hAnsi="Consolas" w:cs="Courier New"/>
          <w:sz w:val="20"/>
          <w:szCs w:val="20"/>
        </w:rPr>
        <w:t>poruka.nak()</w:t>
      </w:r>
      <w:r w:rsidRPr="00D7257D">
        <w:rPr>
          <w:rFonts w:ascii="Times New Roman" w:eastAsia="Times New Roman" w:hAnsi="Times New Roman" w:cs="Times New Roman"/>
        </w:rPr>
        <w:t xml:space="preserve">, što znači da obrada nije uspjela te se zahtijeva ponovno slanje poruke. Ako se navedenoj metodi preda argument koji predstavlja broj milisekundi, to označava da obrada poruke nije uspjela, no da se ponovno slanje izvrši s odgodom koja odgovara predanoj vrijednosti. Ako se, pak, izvrši </w:t>
      </w:r>
      <w:r w:rsidRPr="00D7257D">
        <w:rPr>
          <w:rFonts w:ascii="Consolas" w:eastAsia="Courier New" w:hAnsi="Consolas" w:cs="Courier New"/>
          <w:sz w:val="20"/>
          <w:szCs w:val="20"/>
        </w:rPr>
        <w:t>poruka.term()</w:t>
      </w:r>
      <w:r w:rsidRPr="00D7257D">
        <w:rPr>
          <w:rFonts w:ascii="Times New Roman" w:eastAsia="Times New Roman" w:hAnsi="Times New Roman" w:cs="Times New Roman"/>
        </w:rPr>
        <w:t xml:space="preserve">, to je znak da se odustane od daljnjeg slanja poruke. U tom slučaju, ne pokušava se ponovo poslati poruku, čak i ako </w:t>
      </w:r>
      <w:r w:rsidRPr="00D7257D">
        <w:rPr>
          <w:rFonts w:ascii="Consolas" w:eastAsia="Courier New" w:hAnsi="Consolas" w:cs="Courier New"/>
          <w:sz w:val="20"/>
          <w:szCs w:val="20"/>
        </w:rPr>
        <w:t xml:space="preserve">max_deliver </w:t>
      </w:r>
      <w:r w:rsidRPr="00D7257D">
        <w:rPr>
          <w:rFonts w:ascii="Times New Roman" w:eastAsia="Times New Roman" w:hAnsi="Times New Roman" w:cs="Times New Roman"/>
        </w:rPr>
        <w:t xml:space="preserve">vrijednost još nije dostignuta. Ako je izgledno da će obrada poruke biti uspješna te novo slanje neće biti potrebno, no obrada traje dulje od </w:t>
      </w:r>
      <w:r w:rsidRPr="00D7257D">
        <w:rPr>
          <w:rFonts w:ascii="Consolas" w:eastAsia="Courier New" w:hAnsi="Consolas" w:cs="Courier New"/>
          <w:sz w:val="20"/>
          <w:szCs w:val="20"/>
        </w:rPr>
        <w:t xml:space="preserve">ack_wait </w:t>
      </w:r>
      <w:r w:rsidRPr="00D7257D">
        <w:rPr>
          <w:rFonts w:ascii="Times New Roman" w:eastAsia="Times New Roman" w:hAnsi="Times New Roman" w:cs="Times New Roman"/>
        </w:rPr>
        <w:t xml:space="preserve">intervala (pa bi poruka inače bila ponovo poslana unatoč izostanku stvarne potrebe za tim), može se koristiti naredba </w:t>
      </w:r>
      <w:r w:rsidRPr="00D7257D">
        <w:rPr>
          <w:rFonts w:ascii="Consolas" w:eastAsia="Courier New" w:hAnsi="Consolas" w:cs="Courier New"/>
          <w:sz w:val="20"/>
          <w:szCs w:val="20"/>
        </w:rPr>
        <w:t>poruka.working()</w:t>
      </w:r>
      <w:r w:rsidRPr="00D7257D">
        <w:rPr>
          <w:rFonts w:ascii="Times New Roman" w:eastAsia="Times New Roman" w:hAnsi="Times New Roman" w:cs="Times New Roman"/>
        </w:rPr>
        <w:t xml:space="preserve"> kako bi se navedeno signaliziralo te interval čekanja produljio.</w:t>
      </w:r>
    </w:p>
    <w:p w14:paraId="23F69DE0" w14:textId="574A7FED" w:rsidR="00092C53" w:rsidRPr="00D7257D" w:rsidRDefault="3D2A6918" w:rsidP="003E1703">
      <w:pPr>
        <w:spacing w:line="360" w:lineRule="auto"/>
        <w:jc w:val="left"/>
      </w:pPr>
      <w:r w:rsidRPr="00D7257D">
        <w:rPr>
          <w:rFonts w:ascii="Times New Roman" w:eastAsia="Times New Roman" w:hAnsi="Times New Roman" w:cs="Times New Roman"/>
        </w:rPr>
        <w:lastRenderedPageBreak/>
        <w:t xml:space="preserve">Funkcionalnost pohrane ključeva i vrijednosti također je implementirana nad tokovima podataka koje omogućuje Jetstream. Navedena funkcionalnost slična je rječnicima, a sučelje za rad s njom također je ekvivalentno rječničkim sučeljima. Moguće je dodavanje, uređivanje i brisanje parova ključ-vrijednost te dohvat vrijednosti pridružene zadanom ključu. Prilikom dodavanja para ključ-vrijednost, vrijednost se kodira potrebnim kodekom, baš kao i kod slanja uobičajenih NATS poruka. Dodavanje se vrši uporabom metode </w:t>
      </w:r>
      <w:r w:rsidRPr="00D7257D">
        <w:rPr>
          <w:rFonts w:ascii="Consolas" w:eastAsia="Courier New" w:hAnsi="Consolas" w:cs="Courier New"/>
          <w:sz w:val="20"/>
          <w:szCs w:val="20"/>
        </w:rPr>
        <w:t>put(ključ, vrijednost)</w:t>
      </w:r>
      <w:r w:rsidRPr="00D7257D">
        <w:rPr>
          <w:rFonts w:ascii="Times New Roman" w:eastAsia="Times New Roman" w:hAnsi="Times New Roman" w:cs="Times New Roman"/>
        </w:rPr>
        <w:t xml:space="preserve">, a ista se metoda koristi i za promjenu vrijednosti pridruženu već postojećem ključu. Vrijednost pridružena željenin ključu dobiva se metodom </w:t>
      </w:r>
      <w:r w:rsidRPr="00D7257D">
        <w:rPr>
          <w:rFonts w:ascii="Consolas" w:eastAsia="Courier New" w:hAnsi="Consolas" w:cs="Courier New"/>
          <w:sz w:val="20"/>
          <w:szCs w:val="20"/>
        </w:rPr>
        <w:t>get(ključ)</w:t>
      </w:r>
      <w:r w:rsidRPr="00D7257D">
        <w:rPr>
          <w:rFonts w:ascii="Times New Roman" w:eastAsia="Times New Roman" w:hAnsi="Times New Roman" w:cs="Times New Roman"/>
        </w:rPr>
        <w:t xml:space="preserve">. Zapis se briše uporabom </w:t>
      </w:r>
      <w:r w:rsidRPr="00D7257D">
        <w:rPr>
          <w:rFonts w:ascii="Consolas" w:eastAsia="Courier New" w:hAnsi="Consolas" w:cs="Courier New"/>
          <w:sz w:val="20"/>
          <w:szCs w:val="20"/>
        </w:rPr>
        <w:t>delete(ključ)</w:t>
      </w:r>
      <w:r w:rsidRPr="00D7257D">
        <w:rPr>
          <w:rFonts w:ascii="Times New Roman" w:eastAsia="Times New Roman" w:hAnsi="Times New Roman" w:cs="Times New Roman"/>
        </w:rPr>
        <w:t>. Primjer navedenoga prikazan je u sljedečem programskom odsječku:</w:t>
      </w:r>
    </w:p>
    <w:p w14:paraId="6F4E0EE0" w14:textId="589407DE" w:rsidR="00092C53" w:rsidRPr="00D7257D" w:rsidRDefault="3D2A6918" w:rsidP="003E1703">
      <w:pPr>
        <w:spacing w:line="360" w:lineRule="auto"/>
        <w:jc w:val="left"/>
      </w:pPr>
      <w:r w:rsidRPr="00D7257D">
        <w:rPr>
          <w:rFonts w:ascii="Times New Roman" w:eastAsia="Times New Roman" w:hAnsi="Times New Roman" w:cs="Times New Roman"/>
        </w:rPr>
        <w:t xml:space="preserve"> </w:t>
      </w:r>
    </w:p>
    <w:p w14:paraId="5DDF6FAC" w14:textId="27BEB0A1" w:rsidR="00092C53" w:rsidRPr="00D7257D" w:rsidRDefault="3D2A6918" w:rsidP="003A5DB2">
      <w:pPr>
        <w:spacing w:line="240" w:lineRule="auto"/>
        <w:jc w:val="left"/>
      </w:pPr>
      <w:r w:rsidRPr="00D7257D">
        <w:rPr>
          <w:rFonts w:ascii="Consolas" w:eastAsia="Courier New" w:hAnsi="Consolas" w:cs="Courier New"/>
          <w:sz w:val="20"/>
          <w:szCs w:val="20"/>
        </w:rPr>
        <w:t>const js = nc.jetstream();</w:t>
      </w:r>
    </w:p>
    <w:p w14:paraId="6E0A8E97" w14:textId="10917C02" w:rsidR="00092C53" w:rsidRPr="00D7257D" w:rsidRDefault="3D2A6918" w:rsidP="003A5DB2">
      <w:pPr>
        <w:spacing w:line="240" w:lineRule="auto"/>
        <w:jc w:val="left"/>
      </w:pPr>
      <w:r w:rsidRPr="00D7257D">
        <w:rPr>
          <w:rFonts w:ascii="Consolas" w:eastAsia="Courier New" w:hAnsi="Consolas" w:cs="Courier New"/>
          <w:sz w:val="20"/>
          <w:szCs w:val="20"/>
        </w:rPr>
        <w:t>const kv = await js.views.kv(“konfiguracija”);</w:t>
      </w:r>
    </w:p>
    <w:p w14:paraId="7EE2FC30" w14:textId="36D62C7A" w:rsidR="00092C53" w:rsidRPr="00D7257D" w:rsidRDefault="3D2A6918" w:rsidP="003A5DB2">
      <w:pPr>
        <w:spacing w:line="240" w:lineRule="auto"/>
        <w:jc w:val="left"/>
      </w:pPr>
      <w:r w:rsidRPr="00D7257D">
        <w:rPr>
          <w:rFonts w:ascii="Times New Roman" w:eastAsia="Times New Roman" w:hAnsi="Times New Roman" w:cs="Times New Roman"/>
        </w:rPr>
        <w:t xml:space="preserve"> </w:t>
      </w:r>
    </w:p>
    <w:p w14:paraId="71EFC811" w14:textId="20C50BF7" w:rsidR="00092C53" w:rsidRPr="00D7257D" w:rsidRDefault="3D2A6918" w:rsidP="003A5DB2">
      <w:pPr>
        <w:spacing w:line="240" w:lineRule="auto"/>
        <w:jc w:val="left"/>
      </w:pPr>
      <w:r w:rsidRPr="00D7257D">
        <w:rPr>
          <w:rFonts w:ascii="Consolas" w:eastAsia="Courier New" w:hAnsi="Consolas" w:cs="Courier New"/>
          <w:sz w:val="20"/>
          <w:szCs w:val="20"/>
        </w:rPr>
        <w:t>await kv.put(“kljuc1”, sc.encode(“vrijednost1”));</w:t>
      </w:r>
    </w:p>
    <w:p w14:paraId="2960D786" w14:textId="5FBDB553" w:rsidR="00092C53" w:rsidRPr="00D7257D" w:rsidRDefault="3D2A6918" w:rsidP="003A5DB2">
      <w:pPr>
        <w:spacing w:line="240" w:lineRule="auto"/>
        <w:jc w:val="left"/>
      </w:pPr>
      <w:r w:rsidRPr="00D7257D">
        <w:rPr>
          <w:rFonts w:ascii="Consolas" w:eastAsia="Courier New" w:hAnsi="Consolas" w:cs="Courier New"/>
          <w:sz w:val="20"/>
          <w:szCs w:val="20"/>
        </w:rPr>
        <w:t>const vrijednost = await kv.get(“kljuc1”);</w:t>
      </w:r>
    </w:p>
    <w:p w14:paraId="29081067" w14:textId="6A91D376" w:rsidR="00092C53" w:rsidRPr="00D7257D" w:rsidRDefault="3D2A6918" w:rsidP="003A5DB2">
      <w:pPr>
        <w:spacing w:line="240" w:lineRule="auto"/>
        <w:jc w:val="left"/>
      </w:pPr>
      <w:r w:rsidRPr="00D7257D">
        <w:rPr>
          <w:rFonts w:ascii="Consolas" w:eastAsia="Courier New" w:hAnsi="Consolas" w:cs="Courier New"/>
          <w:sz w:val="20"/>
          <w:szCs w:val="20"/>
        </w:rPr>
        <w:t>vrijednost_dekodirana = sc.decode(vrijednost.value);</w:t>
      </w:r>
    </w:p>
    <w:p w14:paraId="65AEE5AA" w14:textId="7703278E" w:rsidR="00092C53" w:rsidRPr="00D7257D" w:rsidRDefault="3D2A6918" w:rsidP="003A5DB2">
      <w:pPr>
        <w:spacing w:line="240" w:lineRule="auto"/>
        <w:jc w:val="left"/>
      </w:pPr>
      <w:r w:rsidRPr="00D7257D">
        <w:rPr>
          <w:rFonts w:ascii="Consolas" w:eastAsia="Courier New" w:hAnsi="Consolas" w:cs="Courier New"/>
          <w:sz w:val="20"/>
          <w:szCs w:val="20"/>
        </w:rPr>
        <w:t>await kv.delete(“kljuc1”);</w:t>
      </w:r>
    </w:p>
    <w:p w14:paraId="21E8E6B9" w14:textId="321AB78C" w:rsidR="00092C53" w:rsidRPr="00D7257D" w:rsidRDefault="3D2A6918" w:rsidP="003E1703">
      <w:pPr>
        <w:spacing w:line="360" w:lineRule="auto"/>
        <w:jc w:val="left"/>
      </w:pPr>
      <w:r w:rsidRPr="00D7257D">
        <w:rPr>
          <w:rFonts w:ascii="Consolas" w:eastAsia="Courier New" w:hAnsi="Consolas" w:cs="Courier New"/>
          <w:sz w:val="20"/>
          <w:szCs w:val="20"/>
        </w:rPr>
        <w:t xml:space="preserve"> </w:t>
      </w:r>
    </w:p>
    <w:p w14:paraId="4E54B863" w14:textId="4FCB806E" w:rsidR="00092C53" w:rsidRPr="00D7257D" w:rsidRDefault="3D2A6918" w:rsidP="003E1703">
      <w:pPr>
        <w:spacing w:line="360" w:lineRule="auto"/>
        <w:jc w:val="left"/>
      </w:pPr>
      <w:r w:rsidRPr="00D7257D">
        <w:rPr>
          <w:rFonts w:ascii="Times New Roman" w:eastAsia="Times New Roman" w:hAnsi="Times New Roman" w:cs="Times New Roman"/>
        </w:rPr>
        <w:t xml:space="preserve">U sklopu ključ-vrijednost funkcionalnosti, dostupna je i funkcija </w:t>
      </w:r>
      <w:r w:rsidRPr="00D7257D">
        <w:rPr>
          <w:rFonts w:ascii="Consolas" w:eastAsia="Courier New" w:hAnsi="Consolas" w:cs="Courier New"/>
          <w:sz w:val="20"/>
          <w:szCs w:val="20"/>
        </w:rPr>
        <w:t>watch()</w:t>
      </w:r>
      <w:r w:rsidRPr="00D7257D">
        <w:rPr>
          <w:rFonts w:ascii="Times New Roman" w:eastAsia="Times New Roman" w:hAnsi="Times New Roman" w:cs="Times New Roman"/>
        </w:rPr>
        <w:t xml:space="preserve">. Ona omogućuje reagiranje na promjene vrijednosti nekog ključa (ili više njih) u realnom vremenu. Osim definiranja jednog konkretnog promatranog ključa, moguće je i korištenje specijalnih simbola za definiranje skupine ključeva. Ovo je posebno korisno ako se ključevi imenuju hijerarhijskim razinama odvojenim točkama ili nekom drugom sličnom konvencijom. Poziv te funkcije daje novu vrijednost svaki put kad dođe do promjene vrijednosti promatranog ključa. Primjer jednostavnog korištenja funkcije </w:t>
      </w:r>
      <w:r w:rsidRPr="00D7257D">
        <w:rPr>
          <w:rFonts w:ascii="Consolas" w:eastAsia="Courier New" w:hAnsi="Consolas" w:cs="Courier New"/>
          <w:sz w:val="20"/>
          <w:szCs w:val="20"/>
        </w:rPr>
        <w:t xml:space="preserve">watch() </w:t>
      </w:r>
      <w:r w:rsidRPr="00D7257D">
        <w:rPr>
          <w:rFonts w:ascii="Times New Roman" w:eastAsia="Times New Roman" w:hAnsi="Times New Roman" w:cs="Times New Roman"/>
        </w:rPr>
        <w:t>prikazan je u nastavku:</w:t>
      </w:r>
    </w:p>
    <w:p w14:paraId="6C25141D" w14:textId="35208F2E" w:rsidR="00092C53" w:rsidRPr="00D7257D" w:rsidRDefault="3D2A6918" w:rsidP="003E1703">
      <w:pPr>
        <w:spacing w:line="360" w:lineRule="auto"/>
        <w:jc w:val="left"/>
      </w:pPr>
      <w:r w:rsidRPr="00D7257D">
        <w:rPr>
          <w:rFonts w:ascii="Consolas" w:eastAsia="Courier New" w:hAnsi="Consolas" w:cs="Courier New"/>
          <w:sz w:val="20"/>
          <w:szCs w:val="20"/>
        </w:rPr>
        <w:t xml:space="preserve"> </w:t>
      </w:r>
    </w:p>
    <w:p w14:paraId="22690095" w14:textId="7F6E18CF" w:rsidR="00092C53" w:rsidRPr="00D7257D" w:rsidRDefault="3D2A6918" w:rsidP="003A5DB2">
      <w:pPr>
        <w:spacing w:line="240" w:lineRule="auto"/>
        <w:jc w:val="left"/>
      </w:pPr>
      <w:r w:rsidRPr="00D7257D">
        <w:rPr>
          <w:rFonts w:ascii="Consolas" w:eastAsia="Courier New" w:hAnsi="Consolas" w:cs="Courier New"/>
          <w:sz w:val="20"/>
          <w:szCs w:val="20"/>
        </w:rPr>
        <w:t>const gledatelj = await kv.watch({key: “kljuc1”});</w:t>
      </w:r>
    </w:p>
    <w:p w14:paraId="62B8E806" w14:textId="1598650D" w:rsidR="00092C53" w:rsidRPr="00D7257D" w:rsidRDefault="3D2A6918" w:rsidP="003A5DB2">
      <w:pPr>
        <w:spacing w:line="240" w:lineRule="auto"/>
        <w:jc w:val="left"/>
      </w:pPr>
      <w:r w:rsidRPr="00D7257D">
        <w:rPr>
          <w:rFonts w:ascii="Consolas" w:eastAsia="Courier New" w:hAnsi="Consolas" w:cs="Courier New"/>
          <w:sz w:val="20"/>
          <w:szCs w:val="20"/>
        </w:rPr>
        <w:t>for await (const zapis of gledatelj) {</w:t>
      </w:r>
    </w:p>
    <w:p w14:paraId="6BD5D30A" w14:textId="3A31C423" w:rsidR="00092C53" w:rsidRPr="00D7257D" w:rsidRDefault="3D2A6918" w:rsidP="003A5DB2">
      <w:pPr>
        <w:spacing w:line="240" w:lineRule="auto"/>
        <w:jc w:val="left"/>
      </w:pPr>
      <w:r w:rsidRPr="00D7257D">
        <w:rPr>
          <w:rFonts w:ascii="Consolas" w:eastAsia="Courier New" w:hAnsi="Consolas" w:cs="Courier New"/>
          <w:sz w:val="20"/>
          <w:szCs w:val="20"/>
        </w:rPr>
        <w:t xml:space="preserve">    console.log(zapis.key);</w:t>
      </w:r>
    </w:p>
    <w:p w14:paraId="1FF91C76" w14:textId="0540A458" w:rsidR="00092C53" w:rsidRPr="00D7257D" w:rsidRDefault="3D2A6918" w:rsidP="003A5DB2">
      <w:pPr>
        <w:spacing w:line="240" w:lineRule="auto"/>
        <w:jc w:val="left"/>
      </w:pPr>
      <w:r w:rsidRPr="00D7257D">
        <w:rPr>
          <w:rFonts w:ascii="Consolas" w:eastAsia="Courier New" w:hAnsi="Consolas" w:cs="Courier New"/>
          <w:sz w:val="20"/>
          <w:szCs w:val="20"/>
        </w:rPr>
        <w:lastRenderedPageBreak/>
        <w:t xml:space="preserve">    console.log(sc.decode(zapis.value));</w:t>
      </w:r>
    </w:p>
    <w:p w14:paraId="025C1BCF" w14:textId="067A64EC" w:rsidR="00092C53" w:rsidRPr="00D7257D" w:rsidRDefault="3D2A6918" w:rsidP="003A5DB2">
      <w:pPr>
        <w:spacing w:line="240" w:lineRule="auto"/>
        <w:jc w:val="left"/>
      </w:pPr>
      <w:r w:rsidRPr="00D7257D">
        <w:rPr>
          <w:rFonts w:ascii="Consolas" w:eastAsia="Courier New" w:hAnsi="Consolas" w:cs="Courier New"/>
          <w:sz w:val="20"/>
          <w:szCs w:val="20"/>
        </w:rPr>
        <w:t>}</w:t>
      </w:r>
    </w:p>
    <w:p w14:paraId="191559F6" w14:textId="56C41DF7" w:rsidR="00092C53" w:rsidRPr="00D7257D" w:rsidRDefault="3D2A6918" w:rsidP="003E1703">
      <w:pPr>
        <w:spacing w:line="360" w:lineRule="auto"/>
        <w:jc w:val="left"/>
      </w:pPr>
      <w:r w:rsidRPr="00D7257D">
        <w:rPr>
          <w:rFonts w:ascii="Consolas" w:eastAsia="Courier New" w:hAnsi="Consolas" w:cs="Courier New"/>
          <w:sz w:val="20"/>
          <w:szCs w:val="20"/>
        </w:rPr>
        <w:t xml:space="preserve"> </w:t>
      </w:r>
    </w:p>
    <w:p w14:paraId="30F7B326" w14:textId="0924A025" w:rsidR="00092C53" w:rsidRPr="00D7257D" w:rsidRDefault="3D2A6918" w:rsidP="003E1703">
      <w:pPr>
        <w:spacing w:line="360" w:lineRule="auto"/>
        <w:jc w:val="left"/>
      </w:pPr>
      <w:r w:rsidRPr="00D7257D">
        <w:rPr>
          <w:rFonts w:ascii="Times New Roman" w:eastAsia="Times New Roman" w:hAnsi="Times New Roman" w:cs="Times New Roman"/>
        </w:rPr>
        <w:t xml:space="preserve"> Ono po čemu se sustav ključeva i vrijedosti Jetstreama ipak razlikuje od uobičajenog je činjenica da se svaka promjena rječnika zapisuje u tok kao zasebna poruka. To omogućava pregled povijesti svih promjena rječnika, tj. barem onoliko koliko ograničenja samog toka dopuštaju.</w:t>
      </w:r>
    </w:p>
    <w:p w14:paraId="1EFE6F3B" w14:textId="52A04788" w:rsidR="00092C53" w:rsidRPr="00D7257D" w:rsidRDefault="3D2A6918" w:rsidP="003E1703">
      <w:pPr>
        <w:spacing w:line="360" w:lineRule="auto"/>
        <w:jc w:val="left"/>
      </w:pPr>
      <w:r w:rsidRPr="00D7257D">
        <w:rPr>
          <w:rFonts w:ascii="Times New Roman" w:eastAsia="Times New Roman" w:hAnsi="Times New Roman" w:cs="Times New Roman"/>
        </w:rPr>
        <w:t xml:space="preserve"> </w:t>
      </w:r>
    </w:p>
    <w:p w14:paraId="3D7B4322" w14:textId="6836E40D" w:rsidR="00092C53" w:rsidRPr="00D7257D" w:rsidRDefault="3D2A6918" w:rsidP="003E1703">
      <w:pPr>
        <w:spacing w:line="360" w:lineRule="auto"/>
        <w:jc w:val="left"/>
      </w:pPr>
      <w:r w:rsidRPr="00D7257D">
        <w:rPr>
          <w:rFonts w:ascii="Times New Roman" w:eastAsia="Times New Roman" w:hAnsi="Times New Roman" w:cs="Times New Roman"/>
        </w:rPr>
        <w:t xml:space="preserve">Korištenje fukcionalnosti </w:t>
      </w:r>
      <w:r w:rsidRPr="00D7257D">
        <w:rPr>
          <w:rFonts w:ascii="Times New Roman" w:eastAsia="Times New Roman" w:hAnsi="Times New Roman" w:cs="Times New Roman"/>
          <w:i/>
          <w:iCs/>
        </w:rPr>
        <w:t xml:space="preserve">Object Store </w:t>
      </w:r>
      <w:r w:rsidRPr="00D7257D">
        <w:rPr>
          <w:rFonts w:ascii="Times New Roman" w:eastAsia="Times New Roman" w:hAnsi="Times New Roman" w:cs="Times New Roman"/>
        </w:rPr>
        <w:t xml:space="preserve">po sučelju je vrlo slično sustavu ključeva i vrijednosti. Naime, nazivi korištenih metoda također su </w:t>
      </w:r>
      <w:r w:rsidRPr="00D7257D">
        <w:rPr>
          <w:rFonts w:ascii="Consolas" w:eastAsia="Courier New" w:hAnsi="Consolas" w:cs="Courier New"/>
          <w:sz w:val="20"/>
          <w:szCs w:val="20"/>
        </w:rPr>
        <w:t>put</w:t>
      </w:r>
      <w:r w:rsidRPr="00D7257D">
        <w:rPr>
          <w:rFonts w:ascii="Times New Roman" w:eastAsia="Times New Roman" w:hAnsi="Times New Roman" w:cs="Times New Roman"/>
        </w:rPr>
        <w:t xml:space="preserve">, </w:t>
      </w:r>
      <w:r w:rsidRPr="00D7257D">
        <w:rPr>
          <w:rFonts w:ascii="Consolas" w:eastAsia="Courier New" w:hAnsi="Consolas" w:cs="Courier New"/>
          <w:sz w:val="20"/>
          <w:szCs w:val="20"/>
        </w:rPr>
        <w:t xml:space="preserve">get </w:t>
      </w:r>
      <w:r w:rsidRPr="00D7257D">
        <w:rPr>
          <w:rFonts w:ascii="Times New Roman" w:eastAsia="Times New Roman" w:hAnsi="Times New Roman" w:cs="Times New Roman"/>
        </w:rPr>
        <w:t xml:space="preserve">i </w:t>
      </w:r>
      <w:r w:rsidRPr="00D7257D">
        <w:rPr>
          <w:rFonts w:ascii="Consolas" w:eastAsia="Courier New" w:hAnsi="Consolas" w:cs="Courier New"/>
          <w:sz w:val="20"/>
          <w:szCs w:val="20"/>
        </w:rPr>
        <w:t>delete</w:t>
      </w:r>
      <w:r w:rsidRPr="00D7257D">
        <w:rPr>
          <w:rFonts w:ascii="Times New Roman" w:eastAsia="Times New Roman" w:hAnsi="Times New Roman" w:cs="Times New Roman"/>
        </w:rPr>
        <w:t>. Najprije se kreira Object Store objekt na sljedeći način:</w:t>
      </w:r>
    </w:p>
    <w:p w14:paraId="2AC40EBF" w14:textId="7EFD7C33" w:rsidR="00092C53" w:rsidRPr="00D7257D" w:rsidRDefault="3D2A6918" w:rsidP="003E1703">
      <w:pPr>
        <w:spacing w:line="360" w:lineRule="auto"/>
        <w:jc w:val="left"/>
      </w:pPr>
      <w:r w:rsidRPr="00D7257D">
        <w:rPr>
          <w:rFonts w:ascii="Times New Roman" w:eastAsia="Times New Roman" w:hAnsi="Times New Roman" w:cs="Times New Roman"/>
        </w:rPr>
        <w:t xml:space="preserve"> </w:t>
      </w:r>
    </w:p>
    <w:p w14:paraId="6E036B34" w14:textId="4AD69BF6" w:rsidR="00092C53" w:rsidRPr="00D7257D" w:rsidRDefault="3D2A6918" w:rsidP="003E1703">
      <w:pPr>
        <w:spacing w:line="360" w:lineRule="auto"/>
        <w:jc w:val="left"/>
      </w:pPr>
      <w:r w:rsidRPr="00D7257D">
        <w:rPr>
          <w:rFonts w:ascii="Consolas" w:eastAsia="Courier New" w:hAnsi="Consolas" w:cs="Courier New"/>
          <w:sz w:val="20"/>
          <w:szCs w:val="20"/>
        </w:rPr>
        <w:t>const os = await js.views.os(“datoteke”);</w:t>
      </w:r>
    </w:p>
    <w:p w14:paraId="2D319704" w14:textId="2ECB7433" w:rsidR="00092C53" w:rsidRPr="00D7257D" w:rsidRDefault="3D2A6918" w:rsidP="003E1703">
      <w:pPr>
        <w:spacing w:line="360" w:lineRule="auto"/>
        <w:jc w:val="left"/>
      </w:pPr>
      <w:r w:rsidRPr="00D7257D">
        <w:rPr>
          <w:rFonts w:ascii="Consolas" w:eastAsia="Courier New" w:hAnsi="Consolas" w:cs="Courier New"/>
          <w:sz w:val="20"/>
          <w:szCs w:val="20"/>
        </w:rPr>
        <w:t xml:space="preserve"> </w:t>
      </w:r>
    </w:p>
    <w:p w14:paraId="51BC7BDE" w14:textId="4C01AD1D" w:rsidR="00092C53" w:rsidRPr="00D7257D" w:rsidRDefault="3D2A6918" w:rsidP="003E1703">
      <w:pPr>
        <w:spacing w:line="360" w:lineRule="auto"/>
        <w:jc w:val="left"/>
      </w:pPr>
      <w:r w:rsidRPr="00D7257D">
        <w:rPr>
          <w:rFonts w:ascii="Times New Roman" w:eastAsia="Times New Roman" w:hAnsi="Times New Roman" w:cs="Times New Roman"/>
        </w:rPr>
        <w:t xml:space="preserve">Pohrana objekata/datoteka u spremnik izvodi se naredbom </w:t>
      </w:r>
      <w:r w:rsidRPr="00D7257D">
        <w:rPr>
          <w:rFonts w:ascii="Consolas" w:eastAsia="Courier New" w:hAnsi="Consolas" w:cs="Courier New"/>
          <w:sz w:val="20"/>
          <w:szCs w:val="20"/>
        </w:rPr>
        <w:t>put</w:t>
      </w:r>
      <w:r w:rsidRPr="00D7257D">
        <w:rPr>
          <w:rFonts w:ascii="Times New Roman" w:eastAsia="Times New Roman" w:hAnsi="Times New Roman" w:cs="Times New Roman"/>
        </w:rPr>
        <w:t>. Ta naredba, kao prvi argument, prima ime pod kojim spremamo određeni objekt (pandan ključu u spremniku ključeva i vrijednosti), dok je drugi argument binarni zapis podataka u datoteci koju spremamo, tj. njezin sadržaj:</w:t>
      </w:r>
    </w:p>
    <w:p w14:paraId="5BBF72C1" w14:textId="2A1B1BE9" w:rsidR="00092C53" w:rsidRPr="00D7257D" w:rsidRDefault="3D2A6918" w:rsidP="003E1703">
      <w:pPr>
        <w:spacing w:line="360" w:lineRule="auto"/>
        <w:jc w:val="left"/>
      </w:pPr>
      <w:r w:rsidRPr="00D7257D">
        <w:rPr>
          <w:rFonts w:ascii="Times New Roman" w:eastAsia="Times New Roman" w:hAnsi="Times New Roman" w:cs="Times New Roman"/>
        </w:rPr>
        <w:t xml:space="preserve"> </w:t>
      </w:r>
    </w:p>
    <w:p w14:paraId="78BD115D" w14:textId="7F8221F7" w:rsidR="00092C53" w:rsidRPr="00D7257D" w:rsidRDefault="3D2A6918" w:rsidP="003E1703">
      <w:pPr>
        <w:spacing w:line="360" w:lineRule="auto"/>
        <w:jc w:val="left"/>
      </w:pPr>
      <w:r w:rsidRPr="00D7257D">
        <w:rPr>
          <w:rFonts w:ascii="Consolas" w:eastAsia="Courier New" w:hAnsi="Consolas" w:cs="Courier New"/>
          <w:sz w:val="20"/>
          <w:szCs w:val="20"/>
        </w:rPr>
        <w:t>await os.put({name: “katastarski_plan.pdf”}, buff);</w:t>
      </w:r>
    </w:p>
    <w:p w14:paraId="2602B120" w14:textId="17DB211C" w:rsidR="00092C53" w:rsidRPr="00D7257D" w:rsidRDefault="3D2A6918" w:rsidP="003E1703">
      <w:pPr>
        <w:spacing w:line="360" w:lineRule="auto"/>
        <w:jc w:val="left"/>
      </w:pPr>
      <w:r w:rsidRPr="00D7257D">
        <w:rPr>
          <w:rFonts w:ascii="Consolas" w:eastAsia="Courier New" w:hAnsi="Consolas" w:cs="Courier New"/>
          <w:sz w:val="20"/>
          <w:szCs w:val="20"/>
        </w:rPr>
        <w:t xml:space="preserve"> </w:t>
      </w:r>
    </w:p>
    <w:p w14:paraId="04454B47" w14:textId="740513F7" w:rsidR="00092C53" w:rsidRPr="00D7257D" w:rsidRDefault="3D2A6918" w:rsidP="003E1703">
      <w:pPr>
        <w:spacing w:line="360" w:lineRule="auto"/>
        <w:jc w:val="left"/>
      </w:pPr>
      <w:r w:rsidRPr="00D7257D">
        <w:rPr>
          <w:rFonts w:ascii="Times New Roman" w:eastAsia="Times New Roman" w:hAnsi="Times New Roman" w:cs="Times New Roman"/>
        </w:rPr>
        <w:t xml:space="preserve">Dohvat podataka iz spremnika postiže se metodom </w:t>
      </w:r>
      <w:r w:rsidRPr="00D7257D">
        <w:rPr>
          <w:rFonts w:ascii="Consolas" w:eastAsia="Courier New" w:hAnsi="Consolas" w:cs="Courier New"/>
          <w:sz w:val="20"/>
          <w:szCs w:val="20"/>
        </w:rPr>
        <w:t>get</w:t>
      </w:r>
      <w:r w:rsidRPr="00D7257D">
        <w:rPr>
          <w:rFonts w:ascii="Times New Roman" w:eastAsia="Times New Roman" w:hAnsi="Times New Roman" w:cs="Times New Roman"/>
        </w:rPr>
        <w:t>:</w:t>
      </w:r>
    </w:p>
    <w:p w14:paraId="651E4F5E" w14:textId="0E56190D" w:rsidR="00092C53" w:rsidRPr="00D7257D" w:rsidRDefault="3D2A6918" w:rsidP="003E1703">
      <w:pPr>
        <w:spacing w:line="360" w:lineRule="auto"/>
        <w:jc w:val="left"/>
      </w:pPr>
      <w:r w:rsidRPr="00D7257D">
        <w:rPr>
          <w:rFonts w:ascii="Times New Roman" w:eastAsia="Times New Roman" w:hAnsi="Times New Roman" w:cs="Times New Roman"/>
        </w:rPr>
        <w:t xml:space="preserve"> </w:t>
      </w:r>
    </w:p>
    <w:p w14:paraId="509C48B3" w14:textId="170BA4BF" w:rsidR="00092C53" w:rsidRPr="00D7257D" w:rsidRDefault="3D2A6918" w:rsidP="003E1703">
      <w:pPr>
        <w:spacing w:line="360" w:lineRule="auto"/>
        <w:jc w:val="left"/>
      </w:pPr>
      <w:r w:rsidRPr="00D7257D">
        <w:rPr>
          <w:rFonts w:ascii="Consolas" w:eastAsia="Courier New" w:hAnsi="Consolas" w:cs="Courier New"/>
          <w:sz w:val="20"/>
          <w:szCs w:val="20"/>
        </w:rPr>
        <w:t>const datoteka = await os.get(“katastarski_plan.pdf”);</w:t>
      </w:r>
    </w:p>
    <w:p w14:paraId="221B5C14" w14:textId="4805B73E" w:rsidR="00092C53" w:rsidRPr="00D7257D" w:rsidRDefault="3D2A6918" w:rsidP="003E1703">
      <w:pPr>
        <w:spacing w:line="360" w:lineRule="auto"/>
        <w:jc w:val="left"/>
      </w:pPr>
      <w:r w:rsidRPr="00D7257D">
        <w:rPr>
          <w:rFonts w:ascii="Consolas" w:eastAsia="Courier New" w:hAnsi="Consolas" w:cs="Courier New"/>
          <w:sz w:val="20"/>
          <w:szCs w:val="20"/>
        </w:rPr>
        <w:t xml:space="preserve"> </w:t>
      </w:r>
    </w:p>
    <w:p w14:paraId="530822EE" w14:textId="7BD9F18C" w:rsidR="00092C53" w:rsidRPr="00D7257D" w:rsidRDefault="3D2A6918" w:rsidP="003E1703">
      <w:pPr>
        <w:spacing w:line="360" w:lineRule="auto"/>
        <w:jc w:val="left"/>
      </w:pPr>
      <w:r w:rsidRPr="00D7257D">
        <w:rPr>
          <w:rFonts w:ascii="Times New Roman" w:eastAsia="Times New Roman" w:hAnsi="Times New Roman" w:cs="Times New Roman"/>
        </w:rPr>
        <w:lastRenderedPageBreak/>
        <w:t xml:space="preserve">Brisanje objekata/datoteka moguće je postići korištenjem metode </w:t>
      </w:r>
      <w:r w:rsidRPr="00D7257D">
        <w:rPr>
          <w:rFonts w:ascii="Consolas" w:eastAsia="Courier New" w:hAnsi="Consolas" w:cs="Courier New"/>
          <w:sz w:val="20"/>
          <w:szCs w:val="20"/>
        </w:rPr>
        <w:t>delete()</w:t>
      </w:r>
      <w:r w:rsidRPr="00D7257D">
        <w:rPr>
          <w:rFonts w:ascii="Times New Roman" w:eastAsia="Times New Roman" w:hAnsi="Times New Roman" w:cs="Times New Roman"/>
        </w:rPr>
        <w:t>. Time se referencirani objekt trajno uklanja iz spremnika:</w:t>
      </w:r>
    </w:p>
    <w:p w14:paraId="137923F5" w14:textId="6262E703" w:rsidR="00092C53" w:rsidRPr="00D7257D" w:rsidRDefault="3D2A6918" w:rsidP="003E1703">
      <w:pPr>
        <w:spacing w:line="360" w:lineRule="auto"/>
        <w:jc w:val="left"/>
      </w:pPr>
      <w:r w:rsidRPr="00D7257D">
        <w:rPr>
          <w:rFonts w:ascii="Times New Roman" w:eastAsia="Times New Roman" w:hAnsi="Times New Roman" w:cs="Times New Roman"/>
        </w:rPr>
        <w:t xml:space="preserve"> </w:t>
      </w:r>
    </w:p>
    <w:p w14:paraId="68D55C8F" w14:textId="62E0D7C9" w:rsidR="00092C53" w:rsidRPr="00D7257D" w:rsidRDefault="3D2A6918" w:rsidP="003E1703">
      <w:pPr>
        <w:spacing w:line="360" w:lineRule="auto"/>
        <w:jc w:val="left"/>
      </w:pPr>
      <w:r w:rsidRPr="00D7257D">
        <w:rPr>
          <w:rFonts w:ascii="Consolas" w:eastAsia="Courier New" w:hAnsi="Consolas" w:cs="Courier New"/>
          <w:sz w:val="20"/>
          <w:szCs w:val="20"/>
        </w:rPr>
        <w:t>await os.delete(“katastarski_plan.pdf”);</w:t>
      </w:r>
    </w:p>
    <w:p w14:paraId="116A30F0" w14:textId="388A0FF5" w:rsidR="00092C53" w:rsidRPr="00D7257D" w:rsidRDefault="3D2A6918" w:rsidP="003E1703">
      <w:pPr>
        <w:spacing w:line="360" w:lineRule="auto"/>
        <w:jc w:val="left"/>
      </w:pPr>
      <w:r w:rsidRPr="00D7257D">
        <w:rPr>
          <w:rFonts w:ascii="Times New Roman" w:eastAsia="Times New Roman" w:hAnsi="Times New Roman" w:cs="Times New Roman"/>
        </w:rPr>
        <w:t xml:space="preserve"> </w:t>
      </w:r>
    </w:p>
    <w:p w14:paraId="14DF28A4" w14:textId="20FEC5FF" w:rsidR="00092C53" w:rsidRPr="00D7257D" w:rsidRDefault="3D2A6918" w:rsidP="003E1703">
      <w:pPr>
        <w:spacing w:line="360" w:lineRule="auto"/>
        <w:jc w:val="left"/>
      </w:pPr>
      <w:r w:rsidRPr="00D7257D">
        <w:rPr>
          <w:rFonts w:ascii="Times New Roman" w:eastAsia="Times New Roman" w:hAnsi="Times New Roman" w:cs="Times New Roman"/>
        </w:rPr>
        <w:t xml:space="preserve">Sam </w:t>
      </w:r>
      <w:r w:rsidRPr="00D7257D">
        <w:rPr>
          <w:rFonts w:ascii="Times New Roman" w:eastAsia="Times New Roman" w:hAnsi="Times New Roman" w:cs="Times New Roman"/>
          <w:i/>
          <w:iCs/>
        </w:rPr>
        <w:t xml:space="preserve">Object Store </w:t>
      </w:r>
      <w:r w:rsidRPr="00D7257D">
        <w:rPr>
          <w:rFonts w:ascii="Times New Roman" w:eastAsia="Times New Roman" w:hAnsi="Times New Roman" w:cs="Times New Roman"/>
        </w:rPr>
        <w:t xml:space="preserve">objekt </w:t>
      </w:r>
      <w:r w:rsidRPr="00D7257D">
        <w:rPr>
          <w:rFonts w:ascii="Consolas" w:eastAsia="Courier New" w:hAnsi="Consolas" w:cs="Courier New"/>
          <w:sz w:val="20"/>
          <w:szCs w:val="20"/>
        </w:rPr>
        <w:t xml:space="preserve">os </w:t>
      </w:r>
      <w:r w:rsidRPr="00D7257D">
        <w:rPr>
          <w:rFonts w:ascii="Times New Roman" w:eastAsia="Times New Roman" w:hAnsi="Times New Roman" w:cs="Times New Roman"/>
        </w:rPr>
        <w:t xml:space="preserve">omogućava pristup popisu svih pohranjenih objekata. On se može dohvatiti pozivom </w:t>
      </w:r>
      <w:r w:rsidRPr="00D7257D">
        <w:rPr>
          <w:rFonts w:ascii="Consolas" w:eastAsia="Courier New" w:hAnsi="Consolas" w:cs="Courier New"/>
          <w:sz w:val="20"/>
          <w:szCs w:val="20"/>
        </w:rPr>
        <w:t>os.list()</w:t>
      </w:r>
      <w:r w:rsidRPr="00D7257D">
        <w:rPr>
          <w:rFonts w:ascii="Times New Roman" w:eastAsia="Times New Roman" w:hAnsi="Times New Roman" w:cs="Times New Roman"/>
        </w:rPr>
        <w:t xml:space="preserve">, pri čemu je povratna vrijednost te metode obećanje (engl. </w:t>
      </w:r>
      <w:r w:rsidRPr="00D7257D">
        <w:rPr>
          <w:rFonts w:ascii="Times New Roman" w:eastAsia="Times New Roman" w:hAnsi="Times New Roman" w:cs="Times New Roman"/>
          <w:i/>
        </w:rPr>
        <w:t>Promise</w:t>
      </w:r>
      <w:r w:rsidRPr="00D7257D">
        <w:rPr>
          <w:rFonts w:ascii="Times New Roman" w:eastAsia="Times New Roman" w:hAnsi="Times New Roman" w:cs="Times New Roman"/>
        </w:rPr>
        <w:t xml:space="preserve">). Razrješavanjem tog promisa dobiva se </w:t>
      </w:r>
      <w:r w:rsidRPr="00D7257D">
        <w:rPr>
          <w:rFonts w:ascii="Times New Roman" w:eastAsia="Times New Roman" w:hAnsi="Times New Roman" w:cs="Times New Roman"/>
          <w:i/>
        </w:rPr>
        <w:t xml:space="preserve">Async Iterable </w:t>
      </w:r>
      <w:r w:rsidRPr="00D7257D">
        <w:rPr>
          <w:rFonts w:ascii="Times New Roman" w:eastAsia="Times New Roman" w:hAnsi="Times New Roman" w:cs="Times New Roman"/>
        </w:rPr>
        <w:t xml:space="preserve">objekt, tj. objekt po kojem se može iterirati, no čiji elementi nisu odmah eksplicitno dostupni, već se po potrebi razrješavaju uz korištenje ključne riječi </w:t>
      </w:r>
      <w:r w:rsidRPr="00D7257D">
        <w:rPr>
          <w:rFonts w:ascii="Consolas" w:eastAsia="Courier New" w:hAnsi="Consolas" w:cs="Courier New"/>
          <w:sz w:val="20"/>
          <w:szCs w:val="20"/>
        </w:rPr>
        <w:t>await</w:t>
      </w:r>
      <w:r w:rsidRPr="00D7257D">
        <w:rPr>
          <w:rFonts w:ascii="Times New Roman" w:eastAsia="Times New Roman" w:hAnsi="Times New Roman" w:cs="Times New Roman"/>
        </w:rPr>
        <w:t>. Elementi dobivenog iterabilnog objekta ne sadrže binarni zapis datoteke, već njezine metapodatke, kao što su ime ili veličina.</w:t>
      </w:r>
    </w:p>
    <w:p w14:paraId="490EAA9A" w14:textId="6F27C478" w:rsidR="00092C53" w:rsidRPr="00D7257D" w:rsidRDefault="3D2A6918" w:rsidP="003E1703">
      <w:pPr>
        <w:spacing w:line="360" w:lineRule="auto"/>
        <w:jc w:val="left"/>
      </w:pPr>
      <w:r w:rsidRPr="00D7257D">
        <w:rPr>
          <w:rFonts w:ascii="Times New Roman" w:eastAsia="Times New Roman" w:hAnsi="Times New Roman" w:cs="Times New Roman"/>
        </w:rPr>
        <w:t xml:space="preserve"> </w:t>
      </w:r>
    </w:p>
    <w:p w14:paraId="7CF63C0B" w14:textId="4DDC9EE0" w:rsidR="00092C53" w:rsidRPr="00D7257D" w:rsidRDefault="3D2A6918" w:rsidP="003A5DB2">
      <w:pPr>
        <w:spacing w:line="240" w:lineRule="auto"/>
        <w:jc w:val="left"/>
      </w:pPr>
      <w:r w:rsidRPr="00D7257D">
        <w:rPr>
          <w:rFonts w:ascii="Consolas" w:eastAsia="Courier New" w:hAnsi="Consolas" w:cs="Courier New"/>
          <w:sz w:val="20"/>
          <w:szCs w:val="20"/>
        </w:rPr>
        <w:t>const iterable = await os.list() ;   //iterabilni objekt</w:t>
      </w:r>
    </w:p>
    <w:p w14:paraId="39EDB318" w14:textId="6581D7A6" w:rsidR="00092C53" w:rsidRPr="00D7257D" w:rsidRDefault="3D2A6918" w:rsidP="003A5DB2">
      <w:pPr>
        <w:spacing w:line="240" w:lineRule="auto"/>
        <w:jc w:val="left"/>
      </w:pPr>
      <w:r w:rsidRPr="00D7257D">
        <w:rPr>
          <w:rFonts w:ascii="Consolas" w:eastAsia="Courier New" w:hAnsi="Consolas" w:cs="Courier New"/>
          <w:sz w:val="20"/>
          <w:szCs w:val="20"/>
        </w:rPr>
        <w:t>for await (const element of iterable) {    //jedan element za svaki objekt</w:t>
      </w:r>
    </w:p>
    <w:p w14:paraId="319E5C1B" w14:textId="4D353E22" w:rsidR="00092C53" w:rsidRPr="00D7257D" w:rsidRDefault="3D2A6918" w:rsidP="003A5DB2">
      <w:pPr>
        <w:spacing w:line="240" w:lineRule="auto"/>
        <w:jc w:val="left"/>
      </w:pPr>
      <w:r w:rsidRPr="00D7257D">
        <w:rPr>
          <w:rFonts w:ascii="Consolas" w:eastAsia="Courier New" w:hAnsi="Consolas" w:cs="Courier New"/>
          <w:sz w:val="20"/>
          <w:szCs w:val="20"/>
        </w:rPr>
        <w:t>console.log(element.size);</w:t>
      </w:r>
    </w:p>
    <w:p w14:paraId="7EF86129" w14:textId="438829AE" w:rsidR="00092C53" w:rsidRPr="00D7257D" w:rsidRDefault="3D2A6918" w:rsidP="003A5DB2">
      <w:pPr>
        <w:spacing w:line="240" w:lineRule="auto"/>
        <w:jc w:val="left"/>
      </w:pPr>
      <w:r w:rsidRPr="00D7257D">
        <w:rPr>
          <w:rFonts w:ascii="Consolas" w:eastAsia="Courier New" w:hAnsi="Consolas" w:cs="Courier New"/>
          <w:sz w:val="20"/>
          <w:szCs w:val="20"/>
        </w:rPr>
        <w:t xml:space="preserve">    console.log(element.name);</w:t>
      </w:r>
    </w:p>
    <w:p w14:paraId="3FDAEA9C" w14:textId="126CAD06" w:rsidR="00092C53" w:rsidRPr="00D7257D" w:rsidRDefault="3D2A6918" w:rsidP="003A5DB2">
      <w:pPr>
        <w:spacing w:line="240" w:lineRule="auto"/>
        <w:jc w:val="left"/>
      </w:pPr>
      <w:r w:rsidRPr="00D7257D">
        <w:rPr>
          <w:rFonts w:ascii="Consolas" w:eastAsia="Courier New" w:hAnsi="Consolas" w:cs="Courier New"/>
          <w:sz w:val="20"/>
          <w:szCs w:val="20"/>
        </w:rPr>
        <w:t>}</w:t>
      </w:r>
    </w:p>
    <w:p w14:paraId="574B935F" w14:textId="76E4337A" w:rsidR="00092C53" w:rsidRPr="00D7257D" w:rsidRDefault="00092C53" w:rsidP="003E1703">
      <w:pPr>
        <w:spacing w:line="360" w:lineRule="auto"/>
        <w:jc w:val="left"/>
        <w:rPr>
          <w:rFonts w:ascii="Consolas" w:eastAsia="Courier New" w:hAnsi="Consolas" w:cs="Courier New"/>
          <w:sz w:val="20"/>
          <w:szCs w:val="20"/>
        </w:rPr>
      </w:pPr>
    </w:p>
    <w:p w14:paraId="67008093" w14:textId="77777777" w:rsidR="009A11D4" w:rsidRPr="00D7257D" w:rsidRDefault="009A11D4" w:rsidP="003E1703">
      <w:pPr>
        <w:spacing w:line="360" w:lineRule="auto"/>
        <w:jc w:val="left"/>
        <w:rPr>
          <w:rFonts w:ascii="Times New Roman" w:eastAsia="Times New Roman" w:hAnsi="Times New Roman" w:cs="Times New Roman"/>
          <w:b/>
          <w:bCs/>
          <w:sz w:val="32"/>
          <w:szCs w:val="32"/>
        </w:rPr>
      </w:pPr>
      <w:r w:rsidRPr="00D7257D">
        <w:rPr>
          <w:rFonts w:ascii="Times New Roman" w:eastAsia="Times New Roman" w:hAnsi="Times New Roman" w:cs="Times New Roman"/>
          <w:b/>
          <w:bCs/>
          <w:sz w:val="32"/>
          <w:szCs w:val="32"/>
        </w:rPr>
        <w:br w:type="page"/>
      </w:r>
    </w:p>
    <w:p w14:paraId="786F7761" w14:textId="3D9EAE35" w:rsidR="00092C53" w:rsidRPr="00D7257D" w:rsidRDefault="706F81A2" w:rsidP="006D7881">
      <w:pPr>
        <w:pStyle w:val="Heading1"/>
        <w:numPr>
          <w:ilvl w:val="0"/>
          <w:numId w:val="0"/>
        </w:numPr>
        <w:ind w:left="360" w:hanging="360"/>
        <w:jc w:val="center"/>
        <w:rPr>
          <w:lang w:val="hr-HR"/>
        </w:rPr>
      </w:pPr>
      <w:bookmarkStart w:id="74" w:name="_Toc233394060"/>
      <w:r w:rsidRPr="00D7257D">
        <w:rPr>
          <w:lang w:val="hr-HR"/>
        </w:rPr>
        <w:lastRenderedPageBreak/>
        <w:t xml:space="preserve">Dodatak </w:t>
      </w:r>
      <w:r w:rsidR="00CA748D" w:rsidRPr="00D7257D">
        <w:rPr>
          <w:lang w:val="hr-HR"/>
        </w:rPr>
        <w:t>C</w:t>
      </w:r>
      <w:r w:rsidRPr="00D7257D">
        <w:rPr>
          <w:lang w:val="hr-HR"/>
        </w:rPr>
        <w:t>: WebSocket i Socket.io primjeri koda i način korištenja</w:t>
      </w:r>
      <w:bookmarkEnd w:id="74"/>
    </w:p>
    <w:p w14:paraId="3777CD45" w14:textId="38747904" w:rsidR="00092C53" w:rsidRPr="00D7257D" w:rsidRDefault="00092C53" w:rsidP="003E1703">
      <w:pPr>
        <w:spacing w:line="360" w:lineRule="auto"/>
        <w:jc w:val="center"/>
        <w:rPr>
          <w:rFonts w:ascii="Times New Roman" w:eastAsia="Times New Roman" w:hAnsi="Times New Roman" w:cs="Times New Roman"/>
          <w:b/>
          <w:bCs/>
          <w:sz w:val="32"/>
          <w:szCs w:val="32"/>
        </w:rPr>
      </w:pPr>
    </w:p>
    <w:p w14:paraId="2C2FC25C" w14:textId="5EDE815C" w:rsidR="00092C53" w:rsidRPr="00D7257D" w:rsidRDefault="00CA748D" w:rsidP="006D7881">
      <w:pPr>
        <w:pStyle w:val="Heading2"/>
        <w:rPr>
          <w:lang w:val="hr-HR"/>
        </w:rPr>
      </w:pPr>
      <w:bookmarkStart w:id="75" w:name="_Toc233394061"/>
      <w:r w:rsidRPr="00D7257D">
        <w:rPr>
          <w:lang w:val="hr-HR"/>
        </w:rPr>
        <w:t>C</w:t>
      </w:r>
      <w:r w:rsidR="706F81A2" w:rsidRPr="00D7257D">
        <w:rPr>
          <w:lang w:val="hr-HR"/>
        </w:rPr>
        <w:t xml:space="preserve">.1. </w:t>
      </w:r>
      <w:r w:rsidR="006D7881" w:rsidRPr="00D7257D">
        <w:rPr>
          <w:lang w:val="hr-HR"/>
        </w:rPr>
        <w:t>Websocket u programskom jeziku Javascript</w:t>
      </w:r>
      <w:bookmarkEnd w:id="75"/>
    </w:p>
    <w:p w14:paraId="6CEF2654" w14:textId="2CD421FB" w:rsidR="00092C53" w:rsidRPr="00D7257D" w:rsidRDefault="00092C53" w:rsidP="003E1703">
      <w:pPr>
        <w:spacing w:line="360" w:lineRule="auto"/>
        <w:jc w:val="left"/>
        <w:rPr>
          <w:rFonts w:ascii="Times New Roman" w:eastAsia="Times New Roman" w:hAnsi="Times New Roman" w:cs="Times New Roman"/>
          <w:b/>
          <w:bCs/>
          <w:sz w:val="28"/>
          <w:szCs w:val="28"/>
        </w:rPr>
      </w:pPr>
    </w:p>
    <w:p w14:paraId="2AC435E7" w14:textId="4D8C89A8" w:rsidR="00092C53" w:rsidRPr="00D7257D" w:rsidRDefault="27E17589" w:rsidP="003E1703">
      <w:pPr>
        <w:spacing w:line="360" w:lineRule="auto"/>
        <w:ind w:firstLine="720"/>
        <w:jc w:val="left"/>
      </w:pPr>
      <w:r w:rsidRPr="00D7257D">
        <w:rPr>
          <w:rFonts w:ascii="Times New Roman" w:eastAsia="Times New Roman" w:hAnsi="Times New Roman" w:cs="Times New Roman"/>
        </w:rPr>
        <w:t xml:space="preserve">Za rad s osnovnim WebSocket aplikacijskim programskim sučeljem (engl. </w:t>
      </w:r>
      <w:r w:rsidRPr="00D7257D">
        <w:rPr>
          <w:rFonts w:ascii="Times New Roman" w:eastAsia="Times New Roman" w:hAnsi="Times New Roman" w:cs="Times New Roman"/>
          <w:i/>
          <w:iCs/>
        </w:rPr>
        <w:t>Application programming interface, API</w:t>
      </w:r>
      <w:r w:rsidRPr="00D7257D">
        <w:rPr>
          <w:rFonts w:ascii="Times New Roman" w:eastAsia="Times New Roman" w:hAnsi="Times New Roman" w:cs="Times New Roman"/>
        </w:rPr>
        <w:t>), postoje naredbe u mnogim programskim jezicima</w:t>
      </w:r>
      <w:r w:rsidR="006E5B5D" w:rsidRPr="00D7257D">
        <w:rPr>
          <w:rFonts w:ascii="Times New Roman" w:eastAsia="Times New Roman" w:hAnsi="Times New Roman" w:cs="Times New Roman"/>
        </w:rPr>
        <w:t xml:space="preserve"> [30]</w:t>
      </w:r>
      <w:r w:rsidRPr="00D7257D">
        <w:rPr>
          <w:rFonts w:ascii="Times New Roman" w:eastAsia="Times New Roman" w:hAnsi="Times New Roman" w:cs="Times New Roman"/>
        </w:rPr>
        <w:t>. U nastavku opisane su osnovne naredbe u programskom jeziku JavaScript. Najprije se kreira WebSocket objekt korištenjem konstruktora, pri čemu se ujedno odvija i već opisano rukovanje. Kreiranjem navedenog objekta, započinje proces rukovanja, nakon kojeg je veza uspostavljena i spremna za korištenje.</w:t>
      </w:r>
    </w:p>
    <w:p w14:paraId="439C6118" w14:textId="6E38F750" w:rsidR="00092C53" w:rsidRPr="00D7257D" w:rsidRDefault="27E17589" w:rsidP="003E1703">
      <w:pPr>
        <w:spacing w:line="360" w:lineRule="auto"/>
        <w:ind w:firstLine="720"/>
        <w:jc w:val="left"/>
      </w:pPr>
      <w:r w:rsidRPr="00D7257D">
        <w:rPr>
          <w:rFonts w:ascii="Times New Roman" w:eastAsia="Times New Roman" w:hAnsi="Times New Roman" w:cs="Times New Roman"/>
        </w:rPr>
        <w:t xml:space="preserve"> </w:t>
      </w:r>
    </w:p>
    <w:p w14:paraId="5B005265" w14:textId="5A233812" w:rsidR="00092C53" w:rsidRPr="00D7257D" w:rsidRDefault="27E17589" w:rsidP="003E1703">
      <w:pPr>
        <w:spacing w:line="360" w:lineRule="auto"/>
        <w:jc w:val="left"/>
      </w:pPr>
      <w:r w:rsidRPr="00D7257D">
        <w:rPr>
          <w:rFonts w:ascii="Consolas" w:eastAsia="Courier New" w:hAnsi="Consolas" w:cs="Courier New"/>
          <w:sz w:val="20"/>
          <w:szCs w:val="20"/>
        </w:rPr>
        <w:t>const ws = new WebSocket(“ws://localhost:8080”);</w:t>
      </w:r>
    </w:p>
    <w:p w14:paraId="7966FE04" w14:textId="364020FE" w:rsidR="00092C53" w:rsidRPr="00D7257D" w:rsidRDefault="27E17589" w:rsidP="003E1703">
      <w:pPr>
        <w:spacing w:line="360" w:lineRule="auto"/>
        <w:jc w:val="left"/>
      </w:pPr>
      <w:r w:rsidRPr="00D7257D">
        <w:rPr>
          <w:rFonts w:ascii="Consolas" w:eastAsia="Courier New" w:hAnsi="Consolas" w:cs="Courier New"/>
          <w:sz w:val="20"/>
          <w:szCs w:val="20"/>
        </w:rPr>
        <w:t xml:space="preserve"> </w:t>
      </w:r>
    </w:p>
    <w:p w14:paraId="09B2C4CF" w14:textId="5F19FD15" w:rsidR="00092C53" w:rsidRPr="00D7257D" w:rsidRDefault="27E17589" w:rsidP="003E1703">
      <w:pPr>
        <w:spacing w:line="360" w:lineRule="auto"/>
        <w:jc w:val="left"/>
      </w:pPr>
      <w:r w:rsidRPr="00D7257D">
        <w:rPr>
          <w:rFonts w:ascii="Times New Roman" w:eastAsia="Times New Roman" w:hAnsi="Times New Roman" w:cs="Times New Roman"/>
        </w:rPr>
        <w:t xml:space="preserve">Poruke se šalju izvršavanjem metode </w:t>
      </w:r>
      <w:r w:rsidRPr="00D7257D">
        <w:rPr>
          <w:rFonts w:ascii="Consolas" w:eastAsia="Courier New" w:hAnsi="Consolas" w:cs="Courier New"/>
          <w:sz w:val="20"/>
          <w:szCs w:val="20"/>
        </w:rPr>
        <w:t>send()</w:t>
      </w:r>
      <w:r w:rsidRPr="00D7257D">
        <w:rPr>
          <w:rFonts w:ascii="Times New Roman" w:eastAsia="Times New Roman" w:hAnsi="Times New Roman" w:cs="Times New Roman"/>
        </w:rPr>
        <w:t xml:space="preserve">, kojoj se, kao argument, predaje sadržaj poruke. Sadržaj se najčešće šalje u obliku stringa, a u slučaju slanja JSON objekta, on se može pretvoriti u string metodom </w:t>
      </w:r>
      <w:r w:rsidRPr="00D7257D">
        <w:rPr>
          <w:rFonts w:ascii="Consolas" w:eastAsia="Courier New" w:hAnsi="Consolas" w:cs="Courier New"/>
          <w:sz w:val="20"/>
          <w:szCs w:val="20"/>
        </w:rPr>
        <w:t>JSON.stringify()</w:t>
      </w:r>
      <w:r w:rsidRPr="00D7257D">
        <w:rPr>
          <w:rFonts w:ascii="Times New Roman" w:eastAsia="Times New Roman" w:hAnsi="Times New Roman" w:cs="Times New Roman"/>
        </w:rPr>
        <w:t>.</w:t>
      </w:r>
    </w:p>
    <w:p w14:paraId="40275402" w14:textId="66C56729" w:rsidR="00092C53" w:rsidRPr="00D7257D" w:rsidRDefault="27E17589" w:rsidP="003E1703">
      <w:pPr>
        <w:spacing w:line="360" w:lineRule="auto"/>
        <w:jc w:val="left"/>
      </w:pPr>
      <w:r w:rsidRPr="00D7257D">
        <w:rPr>
          <w:rFonts w:ascii="Times New Roman" w:eastAsia="Times New Roman" w:hAnsi="Times New Roman" w:cs="Times New Roman"/>
        </w:rPr>
        <w:t xml:space="preserve"> </w:t>
      </w:r>
    </w:p>
    <w:p w14:paraId="459B0868" w14:textId="004AC09A" w:rsidR="00092C53" w:rsidRPr="00D7257D" w:rsidRDefault="27E17589" w:rsidP="003A5DB2">
      <w:pPr>
        <w:spacing w:line="240" w:lineRule="auto"/>
        <w:jc w:val="left"/>
      </w:pPr>
      <w:r w:rsidRPr="00D7257D">
        <w:rPr>
          <w:rFonts w:ascii="Consolas" w:eastAsia="Courier New" w:hAnsi="Consolas" w:cs="Courier New"/>
          <w:sz w:val="20"/>
          <w:szCs w:val="20"/>
        </w:rPr>
        <w:t>ws.send(“Poruka 1 za posluzitelj”);</w:t>
      </w:r>
    </w:p>
    <w:p w14:paraId="0A886AD6" w14:textId="3401141C" w:rsidR="00092C53" w:rsidRPr="00D7257D" w:rsidRDefault="27E17589" w:rsidP="003A5DB2">
      <w:pPr>
        <w:spacing w:line="240" w:lineRule="auto"/>
        <w:jc w:val="left"/>
      </w:pPr>
      <w:r w:rsidRPr="00D7257D">
        <w:rPr>
          <w:rFonts w:ascii="Consolas" w:eastAsia="Courier New" w:hAnsi="Consolas" w:cs="Courier New"/>
          <w:sz w:val="20"/>
          <w:szCs w:val="20"/>
        </w:rPr>
        <w:t>const objekt_json_formata = {atr1: 1, atr2: 2};</w:t>
      </w:r>
    </w:p>
    <w:p w14:paraId="3BA640EB" w14:textId="0544C071" w:rsidR="00092C53" w:rsidRPr="00D7257D" w:rsidRDefault="27E17589" w:rsidP="003A5DB2">
      <w:pPr>
        <w:spacing w:line="240" w:lineRule="auto"/>
        <w:jc w:val="left"/>
      </w:pPr>
      <w:r w:rsidRPr="00D7257D">
        <w:rPr>
          <w:rFonts w:ascii="Consolas" w:eastAsia="Courier New" w:hAnsi="Consolas" w:cs="Courier New"/>
          <w:sz w:val="20"/>
          <w:szCs w:val="20"/>
        </w:rPr>
        <w:t>ws.send(JSON.stringify(objekt_json_formata));</w:t>
      </w:r>
    </w:p>
    <w:p w14:paraId="7D94CA9A" w14:textId="480B0F4C" w:rsidR="00092C53" w:rsidRPr="00D7257D" w:rsidRDefault="27E17589" w:rsidP="003E1703">
      <w:pPr>
        <w:spacing w:line="360" w:lineRule="auto"/>
        <w:jc w:val="left"/>
      </w:pPr>
      <w:r w:rsidRPr="00D7257D">
        <w:rPr>
          <w:rFonts w:ascii="Consolas" w:eastAsia="Courier New" w:hAnsi="Consolas" w:cs="Courier New"/>
          <w:sz w:val="20"/>
          <w:szCs w:val="20"/>
        </w:rPr>
        <w:t xml:space="preserve"> </w:t>
      </w:r>
    </w:p>
    <w:p w14:paraId="76EAFF67" w14:textId="737B9D0A" w:rsidR="00092C53" w:rsidRPr="00D7257D" w:rsidRDefault="27E17589" w:rsidP="003E1703">
      <w:pPr>
        <w:spacing w:line="360" w:lineRule="auto"/>
        <w:jc w:val="left"/>
      </w:pPr>
      <w:r w:rsidRPr="00D7257D">
        <w:rPr>
          <w:rFonts w:ascii="Times New Roman" w:eastAsia="Times New Roman" w:hAnsi="Times New Roman" w:cs="Times New Roman"/>
        </w:rPr>
        <w:t xml:space="preserve">Osim pukog slanja poruka, moguće je definirati i slušatelje događaja (engl. </w:t>
      </w:r>
      <w:r w:rsidRPr="00D7257D">
        <w:rPr>
          <w:rFonts w:ascii="Times New Roman" w:eastAsia="Times New Roman" w:hAnsi="Times New Roman" w:cs="Times New Roman"/>
          <w:i/>
          <w:iCs/>
        </w:rPr>
        <w:t>event listener</w:t>
      </w:r>
      <w:r w:rsidRPr="00D7257D">
        <w:rPr>
          <w:rFonts w:ascii="Times New Roman" w:eastAsia="Times New Roman" w:hAnsi="Times New Roman" w:cs="Times New Roman"/>
        </w:rPr>
        <w:t xml:space="preserve">), koji se aktiviraju automatski u slučaju određenog događaja te izvršavaju zadani kod. Događaji za koje je moguće definirati slušatelje su: open, close, message i error. Događaj „open“ izvršava se odmah po uspostavljanju WebSocket komunikacije. Događaj „close“ nastupa po </w:t>
      </w:r>
      <w:r w:rsidRPr="00D7257D">
        <w:rPr>
          <w:rFonts w:ascii="Times New Roman" w:eastAsia="Times New Roman" w:hAnsi="Times New Roman" w:cs="Times New Roman"/>
        </w:rPr>
        <w:lastRenderedPageBreak/>
        <w:t>zatvaranju veze. Događaj „message“ nastupa pri primanju poruke, dok „error“ podrazumijeva pogrešku u vezi. Primjer definiranja slušatelja događaja za događaj „open“ prikazan je u sljedećem kodu:</w:t>
      </w:r>
    </w:p>
    <w:p w14:paraId="740B2E0F" w14:textId="468D4D37" w:rsidR="00092C53" w:rsidRPr="00D7257D" w:rsidRDefault="27E17589" w:rsidP="003E1703">
      <w:pPr>
        <w:spacing w:line="360" w:lineRule="auto"/>
        <w:jc w:val="left"/>
      </w:pPr>
      <w:r w:rsidRPr="00D7257D">
        <w:rPr>
          <w:rFonts w:ascii="Times New Roman" w:eastAsia="Times New Roman" w:hAnsi="Times New Roman" w:cs="Times New Roman"/>
        </w:rPr>
        <w:t xml:space="preserve"> </w:t>
      </w:r>
    </w:p>
    <w:p w14:paraId="298A9E90" w14:textId="45CA9010" w:rsidR="00092C53" w:rsidRPr="00D7257D" w:rsidRDefault="27E17589" w:rsidP="003A5DB2">
      <w:pPr>
        <w:spacing w:line="240" w:lineRule="auto"/>
        <w:jc w:val="left"/>
      </w:pPr>
      <w:r w:rsidRPr="00D7257D">
        <w:rPr>
          <w:rFonts w:ascii="Consolas" w:eastAsia="Courier New" w:hAnsi="Consolas" w:cs="Courier New"/>
          <w:sz w:val="20"/>
          <w:szCs w:val="20"/>
        </w:rPr>
        <w:t>ws.onopen = () =&gt; {</w:t>
      </w:r>
    </w:p>
    <w:p w14:paraId="38A50F16" w14:textId="6B173F92" w:rsidR="00092C53" w:rsidRPr="00D7257D" w:rsidRDefault="27E17589" w:rsidP="003A5DB2">
      <w:pPr>
        <w:spacing w:line="240" w:lineRule="auto"/>
        <w:jc w:val="left"/>
      </w:pPr>
      <w:r w:rsidRPr="00D7257D">
        <w:rPr>
          <w:rFonts w:ascii="Consolas" w:eastAsia="Courier New" w:hAnsi="Consolas" w:cs="Courier New"/>
          <w:sz w:val="20"/>
          <w:szCs w:val="20"/>
        </w:rPr>
        <w:t xml:space="preserve">    console.log(“Veza uspostavljena!”);</w:t>
      </w:r>
    </w:p>
    <w:p w14:paraId="1039375A" w14:textId="2408B03A" w:rsidR="00092C53" w:rsidRPr="00D7257D" w:rsidRDefault="27E17589" w:rsidP="003A5DB2">
      <w:pPr>
        <w:spacing w:line="240" w:lineRule="auto"/>
        <w:jc w:val="left"/>
      </w:pPr>
      <w:r w:rsidRPr="00D7257D">
        <w:rPr>
          <w:rFonts w:ascii="Consolas" w:eastAsia="Courier New" w:hAnsi="Consolas" w:cs="Courier New"/>
          <w:sz w:val="20"/>
          <w:szCs w:val="20"/>
        </w:rPr>
        <w:t xml:space="preserve">    ws.send(“Hello world!”);</w:t>
      </w:r>
    </w:p>
    <w:p w14:paraId="5722D87D" w14:textId="5B16DAC7" w:rsidR="00092C53" w:rsidRPr="00D7257D" w:rsidRDefault="27E17589" w:rsidP="003A5DB2">
      <w:pPr>
        <w:spacing w:line="240" w:lineRule="auto"/>
        <w:jc w:val="left"/>
      </w:pPr>
      <w:r w:rsidRPr="00D7257D">
        <w:rPr>
          <w:rFonts w:ascii="Consolas" w:eastAsia="Courier New" w:hAnsi="Consolas" w:cs="Courier New"/>
          <w:sz w:val="20"/>
          <w:szCs w:val="20"/>
        </w:rPr>
        <w:t>};</w:t>
      </w:r>
    </w:p>
    <w:p w14:paraId="217A39CA" w14:textId="0A451D91" w:rsidR="00092C53" w:rsidRPr="00D7257D" w:rsidRDefault="27E17589" w:rsidP="003E1703">
      <w:pPr>
        <w:spacing w:line="360" w:lineRule="auto"/>
        <w:jc w:val="left"/>
      </w:pPr>
      <w:r w:rsidRPr="00D7257D">
        <w:rPr>
          <w:rFonts w:ascii="Times New Roman" w:eastAsia="Times New Roman" w:hAnsi="Times New Roman" w:cs="Times New Roman"/>
        </w:rPr>
        <w:t xml:space="preserve"> </w:t>
      </w:r>
    </w:p>
    <w:p w14:paraId="43423DDB" w14:textId="2FB2BBCC" w:rsidR="00092C53" w:rsidRPr="00D7257D" w:rsidRDefault="27E17589" w:rsidP="003E1703">
      <w:pPr>
        <w:spacing w:line="360" w:lineRule="auto"/>
        <w:ind w:firstLine="720"/>
        <w:jc w:val="left"/>
      </w:pPr>
      <w:r w:rsidRPr="00D7257D">
        <w:rPr>
          <w:rFonts w:ascii="Times New Roman" w:eastAsia="Times New Roman" w:hAnsi="Times New Roman" w:cs="Times New Roman"/>
        </w:rPr>
        <w:t xml:space="preserve">Ovaj pristup je elegantan, no omogućava dodavanje samo jednog slušatelja događaja za pojedini događaj. Ako je potrebno imati više različitih slušatelja istog događaja, moguće ih je dodati proizvoljan broj koristeći metodu </w:t>
      </w:r>
      <w:r w:rsidRPr="00D7257D">
        <w:rPr>
          <w:rFonts w:ascii="Consolas" w:eastAsia="Courier New" w:hAnsi="Consolas" w:cs="Courier New"/>
          <w:sz w:val="20"/>
          <w:szCs w:val="20"/>
        </w:rPr>
        <w:t>addEventListener</w:t>
      </w:r>
      <w:r w:rsidRPr="00D7257D">
        <w:rPr>
          <w:rFonts w:ascii="Times New Roman" w:eastAsia="Times New Roman" w:hAnsi="Times New Roman" w:cs="Times New Roman"/>
        </w:rPr>
        <w:t>:</w:t>
      </w:r>
    </w:p>
    <w:p w14:paraId="0CF133A1" w14:textId="58D251F1" w:rsidR="00092C53" w:rsidRPr="00D7257D" w:rsidRDefault="27E17589" w:rsidP="003E1703">
      <w:pPr>
        <w:spacing w:line="360" w:lineRule="auto"/>
        <w:ind w:firstLine="720"/>
        <w:jc w:val="left"/>
      </w:pPr>
      <w:r w:rsidRPr="00D7257D">
        <w:rPr>
          <w:rFonts w:ascii="Times New Roman" w:eastAsia="Times New Roman" w:hAnsi="Times New Roman" w:cs="Times New Roman"/>
        </w:rPr>
        <w:t xml:space="preserve"> </w:t>
      </w:r>
    </w:p>
    <w:p w14:paraId="6E8839B5" w14:textId="7F5DE31B" w:rsidR="00092C53" w:rsidRPr="00D7257D" w:rsidRDefault="27E17589" w:rsidP="003A5DB2">
      <w:pPr>
        <w:spacing w:line="240" w:lineRule="auto"/>
        <w:jc w:val="left"/>
      </w:pPr>
      <w:r w:rsidRPr="00D7257D">
        <w:rPr>
          <w:rFonts w:ascii="Consolas" w:eastAsia="Courier New" w:hAnsi="Consolas" w:cs="Courier New"/>
          <w:sz w:val="20"/>
          <w:szCs w:val="20"/>
        </w:rPr>
        <w:t>ws.addEventListener(“open”, () =&gt; console.log(“Drugi listener”));</w:t>
      </w:r>
    </w:p>
    <w:p w14:paraId="54CA71AA" w14:textId="4D9CB96F" w:rsidR="00092C53" w:rsidRPr="00D7257D" w:rsidRDefault="27E17589" w:rsidP="003A5DB2">
      <w:pPr>
        <w:spacing w:line="240" w:lineRule="auto"/>
        <w:jc w:val="left"/>
      </w:pPr>
      <w:r w:rsidRPr="00D7257D">
        <w:rPr>
          <w:rFonts w:ascii="Consolas" w:eastAsia="Courier New" w:hAnsi="Consolas" w:cs="Courier New"/>
          <w:sz w:val="20"/>
          <w:szCs w:val="20"/>
        </w:rPr>
        <w:t>ws.addEventListener(“open”, () =&gt; console.log(“Treći listener”));</w:t>
      </w:r>
    </w:p>
    <w:p w14:paraId="06215EA0" w14:textId="6C8A7E4A" w:rsidR="00092C53" w:rsidRPr="00D7257D" w:rsidRDefault="27E17589" w:rsidP="003E1703">
      <w:pPr>
        <w:spacing w:line="360" w:lineRule="auto"/>
        <w:jc w:val="left"/>
      </w:pPr>
      <w:r w:rsidRPr="00D7257D">
        <w:rPr>
          <w:rFonts w:ascii="Consolas" w:eastAsia="Courier New" w:hAnsi="Consolas" w:cs="Courier New"/>
          <w:sz w:val="20"/>
          <w:szCs w:val="20"/>
        </w:rPr>
        <w:t xml:space="preserve"> </w:t>
      </w:r>
    </w:p>
    <w:p w14:paraId="651C9806" w14:textId="583266E0" w:rsidR="00092C53" w:rsidRPr="00D7257D" w:rsidRDefault="27E17589" w:rsidP="003E1703">
      <w:pPr>
        <w:spacing w:line="360" w:lineRule="auto"/>
        <w:jc w:val="left"/>
      </w:pPr>
      <w:r w:rsidRPr="00D7257D">
        <w:rPr>
          <w:rFonts w:ascii="Times New Roman" w:eastAsia="Times New Roman" w:hAnsi="Times New Roman" w:cs="Times New Roman"/>
        </w:rPr>
        <w:t>Iako je WebSocket već sam po sebi moćan protokol, on pruža samo osnovne komunikacijske funkcionalnosti, dok mogućnosti poput dodavanja klijenata u „sobe“, kreiranja proizvoljnih događaja proizvoljnog imena i sl. nisu izvorno implementirane. Te i mnoge druge funkcionalnosti dostupne su u sklopu Socket.io biblioteke opisane u sljedećem poglavlju.</w:t>
      </w:r>
    </w:p>
    <w:p w14:paraId="64DC9D96" w14:textId="0F53F048" w:rsidR="00092C53" w:rsidRPr="00D7257D" w:rsidRDefault="00092C53" w:rsidP="003E1703">
      <w:pPr>
        <w:spacing w:line="360" w:lineRule="auto"/>
        <w:jc w:val="left"/>
        <w:rPr>
          <w:rFonts w:ascii="Times New Roman" w:eastAsia="Times New Roman" w:hAnsi="Times New Roman" w:cs="Times New Roman"/>
        </w:rPr>
      </w:pPr>
    </w:p>
    <w:p w14:paraId="25BD2A45" w14:textId="23FCD008" w:rsidR="00092C53" w:rsidRPr="00D7257D" w:rsidRDefault="00CA748D" w:rsidP="002310FE">
      <w:pPr>
        <w:pStyle w:val="Heading2"/>
        <w:rPr>
          <w:lang w:val="hr-HR"/>
        </w:rPr>
      </w:pPr>
      <w:bookmarkStart w:id="76" w:name="_Toc233394062"/>
      <w:r w:rsidRPr="00D7257D">
        <w:rPr>
          <w:lang w:val="hr-HR"/>
        </w:rPr>
        <w:t>C</w:t>
      </w:r>
      <w:r w:rsidR="27E17589" w:rsidRPr="00D7257D">
        <w:rPr>
          <w:lang w:val="hr-HR"/>
        </w:rPr>
        <w:t xml:space="preserve">.2. </w:t>
      </w:r>
      <w:r w:rsidR="002310FE" w:rsidRPr="00D7257D">
        <w:rPr>
          <w:lang w:val="hr-HR"/>
        </w:rPr>
        <w:t>Socket.io u Node.js okruženju</w:t>
      </w:r>
      <w:bookmarkEnd w:id="76"/>
    </w:p>
    <w:p w14:paraId="5F52A7E9" w14:textId="25DD4DF5" w:rsidR="00092C53" w:rsidRPr="00D7257D" w:rsidRDefault="00092C53" w:rsidP="003E1703">
      <w:pPr>
        <w:spacing w:line="360" w:lineRule="auto"/>
        <w:jc w:val="left"/>
        <w:rPr>
          <w:rFonts w:ascii="Times New Roman" w:eastAsia="Times New Roman" w:hAnsi="Times New Roman" w:cs="Times New Roman"/>
          <w:b/>
          <w:bCs/>
          <w:sz w:val="28"/>
          <w:szCs w:val="28"/>
        </w:rPr>
      </w:pPr>
    </w:p>
    <w:p w14:paraId="08AC2827" w14:textId="2AF68DB8" w:rsidR="00092C53" w:rsidRPr="00D7257D" w:rsidRDefault="599B7D25" w:rsidP="006E5B5D">
      <w:pPr>
        <w:spacing w:line="360" w:lineRule="auto"/>
        <w:ind w:firstLine="720"/>
        <w:jc w:val="left"/>
      </w:pPr>
      <w:r w:rsidRPr="00D7257D">
        <w:rPr>
          <w:rFonts w:ascii="Times New Roman" w:eastAsia="Times New Roman" w:hAnsi="Times New Roman" w:cs="Times New Roman"/>
        </w:rPr>
        <w:t>Okruženje Node.js i programski jezik JavaScript uobičajeni su alati koji nude mogućnost rada sa Socket.io bibliotekom</w:t>
      </w:r>
      <w:r w:rsidR="006E5B5D" w:rsidRPr="00D7257D">
        <w:rPr>
          <w:rFonts w:ascii="Times New Roman" w:eastAsia="Times New Roman" w:hAnsi="Times New Roman" w:cs="Times New Roman"/>
        </w:rPr>
        <w:t xml:space="preserve"> [31]</w:t>
      </w:r>
      <w:r w:rsidRPr="00D7257D">
        <w:rPr>
          <w:rFonts w:ascii="Times New Roman" w:eastAsia="Times New Roman" w:hAnsi="Times New Roman" w:cs="Times New Roman"/>
        </w:rPr>
        <w:t xml:space="preserve">. Ovisno o potrebama, u sklopu Node.js-a moguće je ostvariti Socket.io poslužitelj, Socket.io klijent ili oboje. Navedeni dijelovi omogućuju se preuzimanjem odgovarajućih </w:t>
      </w:r>
      <w:r w:rsidRPr="00D7257D">
        <w:rPr>
          <w:rFonts w:ascii="Times New Roman" w:eastAsia="Times New Roman" w:hAnsi="Times New Roman" w:cs="Times New Roman"/>
          <w:i/>
          <w:iCs/>
        </w:rPr>
        <w:t>npm</w:t>
      </w:r>
      <w:r w:rsidRPr="00D7257D">
        <w:rPr>
          <w:rFonts w:ascii="Times New Roman" w:eastAsia="Times New Roman" w:hAnsi="Times New Roman" w:cs="Times New Roman"/>
        </w:rPr>
        <w:t xml:space="preserve"> paketa. Poslužiteljski dio instalira se </w:t>
      </w:r>
      <w:r w:rsidRPr="00D7257D">
        <w:rPr>
          <w:rFonts w:ascii="Times New Roman" w:eastAsia="Times New Roman" w:hAnsi="Times New Roman" w:cs="Times New Roman"/>
        </w:rPr>
        <w:lastRenderedPageBreak/>
        <w:t xml:space="preserve">naredbom: </w:t>
      </w:r>
      <w:r w:rsidRPr="00D7257D">
        <w:rPr>
          <w:rFonts w:ascii="Consolas" w:eastAsia="Courier New" w:hAnsi="Consolas" w:cs="Courier New"/>
          <w:sz w:val="20"/>
          <w:szCs w:val="20"/>
        </w:rPr>
        <w:t>npm install socket.io</w:t>
      </w:r>
      <w:r w:rsidRPr="00D7257D">
        <w:rPr>
          <w:rFonts w:ascii="Times New Roman" w:eastAsia="Times New Roman" w:hAnsi="Times New Roman" w:cs="Times New Roman"/>
        </w:rPr>
        <w:t xml:space="preserve">, a klijentski dio naredbom </w:t>
      </w:r>
      <w:r w:rsidRPr="00D7257D">
        <w:rPr>
          <w:rFonts w:ascii="Consolas" w:eastAsia="Courier New" w:hAnsi="Consolas" w:cs="Courier New"/>
          <w:sz w:val="20"/>
          <w:szCs w:val="20"/>
        </w:rPr>
        <w:t>npm install socket.io-client</w:t>
      </w:r>
      <w:r w:rsidRPr="00D7257D">
        <w:rPr>
          <w:rFonts w:ascii="Times New Roman" w:eastAsia="Times New Roman" w:hAnsi="Times New Roman" w:cs="Times New Roman"/>
        </w:rPr>
        <w:t>.</w:t>
      </w:r>
    </w:p>
    <w:p w14:paraId="01D1D9F9" w14:textId="51484618" w:rsidR="00092C53" w:rsidRPr="00D7257D" w:rsidRDefault="599B7D25" w:rsidP="003E1703">
      <w:pPr>
        <w:spacing w:line="360" w:lineRule="auto"/>
        <w:jc w:val="left"/>
      </w:pPr>
      <w:r w:rsidRPr="00D7257D">
        <w:rPr>
          <w:rFonts w:ascii="Times New Roman" w:eastAsia="Times New Roman" w:hAnsi="Times New Roman" w:cs="Times New Roman"/>
        </w:rPr>
        <w:t xml:space="preserve">Nakon instalacije paketa, potrebno je pokrenuti Socket.io poslužitelj. Najprije se u Node.js-u kreira klasični HTTP poslužitelj. Zatim se objekt tog HTTP poslužitelja predaje kao argument funkciji za kreiranje Socket.io poslužitelja. Razlog tome je što Socket.io poslužitelj zahtijeva HTTP vezu, kako bi se provelo početno rukovanje i uspostavila željena WebSocket veza. Nakon toga se HTTP poslužitelj pokreće na željenim vratima (engl. </w:t>
      </w:r>
      <w:r w:rsidRPr="00D7257D">
        <w:rPr>
          <w:rFonts w:ascii="Times New Roman" w:eastAsia="Times New Roman" w:hAnsi="Times New Roman" w:cs="Times New Roman"/>
          <w:i/>
        </w:rPr>
        <w:t>port</w:t>
      </w:r>
      <w:r w:rsidRPr="00D7257D">
        <w:rPr>
          <w:rFonts w:ascii="Times New Roman" w:eastAsia="Times New Roman" w:hAnsi="Times New Roman" w:cs="Times New Roman"/>
        </w:rPr>
        <w:t xml:space="preserve">) na uobičajeni način, metodom </w:t>
      </w:r>
      <w:r w:rsidRPr="00D7257D">
        <w:rPr>
          <w:rFonts w:ascii="Consolas" w:eastAsia="Courier New" w:hAnsi="Consolas" w:cs="Courier New"/>
          <w:sz w:val="20"/>
          <w:szCs w:val="20"/>
        </w:rPr>
        <w:t>listen()</w:t>
      </w:r>
      <w:r w:rsidRPr="00D7257D">
        <w:rPr>
          <w:rFonts w:ascii="Times New Roman" w:eastAsia="Times New Roman" w:hAnsi="Times New Roman" w:cs="Times New Roman"/>
        </w:rPr>
        <w:t>. Navedeno se ostvaruje na način prikazan u sljedećem odsječku koda:</w:t>
      </w:r>
    </w:p>
    <w:p w14:paraId="668665C4" w14:textId="68F13F50" w:rsidR="00092C53" w:rsidRPr="00D7257D" w:rsidRDefault="599B7D25" w:rsidP="003E1703">
      <w:pPr>
        <w:spacing w:line="360" w:lineRule="auto"/>
        <w:jc w:val="left"/>
      </w:pPr>
      <w:r w:rsidRPr="00D7257D">
        <w:rPr>
          <w:rFonts w:ascii="Times New Roman" w:eastAsia="Times New Roman" w:hAnsi="Times New Roman" w:cs="Times New Roman"/>
        </w:rPr>
        <w:t xml:space="preserve"> </w:t>
      </w:r>
    </w:p>
    <w:p w14:paraId="540E02EF" w14:textId="6372D198" w:rsidR="00092C53" w:rsidRPr="00D7257D" w:rsidRDefault="599B7D25" w:rsidP="008619F6">
      <w:pPr>
        <w:spacing w:line="240" w:lineRule="auto"/>
        <w:jc w:val="left"/>
      </w:pPr>
      <w:r w:rsidRPr="00D7257D">
        <w:rPr>
          <w:rFonts w:ascii="Consolas" w:eastAsia="Courier New" w:hAnsi="Consolas" w:cs="Courier New"/>
          <w:sz w:val="20"/>
          <w:szCs w:val="20"/>
        </w:rPr>
        <w:t>// … potrebne require funkcije</w:t>
      </w:r>
    </w:p>
    <w:p w14:paraId="036FE930" w14:textId="45051A51" w:rsidR="00092C53" w:rsidRPr="00D7257D" w:rsidRDefault="599B7D25" w:rsidP="008619F6">
      <w:pPr>
        <w:spacing w:line="240" w:lineRule="auto"/>
        <w:jc w:val="left"/>
      </w:pPr>
      <w:r w:rsidRPr="00D7257D">
        <w:rPr>
          <w:rFonts w:ascii="Consolas" w:eastAsia="Courier New" w:hAnsi="Consolas" w:cs="Courier New"/>
          <w:sz w:val="20"/>
          <w:szCs w:val="20"/>
        </w:rPr>
        <w:t>const http = require(“http”);</w:t>
      </w:r>
    </w:p>
    <w:p w14:paraId="28B002F5" w14:textId="3B9A4D07" w:rsidR="00092C53" w:rsidRPr="00D7257D" w:rsidRDefault="599B7D25" w:rsidP="008619F6">
      <w:pPr>
        <w:spacing w:line="240" w:lineRule="auto"/>
        <w:jc w:val="left"/>
      </w:pPr>
      <w:r w:rsidRPr="00D7257D">
        <w:rPr>
          <w:rFonts w:ascii="Consolas" w:eastAsia="Courier New" w:hAnsi="Consolas" w:cs="Courier New"/>
          <w:sz w:val="20"/>
          <w:szCs w:val="20"/>
        </w:rPr>
        <w:t>const { Server } = require(“socket.io”);</w:t>
      </w:r>
    </w:p>
    <w:p w14:paraId="7A27C393" w14:textId="550D05DF" w:rsidR="00092C53" w:rsidRPr="00D7257D" w:rsidRDefault="599B7D25" w:rsidP="008619F6">
      <w:pPr>
        <w:spacing w:line="240" w:lineRule="auto"/>
        <w:jc w:val="left"/>
      </w:pPr>
      <w:r w:rsidRPr="00D7257D">
        <w:rPr>
          <w:rFonts w:ascii="Consolas" w:eastAsia="Courier New" w:hAnsi="Consolas" w:cs="Courier New"/>
          <w:sz w:val="20"/>
          <w:szCs w:val="20"/>
        </w:rPr>
        <w:t xml:space="preserve"> </w:t>
      </w:r>
    </w:p>
    <w:p w14:paraId="4021EF3E" w14:textId="4566A41A" w:rsidR="00092C53" w:rsidRPr="00D7257D" w:rsidRDefault="599B7D25" w:rsidP="008619F6">
      <w:pPr>
        <w:spacing w:line="240" w:lineRule="auto"/>
        <w:jc w:val="left"/>
      </w:pPr>
      <w:r w:rsidRPr="00D7257D">
        <w:rPr>
          <w:rFonts w:ascii="Consolas" w:eastAsia="Courier New" w:hAnsi="Consolas" w:cs="Courier New"/>
          <w:sz w:val="20"/>
          <w:szCs w:val="20"/>
        </w:rPr>
        <w:t>const server = http.createServer();</w:t>
      </w:r>
    </w:p>
    <w:p w14:paraId="029B3C84" w14:textId="557D5F21" w:rsidR="00092C53" w:rsidRPr="00D7257D" w:rsidRDefault="599B7D25" w:rsidP="008619F6">
      <w:pPr>
        <w:spacing w:line="240" w:lineRule="auto"/>
        <w:jc w:val="left"/>
      </w:pPr>
      <w:r w:rsidRPr="00D7257D">
        <w:rPr>
          <w:rFonts w:ascii="Consolas" w:eastAsia="Courier New" w:hAnsi="Consolas" w:cs="Courier New"/>
          <w:sz w:val="20"/>
          <w:szCs w:val="20"/>
        </w:rPr>
        <w:t>const io = new Server(server);</w:t>
      </w:r>
    </w:p>
    <w:p w14:paraId="62E2D5F8" w14:textId="65E0AEB9" w:rsidR="00092C53" w:rsidRPr="00D7257D" w:rsidRDefault="599B7D25" w:rsidP="008619F6">
      <w:pPr>
        <w:spacing w:line="240" w:lineRule="auto"/>
        <w:jc w:val="left"/>
      </w:pPr>
      <w:r w:rsidRPr="00D7257D">
        <w:rPr>
          <w:rFonts w:ascii="Consolas" w:eastAsia="Courier New" w:hAnsi="Consolas" w:cs="Courier New"/>
          <w:sz w:val="20"/>
          <w:szCs w:val="20"/>
        </w:rPr>
        <w:t xml:space="preserve"> </w:t>
      </w:r>
    </w:p>
    <w:p w14:paraId="60ED61DD" w14:textId="12299D05" w:rsidR="00092C53" w:rsidRPr="00D7257D" w:rsidRDefault="599B7D25" w:rsidP="008619F6">
      <w:pPr>
        <w:spacing w:line="240" w:lineRule="auto"/>
        <w:jc w:val="left"/>
      </w:pPr>
      <w:r w:rsidRPr="00D7257D">
        <w:rPr>
          <w:rFonts w:ascii="Consolas" w:eastAsia="Courier New" w:hAnsi="Consolas" w:cs="Courier New"/>
          <w:sz w:val="20"/>
          <w:szCs w:val="20"/>
        </w:rPr>
        <w:t>const PORT = 3000;</w:t>
      </w:r>
    </w:p>
    <w:p w14:paraId="14EFA418" w14:textId="216A276E" w:rsidR="00092C53" w:rsidRPr="00D7257D" w:rsidRDefault="599B7D25" w:rsidP="008619F6">
      <w:pPr>
        <w:spacing w:line="240" w:lineRule="auto"/>
        <w:jc w:val="left"/>
        <w:rPr>
          <w:rFonts w:ascii="Consolas" w:eastAsia="Courier New" w:hAnsi="Consolas" w:cs="Courier New"/>
          <w:sz w:val="20"/>
          <w:szCs w:val="20"/>
        </w:rPr>
      </w:pPr>
      <w:r w:rsidRPr="00D7257D">
        <w:rPr>
          <w:rFonts w:ascii="Consolas" w:eastAsia="Courier New" w:hAnsi="Consolas" w:cs="Courier New"/>
          <w:sz w:val="20"/>
          <w:szCs w:val="20"/>
        </w:rPr>
        <w:t>server.listen(PORT, () =&gt; {console.log(“Server pokrenut na portu 3000!”);});</w:t>
      </w:r>
    </w:p>
    <w:p w14:paraId="3CA89EE6" w14:textId="77777777" w:rsidR="008619F6" w:rsidRPr="00D7257D" w:rsidRDefault="008619F6" w:rsidP="008619F6">
      <w:pPr>
        <w:spacing w:line="240" w:lineRule="auto"/>
        <w:jc w:val="left"/>
      </w:pPr>
    </w:p>
    <w:p w14:paraId="47B72145" w14:textId="7D334C17" w:rsidR="00092C53" w:rsidRPr="00D7257D" w:rsidRDefault="599B7D25" w:rsidP="003E1703">
      <w:pPr>
        <w:spacing w:line="360" w:lineRule="auto"/>
        <w:jc w:val="left"/>
      </w:pPr>
      <w:r w:rsidRPr="00D7257D">
        <w:rPr>
          <w:rFonts w:ascii="Times New Roman" w:eastAsia="Times New Roman" w:hAnsi="Times New Roman" w:cs="Times New Roman"/>
        </w:rPr>
        <w:t>Nakon pokretanja poslužitelja, klijent se može povezati na njega. U kodu klijentske strane, to se postiže naredbom :</w:t>
      </w:r>
    </w:p>
    <w:p w14:paraId="7F519C54" w14:textId="342A3288" w:rsidR="00092C53" w:rsidRPr="00D7257D" w:rsidRDefault="599B7D25" w:rsidP="003E1703">
      <w:pPr>
        <w:spacing w:line="360" w:lineRule="auto"/>
        <w:jc w:val="left"/>
      </w:pPr>
      <w:r w:rsidRPr="00D7257D">
        <w:rPr>
          <w:rFonts w:ascii="Times New Roman" w:eastAsia="Times New Roman" w:hAnsi="Times New Roman" w:cs="Times New Roman"/>
        </w:rPr>
        <w:t xml:space="preserve"> </w:t>
      </w:r>
    </w:p>
    <w:p w14:paraId="2511006D" w14:textId="798B168E" w:rsidR="00092C53" w:rsidRPr="00D7257D" w:rsidRDefault="599B7D25" w:rsidP="003E1703">
      <w:pPr>
        <w:spacing w:line="360" w:lineRule="auto"/>
        <w:jc w:val="left"/>
      </w:pPr>
      <w:r w:rsidRPr="00D7257D">
        <w:rPr>
          <w:rFonts w:ascii="Consolas" w:eastAsia="Courier New" w:hAnsi="Consolas" w:cs="Courier New"/>
          <w:sz w:val="20"/>
          <w:szCs w:val="20"/>
        </w:rPr>
        <w:t>const socket = io();</w:t>
      </w:r>
    </w:p>
    <w:p w14:paraId="4BFC3758" w14:textId="5A3D4885" w:rsidR="00092C53" w:rsidRPr="00D7257D" w:rsidRDefault="599B7D25" w:rsidP="003E1703">
      <w:pPr>
        <w:spacing w:line="360" w:lineRule="auto"/>
        <w:jc w:val="left"/>
      </w:pPr>
      <w:r w:rsidRPr="00D7257D">
        <w:rPr>
          <w:rFonts w:ascii="Consolas" w:eastAsia="Courier New" w:hAnsi="Consolas" w:cs="Courier New"/>
          <w:sz w:val="20"/>
          <w:szCs w:val="20"/>
        </w:rPr>
        <w:t xml:space="preserve"> </w:t>
      </w:r>
    </w:p>
    <w:p w14:paraId="04EA5F47" w14:textId="16D849B9" w:rsidR="00092C53" w:rsidRPr="00D7257D" w:rsidRDefault="599B7D25" w:rsidP="003E1703">
      <w:pPr>
        <w:spacing w:line="360" w:lineRule="auto"/>
        <w:jc w:val="left"/>
        <w:rPr>
          <w:rFonts w:ascii="Times New Roman" w:eastAsia="Times New Roman" w:hAnsi="Times New Roman" w:cs="Times New Roman"/>
        </w:rPr>
      </w:pPr>
      <w:r w:rsidRPr="00D7257D">
        <w:rPr>
          <w:rFonts w:ascii="Times New Roman" w:eastAsia="Times New Roman" w:hAnsi="Times New Roman" w:cs="Times New Roman"/>
        </w:rPr>
        <w:t xml:space="preserve">Na poslužiteljskoj strani, u ovom trenutku moguće je definirati slušatelje događaja. Osnovni slušatelj događaja koji je potrebno implementirati odnosi se na događaj </w:t>
      </w:r>
      <w:r w:rsidRPr="00D7257D">
        <w:rPr>
          <w:rFonts w:ascii="Times New Roman" w:eastAsia="Times New Roman" w:hAnsi="Times New Roman" w:cs="Times New Roman"/>
          <w:i/>
          <w:iCs/>
        </w:rPr>
        <w:t>connection</w:t>
      </w:r>
      <w:r w:rsidRPr="00D7257D">
        <w:rPr>
          <w:rFonts w:ascii="Times New Roman" w:eastAsia="Times New Roman" w:hAnsi="Times New Roman" w:cs="Times New Roman"/>
        </w:rPr>
        <w:t xml:space="preserve">, koji označava povezivanje klijenta na poslužitelj. Slušatelji događaja implementiraju se korištenjem metode </w:t>
      </w:r>
      <w:r w:rsidRPr="00D7257D">
        <w:rPr>
          <w:rFonts w:ascii="Consolas" w:eastAsia="Courier New" w:hAnsi="Consolas" w:cs="Courier New"/>
          <w:sz w:val="20"/>
          <w:szCs w:val="20"/>
        </w:rPr>
        <w:t>.on()</w:t>
      </w:r>
      <w:r w:rsidRPr="00D7257D">
        <w:rPr>
          <w:rFonts w:ascii="Times New Roman" w:eastAsia="Times New Roman" w:hAnsi="Times New Roman" w:cs="Times New Roman"/>
        </w:rPr>
        <w:t xml:space="preserve">. Definiranje slušatelja za događaj </w:t>
      </w:r>
      <w:r w:rsidRPr="00D7257D">
        <w:rPr>
          <w:rFonts w:ascii="Times New Roman" w:eastAsia="Times New Roman" w:hAnsi="Times New Roman" w:cs="Times New Roman"/>
          <w:i/>
          <w:iCs/>
        </w:rPr>
        <w:t>connection</w:t>
      </w:r>
      <w:r w:rsidRPr="00D7257D">
        <w:rPr>
          <w:rFonts w:ascii="Times New Roman" w:eastAsia="Times New Roman" w:hAnsi="Times New Roman" w:cs="Times New Roman"/>
        </w:rPr>
        <w:t xml:space="preserve"> moglo bi izgledati </w:t>
      </w:r>
      <w:r w:rsidRPr="00D7257D">
        <w:rPr>
          <w:rFonts w:ascii="Times New Roman" w:eastAsia="Times New Roman" w:hAnsi="Times New Roman" w:cs="Times New Roman"/>
        </w:rPr>
        <w:lastRenderedPageBreak/>
        <w:t>ovako:</w:t>
      </w:r>
      <w:r w:rsidR="00092C53" w:rsidRPr="00D7257D">
        <w:br/>
      </w:r>
      <w:r w:rsidRPr="00D7257D">
        <w:rPr>
          <w:rFonts w:ascii="Times New Roman" w:eastAsia="Times New Roman" w:hAnsi="Times New Roman" w:cs="Times New Roman"/>
        </w:rPr>
        <w:t xml:space="preserve"> </w:t>
      </w:r>
      <w:r w:rsidR="00092C53" w:rsidRPr="00D7257D">
        <w:br/>
      </w:r>
    </w:p>
    <w:p w14:paraId="362AE26B" w14:textId="260D84BB" w:rsidR="00092C53" w:rsidRPr="00D7257D" w:rsidRDefault="599B7D25" w:rsidP="003E1703">
      <w:pPr>
        <w:spacing w:line="360" w:lineRule="auto"/>
        <w:jc w:val="left"/>
      </w:pPr>
      <w:r w:rsidRPr="00D7257D">
        <w:rPr>
          <w:rFonts w:ascii="Consolas" w:eastAsia="Courier New" w:hAnsi="Consolas" w:cs="Courier New"/>
          <w:sz w:val="20"/>
          <w:szCs w:val="20"/>
        </w:rPr>
        <w:t>io.on(“connection”, (socket) =&gt; {</w:t>
      </w:r>
    </w:p>
    <w:p w14:paraId="5D81CDF8" w14:textId="52A44173" w:rsidR="00092C53" w:rsidRPr="00D7257D" w:rsidRDefault="599B7D25" w:rsidP="003E1703">
      <w:pPr>
        <w:spacing w:line="360" w:lineRule="auto"/>
        <w:jc w:val="left"/>
      </w:pPr>
      <w:r w:rsidRPr="00D7257D">
        <w:rPr>
          <w:rFonts w:ascii="Consolas" w:eastAsia="Courier New" w:hAnsi="Consolas" w:cs="Courier New"/>
          <w:sz w:val="20"/>
          <w:szCs w:val="20"/>
        </w:rPr>
        <w:t xml:space="preserve">    console.log(“Klijent povezan”);</w:t>
      </w:r>
    </w:p>
    <w:p w14:paraId="23FFFBFA" w14:textId="684A9848" w:rsidR="00092C53" w:rsidRPr="00D7257D" w:rsidRDefault="599B7D25" w:rsidP="003E1703">
      <w:pPr>
        <w:spacing w:line="360" w:lineRule="auto"/>
        <w:jc w:val="left"/>
      </w:pPr>
      <w:r w:rsidRPr="00D7257D">
        <w:rPr>
          <w:rFonts w:ascii="Consolas" w:eastAsia="Courier New" w:hAnsi="Consolas" w:cs="Courier New"/>
          <w:sz w:val="20"/>
          <w:szCs w:val="20"/>
        </w:rPr>
        <w:t>});</w:t>
      </w:r>
    </w:p>
    <w:p w14:paraId="69F3C3AD" w14:textId="15F047D7" w:rsidR="00092C53" w:rsidRPr="00D7257D" w:rsidRDefault="599B7D25" w:rsidP="003E1703">
      <w:pPr>
        <w:spacing w:line="360" w:lineRule="auto"/>
        <w:jc w:val="left"/>
      </w:pPr>
      <w:r w:rsidRPr="00D7257D">
        <w:rPr>
          <w:rFonts w:ascii="Consolas" w:eastAsia="Courier New" w:hAnsi="Consolas" w:cs="Courier New"/>
          <w:sz w:val="20"/>
          <w:szCs w:val="20"/>
        </w:rPr>
        <w:t xml:space="preserve"> </w:t>
      </w:r>
    </w:p>
    <w:p w14:paraId="5367C399" w14:textId="003CFE07" w:rsidR="00092C53" w:rsidRPr="00D7257D" w:rsidRDefault="599B7D25" w:rsidP="003E1703">
      <w:pPr>
        <w:spacing w:line="360" w:lineRule="auto"/>
        <w:jc w:val="left"/>
      </w:pPr>
      <w:r w:rsidRPr="00D7257D">
        <w:rPr>
          <w:rFonts w:ascii="Times New Roman" w:eastAsia="Times New Roman" w:hAnsi="Times New Roman" w:cs="Times New Roman"/>
        </w:rPr>
        <w:t xml:space="preserve">U ovom primjeru, argument funkcije strelice (engl. </w:t>
      </w:r>
      <w:r w:rsidRPr="00D7257D">
        <w:rPr>
          <w:rFonts w:ascii="Times New Roman" w:eastAsia="Times New Roman" w:hAnsi="Times New Roman" w:cs="Times New Roman"/>
          <w:i/>
          <w:iCs/>
        </w:rPr>
        <w:t>arrow function</w:t>
      </w:r>
      <w:r w:rsidRPr="00D7257D">
        <w:rPr>
          <w:rFonts w:ascii="Times New Roman" w:eastAsia="Times New Roman" w:hAnsi="Times New Roman" w:cs="Times New Roman"/>
        </w:rPr>
        <w:t xml:space="preserve">), </w:t>
      </w:r>
      <w:r w:rsidRPr="00D7257D">
        <w:rPr>
          <w:rFonts w:ascii="Consolas" w:eastAsia="Courier New" w:hAnsi="Consolas" w:cs="Courier New"/>
          <w:sz w:val="20"/>
          <w:szCs w:val="20"/>
        </w:rPr>
        <w:t>socket</w:t>
      </w:r>
      <w:r w:rsidRPr="00D7257D">
        <w:rPr>
          <w:rFonts w:ascii="Times New Roman" w:eastAsia="Times New Roman" w:hAnsi="Times New Roman" w:cs="Times New Roman"/>
        </w:rPr>
        <w:t xml:space="preserve">, predstavlja konkretnog klijenta koji se povezao. S obzirom da je taj objekt dostupan samo unutar slušatelja događaja povezivanja, često se implementiraju ugniježđeni slušatelji koji reagiraju isključivo na događaje koji se odnose na taj specifični klijent. Naime, funkcija </w:t>
      </w:r>
      <w:r w:rsidRPr="00D7257D">
        <w:rPr>
          <w:rFonts w:ascii="Consolas" w:eastAsia="Courier New" w:hAnsi="Consolas" w:cs="Courier New"/>
          <w:sz w:val="20"/>
          <w:szCs w:val="20"/>
        </w:rPr>
        <w:t xml:space="preserve">on() </w:t>
      </w:r>
      <w:r w:rsidRPr="00D7257D">
        <w:rPr>
          <w:rFonts w:ascii="Times New Roman" w:eastAsia="Times New Roman" w:hAnsi="Times New Roman" w:cs="Times New Roman"/>
        </w:rPr>
        <w:t xml:space="preserve">pozvana na objektu </w:t>
      </w:r>
      <w:r w:rsidRPr="00D7257D">
        <w:rPr>
          <w:rFonts w:ascii="Consolas" w:eastAsia="Courier New" w:hAnsi="Consolas" w:cs="Courier New"/>
          <w:sz w:val="20"/>
          <w:szCs w:val="20"/>
        </w:rPr>
        <w:t>socket</w:t>
      </w:r>
      <w:r w:rsidRPr="00D7257D">
        <w:rPr>
          <w:rFonts w:ascii="Times New Roman" w:eastAsia="Times New Roman" w:hAnsi="Times New Roman" w:cs="Times New Roman"/>
        </w:rPr>
        <w:t xml:space="preserve">, definira upravo takvog slušatelja. Primjer toga je događaj </w:t>
      </w:r>
      <w:r w:rsidRPr="00D7257D">
        <w:rPr>
          <w:rFonts w:ascii="Times New Roman" w:eastAsia="Times New Roman" w:hAnsi="Times New Roman" w:cs="Times New Roman"/>
          <w:i/>
          <w:iCs/>
        </w:rPr>
        <w:t>disconnect</w:t>
      </w:r>
      <w:r w:rsidRPr="00D7257D">
        <w:rPr>
          <w:rFonts w:ascii="Times New Roman" w:eastAsia="Times New Roman" w:hAnsi="Times New Roman" w:cs="Times New Roman"/>
        </w:rPr>
        <w:t xml:space="preserve"> te njegov slušatelj, kao što prikazuje sljedeći primjer:</w:t>
      </w:r>
    </w:p>
    <w:p w14:paraId="26774E31" w14:textId="6E39B64E" w:rsidR="00092C53" w:rsidRPr="00D7257D" w:rsidRDefault="599B7D25" w:rsidP="003E1703">
      <w:pPr>
        <w:spacing w:line="360" w:lineRule="auto"/>
        <w:jc w:val="left"/>
      </w:pPr>
      <w:r w:rsidRPr="00D7257D">
        <w:rPr>
          <w:rFonts w:ascii="Times New Roman" w:eastAsia="Times New Roman" w:hAnsi="Times New Roman" w:cs="Times New Roman"/>
        </w:rPr>
        <w:t xml:space="preserve"> </w:t>
      </w:r>
    </w:p>
    <w:p w14:paraId="32B09446" w14:textId="2BDF537E" w:rsidR="00092C53" w:rsidRPr="00D7257D" w:rsidRDefault="599B7D25" w:rsidP="008619F6">
      <w:pPr>
        <w:spacing w:line="240" w:lineRule="auto"/>
        <w:jc w:val="left"/>
      </w:pPr>
      <w:r w:rsidRPr="00D7257D">
        <w:rPr>
          <w:rFonts w:ascii="Consolas" w:eastAsia="Courier New" w:hAnsi="Consolas" w:cs="Courier New"/>
          <w:sz w:val="20"/>
          <w:szCs w:val="20"/>
        </w:rPr>
        <w:t>io.on(“connection”, (socket) =&gt; {</w:t>
      </w:r>
    </w:p>
    <w:p w14:paraId="1E5458D4" w14:textId="1862B046" w:rsidR="00092C53" w:rsidRPr="00D7257D" w:rsidRDefault="599B7D25" w:rsidP="008619F6">
      <w:pPr>
        <w:spacing w:line="240" w:lineRule="auto"/>
        <w:jc w:val="left"/>
      </w:pPr>
      <w:r w:rsidRPr="00D7257D">
        <w:rPr>
          <w:rFonts w:ascii="Consolas" w:eastAsia="Courier New" w:hAnsi="Consolas" w:cs="Courier New"/>
          <w:sz w:val="20"/>
          <w:szCs w:val="20"/>
        </w:rPr>
        <w:t xml:space="preserve">    console.log(“Klijent povezan”);</w:t>
      </w:r>
    </w:p>
    <w:p w14:paraId="156CF2EC" w14:textId="4CDAD5DC" w:rsidR="00092C53" w:rsidRPr="00D7257D" w:rsidRDefault="599B7D25" w:rsidP="008619F6">
      <w:pPr>
        <w:spacing w:line="240" w:lineRule="auto"/>
        <w:jc w:val="left"/>
      </w:pPr>
      <w:r w:rsidRPr="00D7257D">
        <w:rPr>
          <w:rFonts w:ascii="Consolas" w:eastAsia="Courier New" w:hAnsi="Consolas" w:cs="Courier New"/>
          <w:sz w:val="20"/>
          <w:szCs w:val="20"/>
        </w:rPr>
        <w:t xml:space="preserve"> </w:t>
      </w:r>
    </w:p>
    <w:p w14:paraId="4ED657D0" w14:textId="5F295D3D" w:rsidR="00092C53" w:rsidRPr="00D7257D" w:rsidRDefault="599B7D25" w:rsidP="008619F6">
      <w:pPr>
        <w:spacing w:line="240" w:lineRule="auto"/>
        <w:jc w:val="left"/>
      </w:pPr>
      <w:r w:rsidRPr="00D7257D">
        <w:rPr>
          <w:rFonts w:ascii="Consolas" w:eastAsia="Courier New" w:hAnsi="Consolas" w:cs="Courier New"/>
          <w:sz w:val="20"/>
          <w:szCs w:val="20"/>
        </w:rPr>
        <w:t xml:space="preserve">    socket.on(“disconnect”, () =&gt; {</w:t>
      </w:r>
    </w:p>
    <w:p w14:paraId="236E7428" w14:textId="44DFF055" w:rsidR="00092C53" w:rsidRPr="00D7257D" w:rsidRDefault="599B7D25" w:rsidP="008619F6">
      <w:pPr>
        <w:spacing w:line="240" w:lineRule="auto"/>
        <w:jc w:val="left"/>
      </w:pPr>
      <w:r w:rsidRPr="00D7257D">
        <w:rPr>
          <w:rFonts w:ascii="Consolas" w:eastAsia="Courier New" w:hAnsi="Consolas" w:cs="Courier New"/>
          <w:sz w:val="20"/>
          <w:szCs w:val="20"/>
        </w:rPr>
        <w:t xml:space="preserve">        console.log(“Klijent odspojen. Id klijenta: ”, socket.id);</w:t>
      </w:r>
    </w:p>
    <w:p w14:paraId="1BEE6BA7" w14:textId="2E9245C4" w:rsidR="00092C53" w:rsidRPr="00D7257D" w:rsidRDefault="599B7D25" w:rsidP="008619F6">
      <w:pPr>
        <w:spacing w:line="240" w:lineRule="auto"/>
        <w:jc w:val="left"/>
      </w:pPr>
      <w:r w:rsidRPr="00D7257D">
        <w:rPr>
          <w:rFonts w:ascii="Consolas" w:eastAsia="Courier New" w:hAnsi="Consolas" w:cs="Courier New"/>
          <w:sz w:val="20"/>
          <w:szCs w:val="20"/>
        </w:rPr>
        <w:t xml:space="preserve">    });</w:t>
      </w:r>
    </w:p>
    <w:p w14:paraId="25C8B916" w14:textId="41302BAD" w:rsidR="00092C53" w:rsidRPr="00D7257D" w:rsidRDefault="599B7D25" w:rsidP="008619F6">
      <w:pPr>
        <w:spacing w:line="240" w:lineRule="auto"/>
        <w:jc w:val="left"/>
      </w:pPr>
      <w:r w:rsidRPr="00D7257D">
        <w:rPr>
          <w:rFonts w:ascii="Consolas" w:eastAsia="Courier New" w:hAnsi="Consolas" w:cs="Courier New"/>
          <w:sz w:val="20"/>
          <w:szCs w:val="20"/>
        </w:rPr>
        <w:t>});</w:t>
      </w:r>
    </w:p>
    <w:p w14:paraId="6F258E4C" w14:textId="235E6134" w:rsidR="00092C53" w:rsidRPr="00D7257D" w:rsidRDefault="599B7D25" w:rsidP="003E1703">
      <w:pPr>
        <w:spacing w:line="360" w:lineRule="auto"/>
        <w:jc w:val="left"/>
      </w:pPr>
      <w:r w:rsidRPr="00D7257D">
        <w:rPr>
          <w:rFonts w:ascii="Times New Roman" w:eastAsia="Times New Roman" w:hAnsi="Times New Roman" w:cs="Times New Roman"/>
        </w:rPr>
        <w:t xml:space="preserve"> </w:t>
      </w:r>
    </w:p>
    <w:p w14:paraId="533AF396" w14:textId="6EE1509F" w:rsidR="00092C53" w:rsidRPr="00D7257D" w:rsidRDefault="599B7D25" w:rsidP="003E1703">
      <w:pPr>
        <w:spacing w:line="360" w:lineRule="auto"/>
        <w:jc w:val="left"/>
      </w:pPr>
      <w:r w:rsidRPr="00D7257D">
        <w:rPr>
          <w:rFonts w:ascii="Times New Roman" w:eastAsia="Times New Roman" w:hAnsi="Times New Roman" w:cs="Times New Roman"/>
        </w:rPr>
        <w:t>Ugnježđivanje se također koristi za definiranje slušatelja koji obrađuju događaje primanja poruke/podataka od uređaja, registraciju uređaja i sl.</w:t>
      </w:r>
    </w:p>
    <w:p w14:paraId="577C89BF" w14:textId="100A2F4C" w:rsidR="00092C53" w:rsidRPr="00D7257D" w:rsidRDefault="599B7D25" w:rsidP="003E1703">
      <w:pPr>
        <w:spacing w:line="360" w:lineRule="auto"/>
        <w:jc w:val="left"/>
        <w:rPr>
          <w:rFonts w:ascii="Times New Roman" w:eastAsia="Times New Roman" w:hAnsi="Times New Roman" w:cs="Times New Roman"/>
        </w:rPr>
      </w:pPr>
      <w:r w:rsidRPr="00D7257D">
        <w:rPr>
          <w:rFonts w:ascii="Times New Roman" w:eastAsia="Times New Roman" w:hAnsi="Times New Roman" w:cs="Times New Roman"/>
        </w:rPr>
        <w:t xml:space="preserve">Osim navedenih uobičajenih događaja, kao što je već spomenuto, Socket.io podržava definiranje i slanje proizvoljnih događaja. Događaje može slati bilo koja strana komunikacije, bilo poslužitelj, bilo klijent. Dakle, svaka strana može biti i pošiljatelj i primatelj događaja. Za navedene proizvoljno definirane događaje, također se mogu definirati slušatelji. Događaj se </w:t>
      </w:r>
      <w:r w:rsidRPr="00D7257D">
        <w:rPr>
          <w:rFonts w:ascii="Times New Roman" w:eastAsia="Times New Roman" w:hAnsi="Times New Roman" w:cs="Times New Roman"/>
        </w:rPr>
        <w:lastRenderedPageBreak/>
        <w:t xml:space="preserve">šalje korištenjem metode </w:t>
      </w:r>
      <w:r w:rsidRPr="00D7257D">
        <w:rPr>
          <w:rFonts w:ascii="Consolas" w:eastAsia="Courier New" w:hAnsi="Consolas" w:cs="Courier New"/>
          <w:sz w:val="20"/>
          <w:szCs w:val="20"/>
        </w:rPr>
        <w:t>emit()</w:t>
      </w:r>
      <w:r w:rsidRPr="00D7257D">
        <w:rPr>
          <w:rFonts w:ascii="Times New Roman" w:eastAsia="Times New Roman" w:hAnsi="Times New Roman" w:cs="Times New Roman"/>
        </w:rPr>
        <w:t xml:space="preserve">, a kome će poslani događaj stići, ovisi o objektu nad kojim se metoda poziva. Poruka se može slati samo jednom klijentu, što se postiže pozivom metode </w:t>
      </w:r>
      <w:r w:rsidRPr="00D7257D">
        <w:rPr>
          <w:rFonts w:ascii="Consolas" w:eastAsia="Courier New" w:hAnsi="Consolas" w:cs="Courier New"/>
          <w:sz w:val="20"/>
          <w:szCs w:val="20"/>
        </w:rPr>
        <w:t>emit()</w:t>
      </w:r>
      <w:r w:rsidRPr="00D7257D">
        <w:rPr>
          <w:rFonts w:ascii="Times New Roman" w:eastAsia="Times New Roman" w:hAnsi="Times New Roman" w:cs="Times New Roman"/>
        </w:rPr>
        <w:t xml:space="preserve"> nad objektom koji predstavlja tog klijenta (</w:t>
      </w:r>
      <w:r w:rsidRPr="00D7257D">
        <w:rPr>
          <w:rFonts w:ascii="Consolas" w:eastAsia="Courier New" w:hAnsi="Consolas" w:cs="Courier New"/>
          <w:sz w:val="20"/>
          <w:szCs w:val="20"/>
        </w:rPr>
        <w:t xml:space="preserve">socket </w:t>
      </w:r>
      <w:r w:rsidRPr="00D7257D">
        <w:rPr>
          <w:rFonts w:ascii="Times New Roman" w:eastAsia="Times New Roman" w:hAnsi="Times New Roman" w:cs="Times New Roman"/>
        </w:rPr>
        <w:t>u prethodnim primjerima). Ako se ista metoda pozove nad objektom koji predstavlja cijeli poslužitelj (</w:t>
      </w:r>
      <w:r w:rsidRPr="00D7257D">
        <w:rPr>
          <w:rFonts w:ascii="Consolas" w:eastAsia="Courier New" w:hAnsi="Consolas" w:cs="Courier New"/>
          <w:sz w:val="20"/>
          <w:szCs w:val="20"/>
        </w:rPr>
        <w:t>io</w:t>
      </w:r>
      <w:r w:rsidRPr="00D7257D">
        <w:rPr>
          <w:rFonts w:ascii="Times New Roman" w:eastAsia="Times New Roman" w:hAnsi="Times New Roman" w:cs="Times New Roman"/>
        </w:rPr>
        <w:t xml:space="preserve">), poruka će biti poslana svim povezanim klijentima. Ovo je tzv. operacija emitiranja (engl. </w:t>
      </w:r>
      <w:r w:rsidRPr="00D7257D">
        <w:rPr>
          <w:rFonts w:ascii="Times New Roman" w:eastAsia="Times New Roman" w:hAnsi="Times New Roman" w:cs="Times New Roman"/>
          <w:i/>
          <w:iCs/>
        </w:rPr>
        <w:t>broadcast</w:t>
      </w:r>
      <w:r w:rsidRPr="00D7257D">
        <w:rPr>
          <w:rFonts w:ascii="Times New Roman" w:eastAsia="Times New Roman" w:hAnsi="Times New Roman" w:cs="Times New Roman"/>
        </w:rPr>
        <w:t>). Metoda, kao prvi argument, prima naziv događaja, a kao drugi, podatke. Navedeno je prikazano u sljedećem odsječku koda:</w:t>
      </w:r>
    </w:p>
    <w:p w14:paraId="358BE921" w14:textId="77777777" w:rsidR="008619F6" w:rsidRPr="00D7257D" w:rsidRDefault="008619F6" w:rsidP="003E1703">
      <w:pPr>
        <w:spacing w:line="360" w:lineRule="auto"/>
        <w:jc w:val="left"/>
      </w:pPr>
    </w:p>
    <w:p w14:paraId="20465608" w14:textId="18BCBD57" w:rsidR="00092C53" w:rsidRPr="00D7257D" w:rsidRDefault="599B7D25" w:rsidP="008619F6">
      <w:pPr>
        <w:spacing w:line="240" w:lineRule="auto"/>
        <w:jc w:val="left"/>
      </w:pPr>
      <w:r w:rsidRPr="00D7257D">
        <w:rPr>
          <w:rFonts w:ascii="Consolas" w:eastAsia="Courier New" w:hAnsi="Consolas" w:cs="Courier New"/>
          <w:sz w:val="20"/>
          <w:szCs w:val="20"/>
        </w:rPr>
        <w:t>io.on(“connection”, (socket) =&gt; {</w:t>
      </w:r>
    </w:p>
    <w:p w14:paraId="6BB348C9" w14:textId="1D14D37E" w:rsidR="00092C53" w:rsidRPr="00D7257D" w:rsidRDefault="599B7D25" w:rsidP="008619F6">
      <w:pPr>
        <w:spacing w:line="240" w:lineRule="auto"/>
        <w:jc w:val="left"/>
      </w:pPr>
      <w:r w:rsidRPr="00D7257D">
        <w:rPr>
          <w:rFonts w:ascii="Consolas" w:eastAsia="Courier New" w:hAnsi="Consolas" w:cs="Courier New"/>
          <w:sz w:val="20"/>
          <w:szCs w:val="20"/>
        </w:rPr>
        <w:t xml:space="preserve">    console.log(“Klijent povezan”);</w:t>
      </w:r>
    </w:p>
    <w:p w14:paraId="494737D5" w14:textId="0FD45254" w:rsidR="00092C53" w:rsidRPr="00D7257D" w:rsidRDefault="599B7D25" w:rsidP="008619F6">
      <w:pPr>
        <w:spacing w:line="240" w:lineRule="auto"/>
        <w:jc w:val="left"/>
      </w:pPr>
      <w:r w:rsidRPr="00D7257D">
        <w:rPr>
          <w:rFonts w:ascii="Consolas" w:eastAsia="Courier New" w:hAnsi="Consolas" w:cs="Courier New"/>
          <w:sz w:val="20"/>
          <w:szCs w:val="20"/>
        </w:rPr>
        <w:t xml:space="preserve"> </w:t>
      </w:r>
    </w:p>
    <w:p w14:paraId="54EFDCCB" w14:textId="2BA9E3DF" w:rsidR="00092C53" w:rsidRPr="00D7257D" w:rsidRDefault="599B7D25" w:rsidP="008619F6">
      <w:pPr>
        <w:spacing w:line="240" w:lineRule="auto"/>
        <w:jc w:val="left"/>
      </w:pPr>
      <w:r w:rsidRPr="00D7257D">
        <w:rPr>
          <w:rFonts w:ascii="Consolas" w:eastAsia="Courier New" w:hAnsi="Consolas" w:cs="Courier New"/>
          <w:sz w:val="20"/>
          <w:szCs w:val="20"/>
        </w:rPr>
        <w:t xml:space="preserve">    const podaci = {a: 1, b: 2};</w:t>
      </w:r>
    </w:p>
    <w:p w14:paraId="78EC58EE" w14:textId="51F0B2FA" w:rsidR="00092C53" w:rsidRPr="00D7257D" w:rsidRDefault="599B7D25" w:rsidP="008619F6">
      <w:pPr>
        <w:spacing w:line="240" w:lineRule="auto"/>
        <w:jc w:val="left"/>
      </w:pPr>
      <w:r w:rsidRPr="00D7257D">
        <w:rPr>
          <w:rFonts w:ascii="Consolas" w:eastAsia="Courier New" w:hAnsi="Consolas" w:cs="Courier New"/>
          <w:sz w:val="20"/>
          <w:szCs w:val="20"/>
        </w:rPr>
        <w:t xml:space="preserve">    socket.emit(“dogadaj_za_jednog_klijenta”, podaci);</w:t>
      </w:r>
    </w:p>
    <w:p w14:paraId="3660364E" w14:textId="26D189B1" w:rsidR="00092C53" w:rsidRPr="00D7257D" w:rsidRDefault="599B7D25" w:rsidP="008619F6">
      <w:pPr>
        <w:spacing w:line="240" w:lineRule="auto"/>
        <w:jc w:val="left"/>
      </w:pPr>
      <w:r w:rsidRPr="00D7257D">
        <w:rPr>
          <w:rFonts w:ascii="Consolas" w:eastAsia="Courier New" w:hAnsi="Consolas" w:cs="Courier New"/>
          <w:sz w:val="20"/>
          <w:szCs w:val="20"/>
        </w:rPr>
        <w:t xml:space="preserve">    io.emit(“dogadaj_za_sve_klijente”, podaci);</w:t>
      </w:r>
    </w:p>
    <w:p w14:paraId="03F021DA" w14:textId="2EE7B678" w:rsidR="00092C53" w:rsidRPr="00D7257D" w:rsidRDefault="599B7D25" w:rsidP="008619F6">
      <w:pPr>
        <w:spacing w:line="240" w:lineRule="auto"/>
        <w:jc w:val="left"/>
      </w:pPr>
      <w:r w:rsidRPr="00D7257D">
        <w:rPr>
          <w:rFonts w:ascii="Consolas" w:eastAsia="Courier New" w:hAnsi="Consolas" w:cs="Courier New"/>
          <w:sz w:val="20"/>
          <w:szCs w:val="20"/>
        </w:rPr>
        <w:t xml:space="preserve"> </w:t>
      </w:r>
    </w:p>
    <w:p w14:paraId="3C5448E1" w14:textId="08245D1C" w:rsidR="00092C53" w:rsidRPr="00D7257D" w:rsidRDefault="599B7D25" w:rsidP="008619F6">
      <w:pPr>
        <w:spacing w:line="240" w:lineRule="auto"/>
        <w:jc w:val="left"/>
      </w:pPr>
      <w:r w:rsidRPr="00D7257D">
        <w:rPr>
          <w:rFonts w:ascii="Consolas" w:eastAsia="Courier New" w:hAnsi="Consolas" w:cs="Courier New"/>
          <w:sz w:val="20"/>
          <w:szCs w:val="20"/>
        </w:rPr>
        <w:t xml:space="preserve">    socket.on(“disconnect”, () =&gt; {</w:t>
      </w:r>
    </w:p>
    <w:p w14:paraId="57601A2F" w14:textId="6CDFE1CD" w:rsidR="00092C53" w:rsidRPr="00D7257D" w:rsidRDefault="599B7D25" w:rsidP="008619F6">
      <w:pPr>
        <w:spacing w:line="240" w:lineRule="auto"/>
        <w:jc w:val="left"/>
      </w:pPr>
      <w:r w:rsidRPr="00D7257D">
        <w:rPr>
          <w:rFonts w:ascii="Consolas" w:eastAsia="Courier New" w:hAnsi="Consolas" w:cs="Courier New"/>
          <w:sz w:val="20"/>
          <w:szCs w:val="20"/>
        </w:rPr>
        <w:t xml:space="preserve">        console.log(“Klijent odspojen. Id klijenta: ”, socket.id);</w:t>
      </w:r>
    </w:p>
    <w:p w14:paraId="54A2E623" w14:textId="2D78C4F1" w:rsidR="00092C53" w:rsidRPr="00D7257D" w:rsidRDefault="599B7D25" w:rsidP="008619F6">
      <w:pPr>
        <w:spacing w:line="240" w:lineRule="auto"/>
        <w:jc w:val="left"/>
      </w:pPr>
      <w:r w:rsidRPr="00D7257D">
        <w:rPr>
          <w:rFonts w:ascii="Consolas" w:eastAsia="Courier New" w:hAnsi="Consolas" w:cs="Courier New"/>
          <w:sz w:val="20"/>
          <w:szCs w:val="20"/>
        </w:rPr>
        <w:t xml:space="preserve">    });</w:t>
      </w:r>
    </w:p>
    <w:p w14:paraId="7C6B6121" w14:textId="366369AD" w:rsidR="00092C53" w:rsidRPr="00D7257D" w:rsidRDefault="599B7D25" w:rsidP="008619F6">
      <w:pPr>
        <w:spacing w:line="240" w:lineRule="auto"/>
        <w:jc w:val="left"/>
      </w:pPr>
      <w:r w:rsidRPr="00D7257D">
        <w:rPr>
          <w:rFonts w:ascii="Consolas" w:eastAsia="Courier New" w:hAnsi="Consolas" w:cs="Courier New"/>
          <w:sz w:val="20"/>
          <w:szCs w:val="20"/>
        </w:rPr>
        <w:t>});</w:t>
      </w:r>
    </w:p>
    <w:p w14:paraId="34FDD1A1" w14:textId="3986DD6D" w:rsidR="00092C53" w:rsidRPr="00D7257D" w:rsidRDefault="599B7D25" w:rsidP="003E1703">
      <w:pPr>
        <w:spacing w:line="360" w:lineRule="auto"/>
        <w:jc w:val="left"/>
      </w:pPr>
      <w:r w:rsidRPr="00D7257D">
        <w:rPr>
          <w:rFonts w:ascii="Consolas" w:eastAsia="Courier New" w:hAnsi="Consolas" w:cs="Courier New"/>
          <w:sz w:val="20"/>
          <w:szCs w:val="20"/>
        </w:rPr>
        <w:t xml:space="preserve"> </w:t>
      </w:r>
    </w:p>
    <w:p w14:paraId="5FA3DC6D" w14:textId="09E572B8" w:rsidR="00092C53" w:rsidRPr="00D7257D" w:rsidRDefault="599B7D25" w:rsidP="003E1703">
      <w:pPr>
        <w:spacing w:line="360" w:lineRule="auto"/>
        <w:jc w:val="left"/>
      </w:pPr>
      <w:r w:rsidRPr="00D7257D">
        <w:rPr>
          <w:rFonts w:ascii="Times New Roman" w:eastAsia="Times New Roman" w:hAnsi="Times New Roman" w:cs="Times New Roman"/>
        </w:rPr>
        <w:t>Na klijentskoj strani, mogao bi postojati ovakav kod za prihvaćanje navedenih događaja:</w:t>
      </w:r>
    </w:p>
    <w:p w14:paraId="467E8FD7" w14:textId="2AAFD02A" w:rsidR="00092C53" w:rsidRPr="00D7257D" w:rsidRDefault="599B7D25" w:rsidP="003E1703">
      <w:pPr>
        <w:spacing w:line="360" w:lineRule="auto"/>
        <w:jc w:val="left"/>
      </w:pPr>
      <w:r w:rsidRPr="00D7257D">
        <w:rPr>
          <w:rFonts w:ascii="Times New Roman" w:eastAsia="Times New Roman" w:hAnsi="Times New Roman" w:cs="Times New Roman"/>
        </w:rPr>
        <w:t xml:space="preserve"> </w:t>
      </w:r>
    </w:p>
    <w:p w14:paraId="416D038A" w14:textId="399649DA" w:rsidR="00092C53" w:rsidRPr="00D7257D" w:rsidRDefault="599B7D25" w:rsidP="008619F6">
      <w:pPr>
        <w:spacing w:line="240" w:lineRule="auto"/>
        <w:jc w:val="left"/>
      </w:pPr>
      <w:r w:rsidRPr="00D7257D">
        <w:rPr>
          <w:rFonts w:ascii="Consolas" w:eastAsia="Courier New" w:hAnsi="Consolas" w:cs="Courier New"/>
          <w:sz w:val="20"/>
          <w:szCs w:val="20"/>
        </w:rPr>
        <w:t>//KLIJENTSKI KOD</w:t>
      </w:r>
    </w:p>
    <w:p w14:paraId="342043D8" w14:textId="0E498360" w:rsidR="00092C53" w:rsidRPr="00D7257D" w:rsidRDefault="599B7D25" w:rsidP="008619F6">
      <w:pPr>
        <w:spacing w:line="240" w:lineRule="auto"/>
        <w:jc w:val="left"/>
      </w:pPr>
      <w:r w:rsidRPr="00D7257D">
        <w:rPr>
          <w:rFonts w:ascii="Consolas" w:eastAsia="Courier New" w:hAnsi="Consolas" w:cs="Courier New"/>
          <w:sz w:val="20"/>
          <w:szCs w:val="20"/>
        </w:rPr>
        <w:t xml:space="preserve"> </w:t>
      </w:r>
    </w:p>
    <w:p w14:paraId="6A027D32" w14:textId="7C5AADF0" w:rsidR="00092C53" w:rsidRPr="00D7257D" w:rsidRDefault="599B7D25" w:rsidP="008619F6">
      <w:pPr>
        <w:spacing w:line="240" w:lineRule="auto"/>
        <w:jc w:val="left"/>
      </w:pPr>
      <w:r w:rsidRPr="00D7257D">
        <w:rPr>
          <w:rFonts w:ascii="Consolas" w:eastAsia="Courier New" w:hAnsi="Consolas" w:cs="Courier New"/>
          <w:sz w:val="20"/>
          <w:szCs w:val="20"/>
        </w:rPr>
        <w:t>const socket = io(); //socket ovdje predstavlja poslužitelj</w:t>
      </w:r>
    </w:p>
    <w:p w14:paraId="0C0EBC54" w14:textId="0CBA85E0" w:rsidR="00092C53" w:rsidRPr="00D7257D" w:rsidRDefault="599B7D25" w:rsidP="008619F6">
      <w:pPr>
        <w:spacing w:line="240" w:lineRule="auto"/>
        <w:jc w:val="left"/>
      </w:pPr>
      <w:r w:rsidRPr="00D7257D">
        <w:rPr>
          <w:rFonts w:ascii="Consolas" w:eastAsia="Courier New" w:hAnsi="Consolas" w:cs="Courier New"/>
          <w:sz w:val="20"/>
          <w:szCs w:val="20"/>
        </w:rPr>
        <w:t xml:space="preserve"> </w:t>
      </w:r>
    </w:p>
    <w:p w14:paraId="3A112496" w14:textId="3495D2DE" w:rsidR="00092C53" w:rsidRPr="00D7257D" w:rsidRDefault="599B7D25" w:rsidP="008619F6">
      <w:pPr>
        <w:spacing w:line="240" w:lineRule="auto"/>
        <w:jc w:val="left"/>
      </w:pPr>
      <w:r w:rsidRPr="00D7257D">
        <w:rPr>
          <w:rFonts w:ascii="Consolas" w:eastAsia="Courier New" w:hAnsi="Consolas" w:cs="Courier New"/>
          <w:sz w:val="20"/>
          <w:szCs w:val="20"/>
        </w:rPr>
        <w:t>//SLUŠATELJ DOGAĐAJA ZA SPECIFIČNOG KLIJENTA</w:t>
      </w:r>
    </w:p>
    <w:p w14:paraId="326AB952" w14:textId="190FF281" w:rsidR="00092C53" w:rsidRPr="00D7257D" w:rsidRDefault="599B7D25" w:rsidP="008619F6">
      <w:pPr>
        <w:spacing w:line="240" w:lineRule="auto"/>
        <w:jc w:val="left"/>
      </w:pPr>
      <w:r w:rsidRPr="00D7257D">
        <w:rPr>
          <w:rFonts w:ascii="Consolas" w:eastAsia="Courier New" w:hAnsi="Consolas" w:cs="Courier New"/>
          <w:sz w:val="20"/>
          <w:szCs w:val="20"/>
        </w:rPr>
        <w:t>socket.on(“dogadaj_za_jednog_klijenta”, (podaci) =&gt; { // KOD FUNKCIJE });</w:t>
      </w:r>
    </w:p>
    <w:p w14:paraId="2E6A4805" w14:textId="3DF76F87" w:rsidR="00092C53" w:rsidRPr="00D7257D" w:rsidRDefault="599B7D25" w:rsidP="008619F6">
      <w:pPr>
        <w:spacing w:line="240" w:lineRule="auto"/>
        <w:jc w:val="left"/>
      </w:pPr>
      <w:r w:rsidRPr="00D7257D">
        <w:rPr>
          <w:rFonts w:ascii="Consolas" w:eastAsia="Courier New" w:hAnsi="Consolas" w:cs="Courier New"/>
          <w:sz w:val="20"/>
          <w:szCs w:val="20"/>
        </w:rPr>
        <w:t xml:space="preserve"> </w:t>
      </w:r>
    </w:p>
    <w:p w14:paraId="4B429310" w14:textId="4D36948C" w:rsidR="00092C53" w:rsidRPr="00D7257D" w:rsidRDefault="599B7D25" w:rsidP="008619F6">
      <w:pPr>
        <w:spacing w:line="240" w:lineRule="auto"/>
        <w:jc w:val="left"/>
      </w:pPr>
      <w:r w:rsidRPr="00D7257D">
        <w:rPr>
          <w:rFonts w:ascii="Consolas" w:eastAsia="Courier New" w:hAnsi="Consolas" w:cs="Courier New"/>
          <w:sz w:val="20"/>
          <w:szCs w:val="20"/>
        </w:rPr>
        <w:lastRenderedPageBreak/>
        <w:t>//SLUŠATELJ DOGAĐAJA ZA SVE KLIJENTE</w:t>
      </w:r>
    </w:p>
    <w:p w14:paraId="30C55925" w14:textId="2B6291D0" w:rsidR="00092C53" w:rsidRPr="00D7257D" w:rsidRDefault="599B7D25" w:rsidP="008619F6">
      <w:pPr>
        <w:spacing w:line="240" w:lineRule="auto"/>
        <w:jc w:val="left"/>
      </w:pPr>
      <w:r w:rsidRPr="00D7257D">
        <w:rPr>
          <w:rFonts w:ascii="Consolas" w:eastAsia="Courier New" w:hAnsi="Consolas" w:cs="Courier New"/>
          <w:sz w:val="20"/>
          <w:szCs w:val="20"/>
        </w:rPr>
        <w:t>socket.on(“dogadaj_za_sve_klijente”, (podaci) =&gt; { // KOD FUNKCIJE });</w:t>
      </w:r>
    </w:p>
    <w:p w14:paraId="08703F30" w14:textId="325A52F5" w:rsidR="00092C53" w:rsidRPr="00D7257D" w:rsidRDefault="599B7D25" w:rsidP="003E1703">
      <w:pPr>
        <w:spacing w:line="360" w:lineRule="auto"/>
        <w:jc w:val="left"/>
      </w:pPr>
      <w:r w:rsidRPr="00D7257D">
        <w:rPr>
          <w:rFonts w:ascii="Consolas" w:eastAsia="Courier New" w:hAnsi="Consolas" w:cs="Courier New"/>
          <w:sz w:val="20"/>
          <w:szCs w:val="20"/>
        </w:rPr>
        <w:t xml:space="preserve"> </w:t>
      </w:r>
    </w:p>
    <w:p w14:paraId="4439CDF2" w14:textId="5594139F" w:rsidR="00092C53" w:rsidRPr="00D7257D" w:rsidRDefault="599B7D25" w:rsidP="003E1703">
      <w:pPr>
        <w:spacing w:line="360" w:lineRule="auto"/>
        <w:jc w:val="left"/>
      </w:pPr>
      <w:r w:rsidRPr="00D7257D">
        <w:rPr>
          <w:rFonts w:ascii="Times New Roman" w:eastAsia="Times New Roman" w:hAnsi="Times New Roman" w:cs="Times New Roman"/>
        </w:rPr>
        <w:t xml:space="preserve">Ako je potrebno poslati događaj više različitih, točno određenih klijenata, moguće je kreirati sobu, smjestiti sve potrebne klijente u nju te poslati poruku toj sobi. Soba se automatski kreira dodavanjem prvog klijenta u nju, pozivom metode </w:t>
      </w:r>
      <w:r w:rsidRPr="00D7257D">
        <w:rPr>
          <w:rFonts w:ascii="Consolas" w:eastAsia="Courier New" w:hAnsi="Consolas" w:cs="Courier New"/>
          <w:sz w:val="20"/>
          <w:szCs w:val="20"/>
        </w:rPr>
        <w:t xml:space="preserve">join() </w:t>
      </w:r>
      <w:r w:rsidRPr="00D7257D">
        <w:rPr>
          <w:rFonts w:ascii="Times New Roman" w:eastAsia="Times New Roman" w:hAnsi="Times New Roman" w:cs="Times New Roman"/>
        </w:rPr>
        <w:t xml:space="preserve">nad objektom klijenta kojeg se želi dodati. Metoda </w:t>
      </w:r>
      <w:r w:rsidRPr="00D7257D">
        <w:rPr>
          <w:rFonts w:ascii="Consolas" w:eastAsia="Courier New" w:hAnsi="Consolas" w:cs="Courier New"/>
          <w:sz w:val="20"/>
          <w:szCs w:val="20"/>
        </w:rPr>
        <w:t xml:space="preserve">join() </w:t>
      </w:r>
      <w:r w:rsidRPr="00D7257D">
        <w:rPr>
          <w:rFonts w:ascii="Times New Roman" w:eastAsia="Times New Roman" w:hAnsi="Times New Roman" w:cs="Times New Roman"/>
        </w:rPr>
        <w:t>kao argument prima naziv sobe.</w:t>
      </w:r>
    </w:p>
    <w:p w14:paraId="4E0EEA32" w14:textId="1F039797" w:rsidR="00092C53" w:rsidRPr="00D7257D" w:rsidRDefault="599B7D25" w:rsidP="003E1703">
      <w:pPr>
        <w:spacing w:line="360" w:lineRule="auto"/>
        <w:jc w:val="left"/>
      </w:pPr>
      <w:r w:rsidRPr="00D7257D">
        <w:rPr>
          <w:rFonts w:ascii="Times New Roman" w:eastAsia="Times New Roman" w:hAnsi="Times New Roman" w:cs="Times New Roman"/>
        </w:rPr>
        <w:t xml:space="preserve"> </w:t>
      </w:r>
    </w:p>
    <w:p w14:paraId="7F850EF4" w14:textId="7C7FAC7D" w:rsidR="00092C53" w:rsidRPr="00D7257D" w:rsidRDefault="599B7D25" w:rsidP="003E1703">
      <w:pPr>
        <w:spacing w:line="360" w:lineRule="auto"/>
        <w:jc w:val="left"/>
      </w:pPr>
      <w:r w:rsidRPr="00D7257D">
        <w:rPr>
          <w:rFonts w:ascii="Consolas" w:eastAsia="Courier New" w:hAnsi="Consolas" w:cs="Courier New"/>
          <w:sz w:val="20"/>
          <w:szCs w:val="20"/>
        </w:rPr>
        <w:t>socket.join(“soba_za_uplate”);</w:t>
      </w:r>
    </w:p>
    <w:p w14:paraId="3B2ABB99" w14:textId="2A32BA97" w:rsidR="00092C53" w:rsidRPr="00D7257D" w:rsidRDefault="599B7D25" w:rsidP="003E1703">
      <w:pPr>
        <w:spacing w:line="360" w:lineRule="auto"/>
        <w:jc w:val="left"/>
      </w:pPr>
      <w:r w:rsidRPr="00D7257D">
        <w:rPr>
          <w:rFonts w:ascii="Consolas" w:eastAsia="Courier New" w:hAnsi="Consolas" w:cs="Courier New"/>
          <w:sz w:val="20"/>
          <w:szCs w:val="20"/>
        </w:rPr>
        <w:t xml:space="preserve"> </w:t>
      </w:r>
    </w:p>
    <w:p w14:paraId="023C81B3" w14:textId="52A0AB0A" w:rsidR="00092C53" w:rsidRPr="00D7257D" w:rsidRDefault="599B7D25" w:rsidP="003E1703">
      <w:pPr>
        <w:spacing w:line="360" w:lineRule="auto"/>
        <w:jc w:val="left"/>
      </w:pPr>
      <w:r w:rsidRPr="00D7257D">
        <w:rPr>
          <w:rFonts w:ascii="Times New Roman" w:eastAsia="Times New Roman" w:hAnsi="Times New Roman" w:cs="Times New Roman"/>
        </w:rPr>
        <w:t xml:space="preserve">Slanje poruke sobi provodi se metodom </w:t>
      </w:r>
      <w:r w:rsidRPr="00D7257D">
        <w:rPr>
          <w:rFonts w:ascii="Consolas" w:eastAsia="Courier New" w:hAnsi="Consolas" w:cs="Courier New"/>
          <w:sz w:val="20"/>
          <w:szCs w:val="20"/>
        </w:rPr>
        <w:t>emit()</w:t>
      </w:r>
      <w:r w:rsidRPr="00D7257D">
        <w:rPr>
          <w:rFonts w:ascii="Times New Roman" w:eastAsia="Times New Roman" w:hAnsi="Times New Roman" w:cs="Times New Roman"/>
        </w:rPr>
        <w:t xml:space="preserve">, no pozvanom nad objektom </w:t>
      </w:r>
      <w:r w:rsidRPr="00D7257D">
        <w:rPr>
          <w:rFonts w:ascii="Consolas" w:eastAsia="Courier New" w:hAnsi="Consolas" w:cs="Courier New"/>
          <w:sz w:val="20"/>
          <w:szCs w:val="20"/>
        </w:rPr>
        <w:t>io.to(“naziv_sobe”)</w:t>
      </w:r>
      <w:r w:rsidRPr="00D7257D">
        <w:rPr>
          <w:rFonts w:ascii="Times New Roman" w:eastAsia="Times New Roman" w:hAnsi="Times New Roman" w:cs="Times New Roman"/>
        </w:rPr>
        <w:t xml:space="preserve">. Dakle, metoda </w:t>
      </w:r>
      <w:r w:rsidRPr="00D7257D">
        <w:rPr>
          <w:rFonts w:ascii="Consolas" w:eastAsia="Courier New" w:hAnsi="Consolas" w:cs="Courier New"/>
          <w:sz w:val="20"/>
          <w:szCs w:val="20"/>
        </w:rPr>
        <w:t xml:space="preserve">to() </w:t>
      </w:r>
      <w:r w:rsidRPr="00D7257D">
        <w:rPr>
          <w:rFonts w:ascii="Times New Roman" w:eastAsia="Times New Roman" w:hAnsi="Times New Roman" w:cs="Times New Roman"/>
          <w:sz w:val="22"/>
          <w:szCs w:val="22"/>
        </w:rPr>
        <w:t>s</w:t>
      </w:r>
      <w:r w:rsidRPr="00D7257D">
        <w:rPr>
          <w:rFonts w:ascii="Times New Roman" w:eastAsia="Times New Roman" w:hAnsi="Times New Roman" w:cs="Times New Roman"/>
        </w:rPr>
        <w:t>pecificira sobu primatelja poruke.</w:t>
      </w:r>
    </w:p>
    <w:p w14:paraId="003BF55E" w14:textId="2673EDD5" w:rsidR="00092C53" w:rsidRPr="00D7257D" w:rsidRDefault="599B7D25" w:rsidP="003E1703">
      <w:pPr>
        <w:spacing w:line="360" w:lineRule="auto"/>
        <w:jc w:val="left"/>
      </w:pPr>
      <w:r w:rsidRPr="00D7257D">
        <w:rPr>
          <w:rFonts w:ascii="Times New Roman" w:eastAsia="Times New Roman" w:hAnsi="Times New Roman" w:cs="Times New Roman"/>
        </w:rPr>
        <w:t xml:space="preserve"> </w:t>
      </w:r>
    </w:p>
    <w:p w14:paraId="34E2253C" w14:textId="424CDB44" w:rsidR="00092C53" w:rsidRPr="00D7257D" w:rsidRDefault="599B7D25" w:rsidP="008619F6">
      <w:pPr>
        <w:spacing w:line="240" w:lineRule="auto"/>
        <w:jc w:val="left"/>
      </w:pPr>
      <w:r w:rsidRPr="00D7257D">
        <w:rPr>
          <w:rFonts w:ascii="Consolas" w:eastAsia="Courier New" w:hAnsi="Consolas" w:cs="Courier New"/>
          <w:sz w:val="20"/>
          <w:szCs w:val="20"/>
        </w:rPr>
        <w:t>const podaci_o_uplati = {iznos: 1000, pdv: 50};</w:t>
      </w:r>
    </w:p>
    <w:p w14:paraId="3D9844F6" w14:textId="751FA08B" w:rsidR="00092C53" w:rsidRPr="00D7257D" w:rsidRDefault="599B7D25" w:rsidP="008619F6">
      <w:pPr>
        <w:spacing w:line="240" w:lineRule="auto"/>
        <w:jc w:val="left"/>
      </w:pPr>
      <w:r w:rsidRPr="00D7257D">
        <w:rPr>
          <w:rFonts w:ascii="Consolas" w:eastAsia="Courier New" w:hAnsi="Consolas" w:cs="Courier New"/>
          <w:sz w:val="20"/>
          <w:szCs w:val="20"/>
        </w:rPr>
        <w:t xml:space="preserve">io.to(“soba_za_uplate”).emit(“uplata”, podaci_o_uplati); </w:t>
      </w:r>
    </w:p>
    <w:p w14:paraId="15DDFF99" w14:textId="2F3F7590" w:rsidR="00092C53" w:rsidRPr="00D7257D" w:rsidRDefault="599B7D25" w:rsidP="003E1703">
      <w:pPr>
        <w:spacing w:line="360" w:lineRule="auto"/>
        <w:jc w:val="left"/>
      </w:pPr>
      <w:r w:rsidRPr="00D7257D">
        <w:rPr>
          <w:rFonts w:ascii="Consolas" w:eastAsia="Courier New" w:hAnsi="Consolas" w:cs="Courier New"/>
          <w:sz w:val="20"/>
          <w:szCs w:val="20"/>
        </w:rPr>
        <w:t xml:space="preserve"> </w:t>
      </w:r>
    </w:p>
    <w:p w14:paraId="66133DDD" w14:textId="25E315EF" w:rsidR="00092C53" w:rsidRPr="00D7257D" w:rsidRDefault="599B7D25" w:rsidP="003E1703">
      <w:pPr>
        <w:spacing w:line="360" w:lineRule="auto"/>
        <w:jc w:val="left"/>
      </w:pPr>
      <w:r w:rsidRPr="00D7257D">
        <w:rPr>
          <w:rFonts w:ascii="Times New Roman" w:eastAsia="Times New Roman" w:hAnsi="Times New Roman" w:cs="Times New Roman"/>
        </w:rPr>
        <w:t>S obzirom da su sobe isključivo implementacijski detalj poslužiteljske strane, klijent ne može svojevoljno ući u sobu. Klijenta u sobu dodaje isključivo poslužitelj.</w:t>
      </w:r>
    </w:p>
    <w:p w14:paraId="4482415A" w14:textId="3D4C35B0" w:rsidR="00092C53" w:rsidRPr="00D7257D" w:rsidRDefault="00092C53" w:rsidP="003E1703">
      <w:pPr>
        <w:spacing w:line="360" w:lineRule="auto"/>
        <w:jc w:val="left"/>
        <w:rPr>
          <w:rFonts w:ascii="Times New Roman" w:eastAsia="Times New Roman" w:hAnsi="Times New Roman" w:cs="Times New Roman"/>
          <w:b/>
          <w:bCs/>
          <w:sz w:val="28"/>
          <w:szCs w:val="28"/>
        </w:rPr>
      </w:pPr>
    </w:p>
    <w:p w14:paraId="3DD49DA8" w14:textId="08B08B9F" w:rsidR="00092C53" w:rsidRPr="00D7257D" w:rsidRDefault="00092C53" w:rsidP="003E1703">
      <w:pPr>
        <w:spacing w:line="360" w:lineRule="auto"/>
        <w:jc w:val="left"/>
        <w:rPr>
          <w:rFonts w:ascii="Times New Roman" w:eastAsia="Times New Roman" w:hAnsi="Times New Roman" w:cs="Times New Roman"/>
          <w:b/>
          <w:bCs/>
          <w:sz w:val="28"/>
          <w:szCs w:val="28"/>
        </w:rPr>
      </w:pPr>
    </w:p>
    <w:p w14:paraId="254DEDAB" w14:textId="1D4E8A1A" w:rsidR="00092C53" w:rsidRPr="00D7257D" w:rsidRDefault="00CA748D" w:rsidP="002310FE">
      <w:pPr>
        <w:pStyle w:val="Heading2"/>
        <w:rPr>
          <w:lang w:val="hr-HR"/>
        </w:rPr>
      </w:pPr>
      <w:bookmarkStart w:id="77" w:name="_Toc233394063"/>
      <w:r w:rsidRPr="00D7257D">
        <w:rPr>
          <w:lang w:val="hr-HR"/>
        </w:rPr>
        <w:t>C</w:t>
      </w:r>
      <w:r w:rsidR="002310FE" w:rsidRPr="00D7257D">
        <w:rPr>
          <w:lang w:val="hr-HR"/>
        </w:rPr>
        <w:t>.3. Socket.io klijent u programskom jeziku Python</w:t>
      </w:r>
      <w:bookmarkEnd w:id="77"/>
    </w:p>
    <w:p w14:paraId="56E57628" w14:textId="14C039BE" w:rsidR="00092C53" w:rsidRPr="00D7257D" w:rsidRDefault="00092C53" w:rsidP="003E1703">
      <w:pPr>
        <w:spacing w:line="360" w:lineRule="auto"/>
        <w:jc w:val="left"/>
        <w:rPr>
          <w:rFonts w:asciiTheme="majorBidi" w:hAnsiTheme="majorBidi" w:cstheme="majorBidi"/>
          <w:b/>
          <w:bCs/>
        </w:rPr>
      </w:pPr>
    </w:p>
    <w:p w14:paraId="087F3959" w14:textId="2BC238EB" w:rsidR="00092C53" w:rsidRPr="00D7257D" w:rsidRDefault="599B7D25" w:rsidP="003E1703">
      <w:pPr>
        <w:spacing w:line="360" w:lineRule="auto"/>
      </w:pPr>
      <w:r w:rsidRPr="00D7257D">
        <w:rPr>
          <w:rFonts w:ascii="Times New Roman" w:eastAsia="Times New Roman" w:hAnsi="Times New Roman" w:cs="Times New Roman"/>
        </w:rPr>
        <w:t>S obzirom na to da se, u sklopu ovog rada, Python koristi isključivo u implementaciji klijentske strane aplikacije, ovo poglavlje opisuje samo Socket.io klijent</w:t>
      </w:r>
      <w:r w:rsidR="006E5B5D" w:rsidRPr="00D7257D">
        <w:rPr>
          <w:rFonts w:ascii="Times New Roman" w:eastAsia="Times New Roman" w:hAnsi="Times New Roman" w:cs="Times New Roman"/>
        </w:rPr>
        <w:t xml:space="preserve"> [32]</w:t>
      </w:r>
      <w:r w:rsidRPr="00D7257D">
        <w:rPr>
          <w:rFonts w:ascii="Times New Roman" w:eastAsia="Times New Roman" w:hAnsi="Times New Roman" w:cs="Times New Roman"/>
        </w:rPr>
        <w:t>. Kako bi se započeo rad s Python Socket.io klijentom, potrebno je instalirati potrebni paket, što se čini naredbom:</w:t>
      </w:r>
    </w:p>
    <w:p w14:paraId="12BFE874" w14:textId="7862AA8F" w:rsidR="00092C53" w:rsidRPr="00D7257D" w:rsidRDefault="599B7D25" w:rsidP="003E1703">
      <w:pPr>
        <w:spacing w:line="360" w:lineRule="auto"/>
      </w:pPr>
      <w:r w:rsidRPr="00D7257D">
        <w:rPr>
          <w:rFonts w:ascii="Times New Roman" w:eastAsia="Times New Roman" w:hAnsi="Times New Roman" w:cs="Times New Roman"/>
        </w:rPr>
        <w:lastRenderedPageBreak/>
        <w:t xml:space="preserve"> </w:t>
      </w:r>
    </w:p>
    <w:p w14:paraId="6A50B454" w14:textId="7ABFEE0A" w:rsidR="00092C53" w:rsidRPr="00D7257D" w:rsidRDefault="599B7D25" w:rsidP="003E1703">
      <w:pPr>
        <w:spacing w:line="360" w:lineRule="auto"/>
      </w:pPr>
      <w:r w:rsidRPr="00D7257D">
        <w:rPr>
          <w:rFonts w:ascii="Consolas" w:eastAsia="Courier New" w:hAnsi="Consolas" w:cs="Courier New"/>
          <w:sz w:val="20"/>
          <w:szCs w:val="20"/>
        </w:rPr>
        <w:t>pip install "python-socketio[client]"</w:t>
      </w:r>
    </w:p>
    <w:p w14:paraId="5741489D" w14:textId="2C19E14C" w:rsidR="00092C53" w:rsidRPr="00D7257D" w:rsidRDefault="599B7D25" w:rsidP="003E1703">
      <w:pPr>
        <w:spacing w:line="360" w:lineRule="auto"/>
      </w:pPr>
      <w:r w:rsidRPr="00D7257D">
        <w:rPr>
          <w:rFonts w:ascii="Consolas" w:eastAsia="Courier New" w:hAnsi="Consolas" w:cs="Courier New"/>
          <w:sz w:val="20"/>
          <w:szCs w:val="20"/>
        </w:rPr>
        <w:t xml:space="preserve"> </w:t>
      </w:r>
    </w:p>
    <w:p w14:paraId="36667D1B" w14:textId="1A8B4AEA" w:rsidR="00092C53" w:rsidRPr="00D7257D" w:rsidRDefault="599B7D25" w:rsidP="003E1703">
      <w:pPr>
        <w:spacing w:line="360" w:lineRule="auto"/>
      </w:pPr>
      <w:r w:rsidRPr="00D7257D">
        <w:rPr>
          <w:rFonts w:ascii="Times New Roman" w:eastAsia="Times New Roman" w:hAnsi="Times New Roman" w:cs="Times New Roman"/>
        </w:rPr>
        <w:t>U samom programskom kodu, potrebno je preuzetu funkcionalnost uključiti koristeći naredbu:</w:t>
      </w:r>
    </w:p>
    <w:p w14:paraId="5892432F" w14:textId="1223FE48" w:rsidR="00092C53" w:rsidRPr="00D7257D" w:rsidRDefault="599B7D25" w:rsidP="003E1703">
      <w:pPr>
        <w:spacing w:line="360" w:lineRule="auto"/>
      </w:pPr>
      <w:r w:rsidRPr="00D7257D">
        <w:rPr>
          <w:rFonts w:ascii="Times New Roman" w:eastAsia="Times New Roman" w:hAnsi="Times New Roman" w:cs="Times New Roman"/>
        </w:rPr>
        <w:t xml:space="preserve"> </w:t>
      </w:r>
    </w:p>
    <w:p w14:paraId="2F3561B8" w14:textId="324EC75F" w:rsidR="00092C53" w:rsidRPr="00D7257D" w:rsidRDefault="599B7D25" w:rsidP="003E1703">
      <w:pPr>
        <w:spacing w:line="360" w:lineRule="auto"/>
      </w:pPr>
      <w:r w:rsidRPr="00D7257D">
        <w:rPr>
          <w:rFonts w:ascii="Consolas" w:eastAsia="Courier New" w:hAnsi="Consolas" w:cs="Courier New"/>
          <w:sz w:val="20"/>
          <w:szCs w:val="20"/>
        </w:rPr>
        <w:t>import socketio</w:t>
      </w:r>
    </w:p>
    <w:p w14:paraId="1D89C1B7" w14:textId="5D36F902" w:rsidR="00092C53" w:rsidRPr="00D7257D" w:rsidRDefault="599B7D25" w:rsidP="003E1703">
      <w:pPr>
        <w:spacing w:line="360" w:lineRule="auto"/>
      </w:pPr>
      <w:r w:rsidRPr="00D7257D">
        <w:rPr>
          <w:rFonts w:ascii="Consolas" w:eastAsia="Courier New" w:hAnsi="Consolas" w:cs="Courier New"/>
          <w:sz w:val="20"/>
          <w:szCs w:val="20"/>
        </w:rPr>
        <w:t xml:space="preserve"> </w:t>
      </w:r>
    </w:p>
    <w:p w14:paraId="0A3238EE" w14:textId="0BBAA4F7" w:rsidR="00092C53" w:rsidRPr="00D7257D" w:rsidRDefault="599B7D25" w:rsidP="003E1703">
      <w:pPr>
        <w:spacing w:line="360" w:lineRule="auto"/>
      </w:pPr>
      <w:r w:rsidRPr="00D7257D">
        <w:rPr>
          <w:rFonts w:ascii="Times New Roman" w:eastAsia="Times New Roman" w:hAnsi="Times New Roman" w:cs="Times New Roman"/>
        </w:rPr>
        <w:t xml:space="preserve">Socket.io klijent kreira se korištenjem konstruktora, a na poslužitelj se povezuje metodom </w:t>
      </w:r>
      <w:r w:rsidRPr="00D7257D">
        <w:rPr>
          <w:rFonts w:ascii="Consolas" w:eastAsia="Courier New" w:hAnsi="Consolas" w:cs="Courier New"/>
          <w:sz w:val="20"/>
          <w:szCs w:val="20"/>
        </w:rPr>
        <w:t>connect()</w:t>
      </w:r>
      <w:r w:rsidRPr="00D7257D">
        <w:rPr>
          <w:rFonts w:ascii="Times New Roman" w:eastAsia="Times New Roman" w:hAnsi="Times New Roman" w:cs="Times New Roman"/>
        </w:rPr>
        <w:t>:</w:t>
      </w:r>
    </w:p>
    <w:p w14:paraId="5C0A727E" w14:textId="7A60C558" w:rsidR="00092C53" w:rsidRPr="00D7257D" w:rsidRDefault="599B7D25" w:rsidP="003E1703">
      <w:pPr>
        <w:spacing w:line="360" w:lineRule="auto"/>
      </w:pPr>
      <w:r w:rsidRPr="00D7257D">
        <w:rPr>
          <w:rFonts w:ascii="Times New Roman" w:eastAsia="Times New Roman" w:hAnsi="Times New Roman" w:cs="Times New Roman"/>
        </w:rPr>
        <w:t xml:space="preserve"> </w:t>
      </w:r>
    </w:p>
    <w:p w14:paraId="1FC642B9" w14:textId="49B77B93" w:rsidR="00092C53" w:rsidRPr="00D7257D" w:rsidRDefault="599B7D25" w:rsidP="008619F6">
      <w:pPr>
        <w:spacing w:line="240" w:lineRule="auto"/>
      </w:pPr>
      <w:r w:rsidRPr="00D7257D">
        <w:rPr>
          <w:rFonts w:ascii="Consolas" w:eastAsia="Courier New" w:hAnsi="Consolas" w:cs="Courier New"/>
          <w:sz w:val="20"/>
          <w:szCs w:val="20"/>
        </w:rPr>
        <w:t>sio = socketio.Client()</w:t>
      </w:r>
    </w:p>
    <w:p w14:paraId="2CB036B8" w14:textId="7A369F74" w:rsidR="00092C53" w:rsidRPr="00D7257D" w:rsidRDefault="599B7D25" w:rsidP="008619F6">
      <w:pPr>
        <w:spacing w:line="240" w:lineRule="auto"/>
      </w:pPr>
      <w:r w:rsidRPr="00D7257D">
        <w:rPr>
          <w:rFonts w:ascii="Consolas" w:eastAsia="Courier New" w:hAnsi="Consolas" w:cs="Courier New"/>
          <w:sz w:val="20"/>
          <w:szCs w:val="20"/>
        </w:rPr>
        <w:t>sio.connect(“http://localhost:3001”)</w:t>
      </w:r>
    </w:p>
    <w:p w14:paraId="760BFB7B" w14:textId="56EBF324" w:rsidR="00092C53" w:rsidRPr="00D7257D" w:rsidRDefault="599B7D25" w:rsidP="003E1703">
      <w:pPr>
        <w:spacing w:line="360" w:lineRule="auto"/>
      </w:pPr>
      <w:r w:rsidRPr="00D7257D">
        <w:rPr>
          <w:rFonts w:ascii="Consolas" w:eastAsia="Courier New" w:hAnsi="Consolas" w:cs="Courier New"/>
          <w:sz w:val="20"/>
          <w:szCs w:val="20"/>
        </w:rPr>
        <w:t xml:space="preserve"> </w:t>
      </w:r>
    </w:p>
    <w:p w14:paraId="2523E30F" w14:textId="373B803C" w:rsidR="00092C53" w:rsidRPr="00D7257D" w:rsidRDefault="599B7D25" w:rsidP="003E1703">
      <w:pPr>
        <w:spacing w:line="360" w:lineRule="auto"/>
      </w:pPr>
      <w:r w:rsidRPr="00D7257D">
        <w:rPr>
          <w:rFonts w:ascii="Times New Roman" w:eastAsia="Times New Roman" w:hAnsi="Times New Roman" w:cs="Times New Roman"/>
        </w:rPr>
        <w:t xml:space="preserve">Python Socket.io implementacija podržava sve osnovne funkcionalnosti kao i Node.js implementacija. Proizvoljni događaji se primaju definiranjem funkcije, iznad koje se navodi dekorator </w:t>
      </w:r>
      <w:r w:rsidRPr="00D7257D">
        <w:rPr>
          <w:rFonts w:ascii="Consolas" w:eastAsia="Courier New" w:hAnsi="Consolas" w:cs="Courier New"/>
          <w:sz w:val="20"/>
          <w:szCs w:val="20"/>
        </w:rPr>
        <w:t>@[ime_klijenta].event</w:t>
      </w:r>
      <w:r w:rsidRPr="00D7257D">
        <w:rPr>
          <w:rFonts w:ascii="Times New Roman" w:eastAsia="Times New Roman" w:hAnsi="Times New Roman" w:cs="Times New Roman"/>
        </w:rPr>
        <w:t xml:space="preserve">, u ovom slučaju </w:t>
      </w:r>
      <w:r w:rsidRPr="00D7257D">
        <w:rPr>
          <w:rFonts w:ascii="Consolas" w:eastAsia="Courier New" w:hAnsi="Consolas" w:cs="Courier New"/>
          <w:sz w:val="20"/>
          <w:szCs w:val="20"/>
        </w:rPr>
        <w:t>@sio.event</w:t>
      </w:r>
      <w:r w:rsidRPr="00D7257D">
        <w:rPr>
          <w:rFonts w:ascii="Times New Roman" w:eastAsia="Times New Roman" w:hAnsi="Times New Roman" w:cs="Times New Roman"/>
        </w:rPr>
        <w:t xml:space="preserve">. Time se navedena funkcija označava kao funkcija koja se poziva pri pristizanju istoimenog događaja s poslužitelja, tj. funkcija postaje slušatelj događaja. Korištenjem dekoratora </w:t>
      </w:r>
      <w:r w:rsidRPr="00D7257D">
        <w:rPr>
          <w:rFonts w:ascii="Consolas" w:eastAsia="Courier New" w:hAnsi="Consolas" w:cs="Courier New"/>
          <w:sz w:val="20"/>
          <w:szCs w:val="20"/>
        </w:rPr>
        <w:t>@[ime_klijenta].on(“naziv_dogadaja”)</w:t>
      </w:r>
      <w:r w:rsidRPr="00D7257D">
        <w:rPr>
          <w:rFonts w:ascii="Times New Roman" w:eastAsia="Times New Roman" w:hAnsi="Times New Roman" w:cs="Times New Roman"/>
        </w:rPr>
        <w:t xml:space="preserve"> iznad funkcije, navedena se funkcija također označava kao slušatelj događaja, no ime događaja se navodi u samom dekoratoru te ne mora odgovarati imenu funkcije. Pri primitku označenog događaja, ta se funkcija automatski poziva. Navedeno je prikazano u sljedećem primjeru :</w:t>
      </w:r>
    </w:p>
    <w:p w14:paraId="39B579EB" w14:textId="4B1CD28E" w:rsidR="00092C53" w:rsidRPr="00D7257D" w:rsidRDefault="599B7D25" w:rsidP="003E1703">
      <w:pPr>
        <w:spacing w:line="360" w:lineRule="auto"/>
      </w:pPr>
      <w:r w:rsidRPr="00D7257D">
        <w:rPr>
          <w:rFonts w:ascii="Times New Roman" w:eastAsia="Times New Roman" w:hAnsi="Times New Roman" w:cs="Times New Roman"/>
        </w:rPr>
        <w:t xml:space="preserve"> </w:t>
      </w:r>
    </w:p>
    <w:p w14:paraId="7541184A" w14:textId="128B8036" w:rsidR="00092C53" w:rsidRPr="00D7257D" w:rsidRDefault="599B7D25" w:rsidP="008619F6">
      <w:pPr>
        <w:spacing w:line="240" w:lineRule="auto"/>
      </w:pPr>
      <w:r w:rsidRPr="00D7257D">
        <w:rPr>
          <w:rFonts w:ascii="Consolas" w:eastAsia="Courier New" w:hAnsi="Consolas" w:cs="Courier New"/>
          <w:sz w:val="20"/>
          <w:szCs w:val="20"/>
        </w:rPr>
        <w:t>@sio.event</w:t>
      </w:r>
    </w:p>
    <w:p w14:paraId="5DF474E0" w14:textId="6395F4A5" w:rsidR="00092C53" w:rsidRPr="00D7257D" w:rsidRDefault="599B7D25" w:rsidP="008619F6">
      <w:pPr>
        <w:spacing w:line="240" w:lineRule="auto"/>
      </w:pPr>
      <w:r w:rsidRPr="00D7257D">
        <w:rPr>
          <w:rFonts w:ascii="Consolas" w:eastAsia="Courier New" w:hAnsi="Consolas" w:cs="Courier New"/>
          <w:sz w:val="20"/>
          <w:szCs w:val="20"/>
        </w:rPr>
        <w:t>def poslana_naredba():</w:t>
      </w:r>
    </w:p>
    <w:p w14:paraId="1CBAC028" w14:textId="1173665F" w:rsidR="00092C53" w:rsidRPr="00D7257D" w:rsidRDefault="599B7D25" w:rsidP="008619F6">
      <w:pPr>
        <w:tabs>
          <w:tab w:val="left" w:pos="4140"/>
        </w:tabs>
        <w:spacing w:line="240" w:lineRule="auto"/>
      </w:pPr>
      <w:r w:rsidRPr="00D7257D">
        <w:rPr>
          <w:rFonts w:ascii="Consolas" w:eastAsia="Courier New" w:hAnsi="Consolas" w:cs="Courier New"/>
          <w:sz w:val="20"/>
          <w:szCs w:val="20"/>
        </w:rPr>
        <w:t xml:space="preserve">    print(“Primljena naredba s posluzitelja.”)</w:t>
      </w:r>
    </w:p>
    <w:p w14:paraId="2291A5B8" w14:textId="60E53CF7" w:rsidR="00092C53" w:rsidRPr="00D7257D" w:rsidRDefault="599B7D25" w:rsidP="008619F6">
      <w:pPr>
        <w:tabs>
          <w:tab w:val="left" w:pos="4140"/>
        </w:tabs>
        <w:spacing w:line="240" w:lineRule="auto"/>
      </w:pPr>
      <w:r w:rsidRPr="00D7257D">
        <w:rPr>
          <w:rFonts w:ascii="Consolas" w:eastAsia="Courier New" w:hAnsi="Consolas" w:cs="Courier New"/>
          <w:sz w:val="20"/>
          <w:szCs w:val="20"/>
        </w:rPr>
        <w:t xml:space="preserve">    # Izvrsi naredbu</w:t>
      </w:r>
    </w:p>
    <w:p w14:paraId="20642D98" w14:textId="796881E8" w:rsidR="00092C53" w:rsidRPr="00D7257D" w:rsidRDefault="599B7D25" w:rsidP="008619F6">
      <w:pPr>
        <w:spacing w:line="240" w:lineRule="auto"/>
      </w:pPr>
      <w:r w:rsidRPr="00D7257D">
        <w:rPr>
          <w:rFonts w:ascii="Times New Roman" w:eastAsia="Times New Roman" w:hAnsi="Times New Roman" w:cs="Times New Roman"/>
          <w:b/>
        </w:rPr>
        <w:lastRenderedPageBreak/>
        <w:t xml:space="preserve"> </w:t>
      </w:r>
    </w:p>
    <w:p w14:paraId="0BD94811" w14:textId="3B4885EB" w:rsidR="00092C53" w:rsidRPr="00D7257D" w:rsidRDefault="599B7D25" w:rsidP="008619F6">
      <w:pPr>
        <w:spacing w:line="240" w:lineRule="auto"/>
      </w:pPr>
      <w:r w:rsidRPr="00D7257D">
        <w:rPr>
          <w:rFonts w:ascii="Consolas" w:eastAsia="Courier New" w:hAnsi="Consolas" w:cs="Courier New"/>
          <w:sz w:val="20"/>
          <w:szCs w:val="20"/>
        </w:rPr>
        <w:t>@sio.on(“potvrda_registracije”)</w:t>
      </w:r>
    </w:p>
    <w:p w14:paraId="6E4DDDA5" w14:textId="76295DEE" w:rsidR="00092C53" w:rsidRPr="00D7257D" w:rsidRDefault="599B7D25" w:rsidP="008619F6">
      <w:pPr>
        <w:spacing w:line="240" w:lineRule="auto"/>
      </w:pPr>
      <w:r w:rsidRPr="00D7257D">
        <w:rPr>
          <w:rFonts w:ascii="Consolas" w:eastAsia="Courier New" w:hAnsi="Consolas" w:cs="Courier New"/>
          <w:sz w:val="20"/>
          <w:szCs w:val="20"/>
        </w:rPr>
        <w:t>def potvrda():</w:t>
      </w:r>
    </w:p>
    <w:p w14:paraId="364797B0" w14:textId="08AE39FF" w:rsidR="00092C53" w:rsidRPr="00D7257D" w:rsidRDefault="599B7D25" w:rsidP="008619F6">
      <w:pPr>
        <w:spacing w:line="240" w:lineRule="auto"/>
      </w:pPr>
      <w:r w:rsidRPr="00D7257D">
        <w:rPr>
          <w:rFonts w:ascii="Consolas" w:eastAsia="Courier New" w:hAnsi="Consolas" w:cs="Courier New"/>
          <w:sz w:val="20"/>
          <w:szCs w:val="20"/>
        </w:rPr>
        <w:t xml:space="preserve">    print(“Registracija uspjela.”)</w:t>
      </w:r>
    </w:p>
    <w:p w14:paraId="31DCA5CC" w14:textId="0C3349EB" w:rsidR="00092C53" w:rsidRPr="00D7257D" w:rsidRDefault="599B7D25" w:rsidP="003E1703">
      <w:pPr>
        <w:spacing w:line="360" w:lineRule="auto"/>
      </w:pPr>
      <w:r w:rsidRPr="00D7257D">
        <w:rPr>
          <w:rFonts w:ascii="Consolas" w:eastAsia="Courier New" w:hAnsi="Consolas" w:cs="Courier New"/>
          <w:sz w:val="20"/>
          <w:szCs w:val="20"/>
        </w:rPr>
        <w:t xml:space="preserve"> </w:t>
      </w:r>
    </w:p>
    <w:p w14:paraId="36074FA7" w14:textId="3AF77678" w:rsidR="00092C53" w:rsidRPr="00D7257D" w:rsidRDefault="599B7D25" w:rsidP="003E1703">
      <w:pPr>
        <w:spacing w:line="360" w:lineRule="auto"/>
      </w:pPr>
      <w:r w:rsidRPr="00D7257D">
        <w:rPr>
          <w:rFonts w:ascii="Times New Roman" w:eastAsia="Times New Roman" w:hAnsi="Times New Roman" w:cs="Times New Roman"/>
        </w:rPr>
        <w:t xml:space="preserve">Klijent ručno šalje događaje poslužitelju koristeći funkciju </w:t>
      </w:r>
      <w:r w:rsidRPr="00D7257D">
        <w:rPr>
          <w:rFonts w:ascii="Consolas" w:eastAsia="Courier New" w:hAnsi="Consolas" w:cs="Courier New"/>
          <w:sz w:val="22"/>
          <w:szCs w:val="22"/>
        </w:rPr>
        <w:t>e</w:t>
      </w:r>
      <w:r w:rsidRPr="00D7257D">
        <w:rPr>
          <w:rFonts w:ascii="Consolas" w:eastAsia="Courier New" w:hAnsi="Consolas" w:cs="Courier New"/>
          <w:sz w:val="20"/>
          <w:szCs w:val="20"/>
        </w:rPr>
        <w:t>mit()</w:t>
      </w:r>
      <w:r w:rsidRPr="00D7257D">
        <w:rPr>
          <w:rFonts w:ascii="Times New Roman" w:eastAsia="Times New Roman" w:hAnsi="Times New Roman" w:cs="Times New Roman"/>
        </w:rPr>
        <w:t>. Ta funkcija, baš kao i u Node.js implementaciji, prima naziv događaja te podatke koji se šalju kao argumente. Korištenje te funkcije izgleda ovako:</w:t>
      </w:r>
    </w:p>
    <w:p w14:paraId="10974B95" w14:textId="3FE40A2F" w:rsidR="00092C53" w:rsidRPr="00D7257D" w:rsidRDefault="599B7D25" w:rsidP="003E1703">
      <w:pPr>
        <w:spacing w:line="360" w:lineRule="auto"/>
      </w:pPr>
      <w:r w:rsidRPr="00D7257D">
        <w:rPr>
          <w:rFonts w:ascii="Times New Roman" w:eastAsia="Times New Roman" w:hAnsi="Times New Roman" w:cs="Times New Roman"/>
        </w:rPr>
        <w:t xml:space="preserve"> </w:t>
      </w:r>
    </w:p>
    <w:p w14:paraId="4BB21DD3" w14:textId="08370E8F" w:rsidR="00092C53" w:rsidRPr="00D7257D" w:rsidRDefault="599B7D25" w:rsidP="008619F6">
      <w:pPr>
        <w:spacing w:line="240" w:lineRule="auto"/>
      </w:pPr>
      <w:r w:rsidRPr="00D7257D">
        <w:rPr>
          <w:rFonts w:ascii="Consolas" w:eastAsia="Courier New" w:hAnsi="Consolas" w:cs="Courier New"/>
          <w:sz w:val="20"/>
          <w:szCs w:val="20"/>
        </w:rPr>
        <w:t xml:space="preserve">podaci_o_uplati = {“cijena”: 1000, </w:t>
      </w:r>
    </w:p>
    <w:p w14:paraId="1B0CD9DF" w14:textId="38A537D8" w:rsidR="00092C53" w:rsidRPr="00D7257D" w:rsidRDefault="599B7D25" w:rsidP="008619F6">
      <w:pPr>
        <w:spacing w:line="240" w:lineRule="auto"/>
      </w:pPr>
      <w:r w:rsidRPr="00D7257D">
        <w:rPr>
          <w:rFonts w:ascii="Consolas" w:eastAsia="Courier New" w:hAnsi="Consolas" w:cs="Courier New"/>
          <w:sz w:val="20"/>
          <w:szCs w:val="20"/>
        </w:rPr>
        <w:t xml:space="preserve">                   “placeno”: 800, </w:t>
      </w:r>
    </w:p>
    <w:p w14:paraId="37E865FD" w14:textId="7CA29E20" w:rsidR="00092C53" w:rsidRPr="00D7257D" w:rsidRDefault="599B7D25" w:rsidP="008619F6">
      <w:pPr>
        <w:spacing w:line="240" w:lineRule="auto"/>
      </w:pPr>
      <w:r w:rsidRPr="00D7257D">
        <w:rPr>
          <w:rFonts w:ascii="Consolas" w:eastAsia="Courier New" w:hAnsi="Consolas" w:cs="Courier New"/>
          <w:sz w:val="20"/>
          <w:szCs w:val="20"/>
        </w:rPr>
        <w:t xml:space="preserve">                   “dug”: 200, </w:t>
      </w:r>
    </w:p>
    <w:p w14:paraId="085BDE66" w14:textId="2085C8A5" w:rsidR="00092C53" w:rsidRPr="00D7257D" w:rsidRDefault="599B7D25" w:rsidP="008619F6">
      <w:pPr>
        <w:spacing w:line="240" w:lineRule="auto"/>
      </w:pPr>
      <w:r w:rsidRPr="00D7257D">
        <w:rPr>
          <w:rFonts w:ascii="Consolas" w:eastAsia="Courier New" w:hAnsi="Consolas" w:cs="Courier New"/>
          <w:sz w:val="20"/>
          <w:szCs w:val="20"/>
        </w:rPr>
        <w:t xml:space="preserve">                   “kamatna_stopa”: 0.05}</w:t>
      </w:r>
    </w:p>
    <w:p w14:paraId="251D54AC" w14:textId="73010EAE" w:rsidR="00092C53" w:rsidRPr="00D7257D" w:rsidRDefault="599B7D25" w:rsidP="008619F6">
      <w:pPr>
        <w:spacing w:line="240" w:lineRule="auto"/>
      </w:pPr>
      <w:r w:rsidRPr="00D7257D">
        <w:rPr>
          <w:rFonts w:ascii="Consolas" w:eastAsia="Courier New" w:hAnsi="Consolas" w:cs="Courier New"/>
          <w:sz w:val="20"/>
          <w:szCs w:val="20"/>
        </w:rPr>
        <w:t xml:space="preserve"> </w:t>
      </w:r>
    </w:p>
    <w:p w14:paraId="4DECF9AC" w14:textId="70EF207C" w:rsidR="00092C53" w:rsidRPr="00D7257D" w:rsidRDefault="599B7D25" w:rsidP="008619F6">
      <w:pPr>
        <w:spacing w:line="240" w:lineRule="auto"/>
      </w:pPr>
      <w:r w:rsidRPr="00D7257D">
        <w:rPr>
          <w:rFonts w:ascii="Consolas" w:eastAsia="Courier New" w:hAnsi="Consolas" w:cs="Courier New"/>
          <w:sz w:val="20"/>
          <w:szCs w:val="20"/>
        </w:rPr>
        <w:t>sio.emit(“uplata_dugovanja”, podaci_o_uplati)</w:t>
      </w:r>
    </w:p>
    <w:p w14:paraId="440A4F94" w14:textId="48AB0D99" w:rsidR="00092C53" w:rsidRPr="00D7257D" w:rsidRDefault="599B7D25" w:rsidP="003E1703">
      <w:pPr>
        <w:spacing w:line="360" w:lineRule="auto"/>
      </w:pPr>
      <w:r w:rsidRPr="00D7257D">
        <w:rPr>
          <w:rFonts w:ascii="Consolas" w:eastAsia="Courier New" w:hAnsi="Consolas" w:cs="Courier New"/>
          <w:sz w:val="20"/>
          <w:szCs w:val="20"/>
        </w:rPr>
        <w:t xml:space="preserve"> </w:t>
      </w:r>
    </w:p>
    <w:p w14:paraId="0C03FDD4" w14:textId="18434F13" w:rsidR="00092C53" w:rsidRPr="00D7257D" w:rsidRDefault="599B7D25" w:rsidP="003E1703">
      <w:pPr>
        <w:spacing w:line="360" w:lineRule="auto"/>
      </w:pPr>
      <w:r w:rsidRPr="00D7257D">
        <w:rPr>
          <w:rFonts w:ascii="Times New Roman" w:eastAsia="Times New Roman" w:hAnsi="Times New Roman" w:cs="Times New Roman"/>
        </w:rPr>
        <w:t xml:space="preserve">Korištenjem metode </w:t>
      </w:r>
      <w:r w:rsidRPr="00D7257D">
        <w:rPr>
          <w:rFonts w:ascii="Consolas" w:eastAsia="Courier New" w:hAnsi="Consolas" w:cs="Courier New"/>
          <w:sz w:val="20"/>
          <w:szCs w:val="20"/>
        </w:rPr>
        <w:t>wait()</w:t>
      </w:r>
      <w:r w:rsidRPr="00D7257D">
        <w:rPr>
          <w:rFonts w:ascii="Times New Roman" w:eastAsia="Times New Roman" w:hAnsi="Times New Roman" w:cs="Times New Roman"/>
        </w:rPr>
        <w:t>, klijent se stavlja u stanje čekanja, dok god je veza s poslužiteljem uspostavljena. U ovom stanju, klijent prima događaje i na njih odgovara prema prethodno definiranim funkcijama slušateljima. Iako je glavna dretva programa u ovom slučaju blokirana, moguće je koristiti višedretvenost i koristiti pozadinske dretve za obavljanje nekog drugog aktivnog posla.</w:t>
      </w:r>
    </w:p>
    <w:p w14:paraId="33F58D36" w14:textId="493272DB" w:rsidR="00092C53" w:rsidRPr="00D7257D" w:rsidRDefault="599B7D25" w:rsidP="003E1703">
      <w:pPr>
        <w:spacing w:line="360" w:lineRule="auto"/>
      </w:pPr>
      <w:r w:rsidRPr="00D7257D">
        <w:rPr>
          <w:rFonts w:ascii="Times New Roman" w:eastAsia="Times New Roman" w:hAnsi="Times New Roman" w:cs="Times New Roman"/>
        </w:rPr>
        <w:t xml:space="preserve"> </w:t>
      </w:r>
    </w:p>
    <w:p w14:paraId="2765ABD1" w14:textId="60C5A042" w:rsidR="00092C53" w:rsidRPr="00D7257D" w:rsidRDefault="599B7D25" w:rsidP="003E1703">
      <w:pPr>
        <w:spacing w:line="360" w:lineRule="auto"/>
      </w:pPr>
      <w:r w:rsidRPr="00D7257D">
        <w:rPr>
          <w:rFonts w:ascii="Consolas" w:eastAsia="Courier New" w:hAnsi="Consolas" w:cs="Courier New"/>
          <w:sz w:val="20"/>
          <w:szCs w:val="20"/>
        </w:rPr>
        <w:t>sio.wait() #Čekanje na događaje</w:t>
      </w:r>
      <w:r w:rsidRPr="00D7257D">
        <w:rPr>
          <w:rFonts w:ascii="Times New Roman" w:eastAsia="Times New Roman" w:hAnsi="Times New Roman" w:cs="Times New Roman"/>
        </w:rPr>
        <w:t xml:space="preserve"> </w:t>
      </w:r>
    </w:p>
    <w:p w14:paraId="467E44BA" w14:textId="7C887970" w:rsidR="00092C53" w:rsidRPr="00D7257D" w:rsidRDefault="599B7D25" w:rsidP="003E1703">
      <w:pPr>
        <w:spacing w:line="360" w:lineRule="auto"/>
      </w:pPr>
      <w:r w:rsidRPr="00D7257D">
        <w:rPr>
          <w:rFonts w:ascii="Consolas" w:eastAsia="Courier New" w:hAnsi="Consolas" w:cs="Courier New"/>
          <w:sz w:val="20"/>
          <w:szCs w:val="20"/>
        </w:rPr>
        <w:t xml:space="preserve"> </w:t>
      </w:r>
    </w:p>
    <w:p w14:paraId="25C42BDA" w14:textId="6EA948F6" w:rsidR="008B75A3" w:rsidRPr="00D7257D" w:rsidRDefault="599B7D25" w:rsidP="003E1703">
      <w:pPr>
        <w:spacing w:line="360" w:lineRule="auto"/>
        <w:rPr>
          <w:rFonts w:ascii="Times New Roman" w:eastAsia="Times New Roman" w:hAnsi="Times New Roman" w:cs="Times New Roman"/>
        </w:rPr>
      </w:pPr>
      <w:r w:rsidRPr="00D7257D">
        <w:rPr>
          <w:rFonts w:ascii="Times New Roman" w:eastAsia="Times New Roman" w:hAnsi="Times New Roman" w:cs="Times New Roman"/>
        </w:rPr>
        <w:t xml:space="preserve">Navedene funkcionalnosti ostvaruju tzv. pristup temeljen na događajima (engl. </w:t>
      </w:r>
      <w:r w:rsidRPr="00D7257D">
        <w:rPr>
          <w:rFonts w:ascii="Times New Roman" w:eastAsia="Times New Roman" w:hAnsi="Times New Roman" w:cs="Times New Roman"/>
          <w:i/>
        </w:rPr>
        <w:t>event-driven</w:t>
      </w:r>
      <w:r w:rsidRPr="00D7257D">
        <w:rPr>
          <w:rFonts w:ascii="Times New Roman" w:eastAsia="Times New Roman" w:hAnsi="Times New Roman" w:cs="Times New Roman"/>
        </w:rPr>
        <w:t xml:space="preserve">). Socket.io dopušta i klasični pristup, korištenjem metode </w:t>
      </w:r>
      <w:r w:rsidRPr="00D7257D">
        <w:rPr>
          <w:rFonts w:ascii="Consolas" w:eastAsia="Courier New" w:hAnsi="Consolas" w:cs="Courier New"/>
          <w:sz w:val="20"/>
          <w:szCs w:val="20"/>
        </w:rPr>
        <w:t>receive()</w:t>
      </w:r>
      <w:r w:rsidRPr="00D7257D">
        <w:rPr>
          <w:rFonts w:ascii="Times New Roman" w:eastAsia="Times New Roman" w:hAnsi="Times New Roman" w:cs="Times New Roman"/>
        </w:rPr>
        <w:t xml:space="preserve">, koja blokira izvođenje programa, čeka na događaj i po primitku prestaje blokirati. Ovakav pristup bolji je za slučajeve u kojima je potrebna veća kontrola nad trenutkom primanja događaja, no odskače od pristupa </w:t>
      </w:r>
      <w:r w:rsidRPr="00D7257D">
        <w:rPr>
          <w:rFonts w:ascii="Times New Roman" w:eastAsia="Times New Roman" w:hAnsi="Times New Roman" w:cs="Times New Roman"/>
        </w:rPr>
        <w:lastRenderedPageBreak/>
        <w:t xml:space="preserve">temeljenog na događajima za koji je Socket.io specijaliziran. Naime, glavna karakteristika pristupa temeljenog na događajima je samostalno pristizanje događaja, bez potrebe za slanjem zahtjeva ili provjerom postojanja događaja, kao što to radi naredba </w:t>
      </w:r>
      <w:r w:rsidRPr="00D7257D">
        <w:rPr>
          <w:rFonts w:ascii="Consolas" w:eastAsia="Courier New" w:hAnsi="Consolas" w:cs="Courier New"/>
          <w:sz w:val="20"/>
          <w:szCs w:val="20"/>
        </w:rPr>
        <w:t>receive()</w:t>
      </w:r>
      <w:r w:rsidRPr="00D7257D">
        <w:rPr>
          <w:rFonts w:ascii="Times New Roman" w:eastAsia="Times New Roman" w:hAnsi="Times New Roman" w:cs="Times New Roman"/>
        </w:rPr>
        <w:t>.</w:t>
      </w:r>
    </w:p>
    <w:p w14:paraId="358DE19D" w14:textId="1573F68C" w:rsidR="00BF1292" w:rsidRPr="00732DC0" w:rsidRDefault="00BF1292" w:rsidP="003E1703">
      <w:pPr>
        <w:spacing w:line="360" w:lineRule="auto"/>
        <w:rPr>
          <w:rFonts w:ascii="Consolas" w:hAnsi="Consolas" w:cs="Courier New"/>
          <w:b/>
          <w:sz w:val="20"/>
          <w:szCs w:val="20"/>
          <w:rPrChange w:id="78" w:author="Damjan Šarlija" w:date="2026-06-25T13:58:00Z" w16du:dateUtc="2026-06-25T11:58:00Z">
            <w:rPr>
              <w:rFonts w:ascii="Consolas" w:hAnsi="Consolas" w:cs="Courier New"/>
              <w:b/>
              <w:sz w:val="20"/>
              <w:szCs w:val="20"/>
              <w:lang w:val="fr-FR"/>
            </w:rPr>
          </w:rPrChange>
        </w:rPr>
      </w:pPr>
    </w:p>
    <w:sectPr w:rsidR="00BF1292" w:rsidRPr="00732DC0" w:rsidSect="004B1F06">
      <w:footerReference w:type="default" r:id="rId24"/>
      <w:pgSz w:w="12240" w:h="15840"/>
      <w:pgMar w:top="1440" w:right="1440" w:bottom="1440" w:left="172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66C32" w14:textId="77777777" w:rsidR="00622253" w:rsidRPr="00D7257D" w:rsidRDefault="00622253" w:rsidP="00DF541B">
      <w:pPr>
        <w:spacing w:after="0" w:line="240" w:lineRule="auto"/>
      </w:pPr>
      <w:r w:rsidRPr="00D7257D">
        <w:separator/>
      </w:r>
    </w:p>
  </w:endnote>
  <w:endnote w:type="continuationSeparator" w:id="0">
    <w:p w14:paraId="245CFF66" w14:textId="77777777" w:rsidR="00622253" w:rsidRPr="00D7257D" w:rsidRDefault="00622253" w:rsidP="00DF541B">
      <w:pPr>
        <w:spacing w:after="0" w:line="240" w:lineRule="auto"/>
      </w:pPr>
      <w:r w:rsidRPr="00D7257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CB0C7" w14:textId="32A4FB5B" w:rsidR="008C1E7F" w:rsidRPr="00D7257D" w:rsidRDefault="008C1E7F" w:rsidP="00CB62EB">
    <w:pPr>
      <w:pStyle w:val="Footer"/>
    </w:pPr>
  </w:p>
  <w:p w14:paraId="435537FE" w14:textId="77777777" w:rsidR="00507EEE" w:rsidRPr="00D7257D" w:rsidRDefault="00507E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2993996"/>
      <w:docPartObj>
        <w:docPartGallery w:val="Page Numbers (Bottom of Page)"/>
        <w:docPartUnique/>
      </w:docPartObj>
    </w:sdtPr>
    <w:sdtContent>
      <w:p w14:paraId="3F0A5C06" w14:textId="77777777" w:rsidR="00CB62EB" w:rsidRPr="00D7257D" w:rsidRDefault="00CB62EB">
        <w:pPr>
          <w:pStyle w:val="Footer"/>
          <w:jc w:val="center"/>
        </w:pPr>
        <w:r w:rsidRPr="00D7257D">
          <w:fldChar w:fldCharType="begin"/>
        </w:r>
        <w:r w:rsidRPr="00D7257D">
          <w:instrText xml:space="preserve"> PAGE   \* MERGEFORMAT </w:instrText>
        </w:r>
        <w:r w:rsidRPr="00D7257D">
          <w:fldChar w:fldCharType="separate"/>
        </w:r>
        <w:r w:rsidRPr="00D7257D">
          <w:t>2</w:t>
        </w:r>
        <w:r w:rsidRPr="00D7257D">
          <w:fldChar w:fldCharType="end"/>
        </w:r>
      </w:p>
    </w:sdtContent>
  </w:sdt>
  <w:p w14:paraId="0B792C79" w14:textId="77777777" w:rsidR="00CB62EB" w:rsidRPr="00D7257D" w:rsidRDefault="00CB6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9DA5C" w14:textId="77777777" w:rsidR="00622253" w:rsidRPr="00D7257D" w:rsidRDefault="00622253" w:rsidP="00DF541B">
      <w:pPr>
        <w:spacing w:after="0" w:line="240" w:lineRule="auto"/>
      </w:pPr>
      <w:r w:rsidRPr="00D7257D">
        <w:separator/>
      </w:r>
    </w:p>
  </w:footnote>
  <w:footnote w:type="continuationSeparator" w:id="0">
    <w:p w14:paraId="22ECE0E1" w14:textId="77777777" w:rsidR="00622253" w:rsidRPr="00D7257D" w:rsidRDefault="00622253" w:rsidP="00DF541B">
      <w:pPr>
        <w:spacing w:after="0" w:line="240" w:lineRule="auto"/>
      </w:pPr>
      <w:r w:rsidRPr="00D7257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A894C"/>
    <w:multiLevelType w:val="hybridMultilevel"/>
    <w:tmpl w:val="FFFFFFFF"/>
    <w:lvl w:ilvl="0" w:tplc="12025BB6">
      <w:start w:val="1"/>
      <w:numFmt w:val="decimal"/>
      <w:lvlText w:val="%1."/>
      <w:lvlJc w:val="left"/>
      <w:pPr>
        <w:ind w:left="720" w:hanging="360"/>
      </w:pPr>
    </w:lvl>
    <w:lvl w:ilvl="1" w:tplc="C5B653F8">
      <w:start w:val="1"/>
      <w:numFmt w:val="lowerLetter"/>
      <w:lvlText w:val="%2."/>
      <w:lvlJc w:val="left"/>
      <w:pPr>
        <w:ind w:left="1440" w:hanging="360"/>
      </w:pPr>
    </w:lvl>
    <w:lvl w:ilvl="2" w:tplc="DD0E23A4">
      <w:start w:val="1"/>
      <w:numFmt w:val="lowerRoman"/>
      <w:lvlText w:val="%3."/>
      <w:lvlJc w:val="right"/>
      <w:pPr>
        <w:ind w:left="2160" w:hanging="180"/>
      </w:pPr>
    </w:lvl>
    <w:lvl w:ilvl="3" w:tplc="8D207962">
      <w:start w:val="1"/>
      <w:numFmt w:val="decimal"/>
      <w:lvlText w:val="%4."/>
      <w:lvlJc w:val="left"/>
      <w:pPr>
        <w:ind w:left="2880" w:hanging="360"/>
      </w:pPr>
    </w:lvl>
    <w:lvl w:ilvl="4" w:tplc="0FDA7F3C">
      <w:start w:val="1"/>
      <w:numFmt w:val="lowerLetter"/>
      <w:lvlText w:val="%5."/>
      <w:lvlJc w:val="left"/>
      <w:pPr>
        <w:ind w:left="3600" w:hanging="360"/>
      </w:pPr>
    </w:lvl>
    <w:lvl w:ilvl="5" w:tplc="C630C204">
      <w:start w:val="1"/>
      <w:numFmt w:val="lowerRoman"/>
      <w:lvlText w:val="%6."/>
      <w:lvlJc w:val="right"/>
      <w:pPr>
        <w:ind w:left="4320" w:hanging="180"/>
      </w:pPr>
    </w:lvl>
    <w:lvl w:ilvl="6" w:tplc="8C3E996E">
      <w:start w:val="1"/>
      <w:numFmt w:val="decimal"/>
      <w:lvlText w:val="%7."/>
      <w:lvlJc w:val="left"/>
      <w:pPr>
        <w:ind w:left="5040" w:hanging="360"/>
      </w:pPr>
    </w:lvl>
    <w:lvl w:ilvl="7" w:tplc="B260C1B8">
      <w:start w:val="1"/>
      <w:numFmt w:val="lowerLetter"/>
      <w:lvlText w:val="%8."/>
      <w:lvlJc w:val="left"/>
      <w:pPr>
        <w:ind w:left="5760" w:hanging="360"/>
      </w:pPr>
    </w:lvl>
    <w:lvl w:ilvl="8" w:tplc="58400622">
      <w:start w:val="1"/>
      <w:numFmt w:val="lowerRoman"/>
      <w:lvlText w:val="%9."/>
      <w:lvlJc w:val="right"/>
      <w:pPr>
        <w:ind w:left="6480" w:hanging="180"/>
      </w:pPr>
    </w:lvl>
  </w:abstractNum>
  <w:abstractNum w:abstractNumId="1" w15:restartNumberingAfterBreak="0">
    <w:nsid w:val="15550788"/>
    <w:multiLevelType w:val="multilevel"/>
    <w:tmpl w:val="43D49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D45138"/>
    <w:multiLevelType w:val="hybridMultilevel"/>
    <w:tmpl w:val="EA4A9774"/>
    <w:lvl w:ilvl="0" w:tplc="B204F5B4">
      <w:start w:val="1"/>
      <w:numFmt w:val="decimal"/>
      <w:pStyle w:val="Heading1"/>
      <w:lvlText w:val="%1."/>
      <w:lvlJc w:val="left"/>
      <w:pPr>
        <w:ind w:left="360" w:hanging="360"/>
      </w:pPr>
    </w:lvl>
    <w:lvl w:ilvl="1" w:tplc="458467A2">
      <w:start w:val="1"/>
      <w:numFmt w:val="lowerLetter"/>
      <w:lvlText w:val="%2."/>
      <w:lvlJc w:val="left"/>
      <w:pPr>
        <w:ind w:left="1080" w:hanging="360"/>
      </w:pPr>
    </w:lvl>
    <w:lvl w:ilvl="2" w:tplc="18D04DBC">
      <w:start w:val="1"/>
      <w:numFmt w:val="lowerRoman"/>
      <w:lvlText w:val="%3."/>
      <w:lvlJc w:val="right"/>
      <w:pPr>
        <w:ind w:left="1800" w:hanging="180"/>
      </w:pPr>
    </w:lvl>
    <w:lvl w:ilvl="3" w:tplc="B6D21CBE">
      <w:start w:val="1"/>
      <w:numFmt w:val="decimal"/>
      <w:lvlText w:val="%4."/>
      <w:lvlJc w:val="left"/>
      <w:pPr>
        <w:ind w:left="2520" w:hanging="360"/>
      </w:pPr>
    </w:lvl>
    <w:lvl w:ilvl="4" w:tplc="2E364760">
      <w:start w:val="1"/>
      <w:numFmt w:val="lowerLetter"/>
      <w:lvlText w:val="%5."/>
      <w:lvlJc w:val="left"/>
      <w:pPr>
        <w:ind w:left="3240" w:hanging="360"/>
      </w:pPr>
    </w:lvl>
    <w:lvl w:ilvl="5" w:tplc="9DF2CB12">
      <w:start w:val="1"/>
      <w:numFmt w:val="lowerRoman"/>
      <w:lvlText w:val="%6."/>
      <w:lvlJc w:val="right"/>
      <w:pPr>
        <w:ind w:left="3960" w:hanging="180"/>
      </w:pPr>
    </w:lvl>
    <w:lvl w:ilvl="6" w:tplc="194E3138">
      <w:start w:val="1"/>
      <w:numFmt w:val="decimal"/>
      <w:lvlText w:val="%7."/>
      <w:lvlJc w:val="left"/>
      <w:pPr>
        <w:ind w:left="4680" w:hanging="360"/>
      </w:pPr>
    </w:lvl>
    <w:lvl w:ilvl="7" w:tplc="B5DA09A8">
      <w:start w:val="1"/>
      <w:numFmt w:val="lowerLetter"/>
      <w:lvlText w:val="%8."/>
      <w:lvlJc w:val="left"/>
      <w:pPr>
        <w:ind w:left="5400" w:hanging="360"/>
      </w:pPr>
    </w:lvl>
    <w:lvl w:ilvl="8" w:tplc="ADC88006">
      <w:start w:val="1"/>
      <w:numFmt w:val="lowerRoman"/>
      <w:lvlText w:val="%9."/>
      <w:lvlJc w:val="right"/>
      <w:pPr>
        <w:ind w:left="6120" w:hanging="180"/>
      </w:pPr>
    </w:lvl>
  </w:abstractNum>
  <w:abstractNum w:abstractNumId="3" w15:restartNumberingAfterBreak="0">
    <w:nsid w:val="419EA614"/>
    <w:multiLevelType w:val="hybridMultilevel"/>
    <w:tmpl w:val="FFFFFFFF"/>
    <w:lvl w:ilvl="0" w:tplc="03D085EE">
      <w:start w:val="1"/>
      <w:numFmt w:val="decimal"/>
      <w:lvlText w:val="%1."/>
      <w:lvlJc w:val="left"/>
      <w:pPr>
        <w:ind w:left="720" w:hanging="360"/>
      </w:pPr>
    </w:lvl>
    <w:lvl w:ilvl="1" w:tplc="8B302842">
      <w:start w:val="1"/>
      <w:numFmt w:val="lowerLetter"/>
      <w:lvlText w:val="%2."/>
      <w:lvlJc w:val="left"/>
      <w:pPr>
        <w:ind w:left="1440" w:hanging="360"/>
      </w:pPr>
    </w:lvl>
    <w:lvl w:ilvl="2" w:tplc="B3CC438E">
      <w:start w:val="1"/>
      <w:numFmt w:val="lowerRoman"/>
      <w:lvlText w:val="%3."/>
      <w:lvlJc w:val="right"/>
      <w:pPr>
        <w:ind w:left="2160" w:hanging="180"/>
      </w:pPr>
    </w:lvl>
    <w:lvl w:ilvl="3" w:tplc="1CAA099E">
      <w:start w:val="1"/>
      <w:numFmt w:val="decimal"/>
      <w:lvlText w:val="%4."/>
      <w:lvlJc w:val="left"/>
      <w:pPr>
        <w:ind w:left="2880" w:hanging="360"/>
      </w:pPr>
    </w:lvl>
    <w:lvl w:ilvl="4" w:tplc="3ACE6DA0">
      <w:start w:val="1"/>
      <w:numFmt w:val="lowerLetter"/>
      <w:lvlText w:val="%5."/>
      <w:lvlJc w:val="left"/>
      <w:pPr>
        <w:ind w:left="3600" w:hanging="360"/>
      </w:pPr>
    </w:lvl>
    <w:lvl w:ilvl="5" w:tplc="17242A4E">
      <w:start w:val="1"/>
      <w:numFmt w:val="lowerRoman"/>
      <w:lvlText w:val="%6."/>
      <w:lvlJc w:val="right"/>
      <w:pPr>
        <w:ind w:left="4320" w:hanging="180"/>
      </w:pPr>
    </w:lvl>
    <w:lvl w:ilvl="6" w:tplc="68CCC5DA">
      <w:start w:val="1"/>
      <w:numFmt w:val="decimal"/>
      <w:lvlText w:val="%7."/>
      <w:lvlJc w:val="left"/>
      <w:pPr>
        <w:ind w:left="5040" w:hanging="360"/>
      </w:pPr>
    </w:lvl>
    <w:lvl w:ilvl="7" w:tplc="CB087928">
      <w:start w:val="1"/>
      <w:numFmt w:val="lowerLetter"/>
      <w:lvlText w:val="%8."/>
      <w:lvlJc w:val="left"/>
      <w:pPr>
        <w:ind w:left="5760" w:hanging="360"/>
      </w:pPr>
    </w:lvl>
    <w:lvl w:ilvl="8" w:tplc="845ACFBC">
      <w:start w:val="1"/>
      <w:numFmt w:val="lowerRoman"/>
      <w:lvlText w:val="%9."/>
      <w:lvlJc w:val="right"/>
      <w:pPr>
        <w:ind w:left="6480" w:hanging="180"/>
      </w:pPr>
    </w:lvl>
  </w:abstractNum>
  <w:num w:numId="1" w16cid:durableId="294719539">
    <w:abstractNumId w:val="2"/>
  </w:num>
  <w:num w:numId="2" w16cid:durableId="77025441">
    <w:abstractNumId w:val="0"/>
  </w:num>
  <w:num w:numId="3" w16cid:durableId="52390150">
    <w:abstractNumId w:val="3"/>
  </w:num>
  <w:num w:numId="4" w16cid:durableId="61106034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lado Sruk">
    <w15:presenceInfo w15:providerId="AD" w15:userId="S::vsruk@fer.hr::24b93fb1-7cd8-4b3e-b1ea-2162d03c03bd"/>
  </w15:person>
  <w15:person w15:author="Damjan Šarlija">
    <w15:presenceInfo w15:providerId="AD" w15:userId="S::ds54042@fer.hr::5162a6f8-697a-49c9-89c0-a494ab08bf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685"/>
    <w:rsid w:val="0000072F"/>
    <w:rsid w:val="00000FB9"/>
    <w:rsid w:val="000013D2"/>
    <w:rsid w:val="00002D3A"/>
    <w:rsid w:val="00002DDD"/>
    <w:rsid w:val="00003A1C"/>
    <w:rsid w:val="00003EBA"/>
    <w:rsid w:val="00004301"/>
    <w:rsid w:val="000047B0"/>
    <w:rsid w:val="00005798"/>
    <w:rsid w:val="00005E0B"/>
    <w:rsid w:val="00006321"/>
    <w:rsid w:val="0000669C"/>
    <w:rsid w:val="00010029"/>
    <w:rsid w:val="0001020C"/>
    <w:rsid w:val="0001075C"/>
    <w:rsid w:val="00010985"/>
    <w:rsid w:val="00011C9B"/>
    <w:rsid w:val="000128E4"/>
    <w:rsid w:val="0001307E"/>
    <w:rsid w:val="000133C0"/>
    <w:rsid w:val="00013EA3"/>
    <w:rsid w:val="000165B8"/>
    <w:rsid w:val="00016BF2"/>
    <w:rsid w:val="00016D79"/>
    <w:rsid w:val="00017139"/>
    <w:rsid w:val="00017DDE"/>
    <w:rsid w:val="00020109"/>
    <w:rsid w:val="00020A7F"/>
    <w:rsid w:val="00020FC3"/>
    <w:rsid w:val="000211D1"/>
    <w:rsid w:val="00021AA9"/>
    <w:rsid w:val="00021CD9"/>
    <w:rsid w:val="00021FBB"/>
    <w:rsid w:val="000220B8"/>
    <w:rsid w:val="00023368"/>
    <w:rsid w:val="000237A8"/>
    <w:rsid w:val="00024645"/>
    <w:rsid w:val="00024C9A"/>
    <w:rsid w:val="00025B95"/>
    <w:rsid w:val="0002671C"/>
    <w:rsid w:val="00026863"/>
    <w:rsid w:val="00027091"/>
    <w:rsid w:val="00030205"/>
    <w:rsid w:val="0003077F"/>
    <w:rsid w:val="00031DCE"/>
    <w:rsid w:val="00033AF0"/>
    <w:rsid w:val="00036087"/>
    <w:rsid w:val="000368DE"/>
    <w:rsid w:val="00036C2F"/>
    <w:rsid w:val="00037112"/>
    <w:rsid w:val="000400FE"/>
    <w:rsid w:val="000409D1"/>
    <w:rsid w:val="000409D6"/>
    <w:rsid w:val="0004114B"/>
    <w:rsid w:val="000412CD"/>
    <w:rsid w:val="0004375C"/>
    <w:rsid w:val="00043D5D"/>
    <w:rsid w:val="00044C62"/>
    <w:rsid w:val="00046A07"/>
    <w:rsid w:val="00046C29"/>
    <w:rsid w:val="00050775"/>
    <w:rsid w:val="00051321"/>
    <w:rsid w:val="00052115"/>
    <w:rsid w:val="000524CC"/>
    <w:rsid w:val="00053DF8"/>
    <w:rsid w:val="00054E8A"/>
    <w:rsid w:val="00054FC9"/>
    <w:rsid w:val="000559B7"/>
    <w:rsid w:val="000565C8"/>
    <w:rsid w:val="00057626"/>
    <w:rsid w:val="00057BE2"/>
    <w:rsid w:val="00057D0C"/>
    <w:rsid w:val="00057F3C"/>
    <w:rsid w:val="000601FE"/>
    <w:rsid w:val="0006132F"/>
    <w:rsid w:val="00061775"/>
    <w:rsid w:val="0006237E"/>
    <w:rsid w:val="00062711"/>
    <w:rsid w:val="0006350F"/>
    <w:rsid w:val="000658CC"/>
    <w:rsid w:val="00065A74"/>
    <w:rsid w:val="00066045"/>
    <w:rsid w:val="000663CD"/>
    <w:rsid w:val="00066DB6"/>
    <w:rsid w:val="00066E4F"/>
    <w:rsid w:val="00071854"/>
    <w:rsid w:val="00072E83"/>
    <w:rsid w:val="00073071"/>
    <w:rsid w:val="0007390D"/>
    <w:rsid w:val="000740CB"/>
    <w:rsid w:val="000745F3"/>
    <w:rsid w:val="0007487A"/>
    <w:rsid w:val="00074ADB"/>
    <w:rsid w:val="00074D3C"/>
    <w:rsid w:val="00075856"/>
    <w:rsid w:val="0007755B"/>
    <w:rsid w:val="00080061"/>
    <w:rsid w:val="000805DC"/>
    <w:rsid w:val="000807F5"/>
    <w:rsid w:val="00081729"/>
    <w:rsid w:val="0008360C"/>
    <w:rsid w:val="000838FF"/>
    <w:rsid w:val="00083E04"/>
    <w:rsid w:val="00085E91"/>
    <w:rsid w:val="000868E9"/>
    <w:rsid w:val="00090B24"/>
    <w:rsid w:val="00090E7D"/>
    <w:rsid w:val="000913E1"/>
    <w:rsid w:val="0009186D"/>
    <w:rsid w:val="00091DCB"/>
    <w:rsid w:val="000923B8"/>
    <w:rsid w:val="00092739"/>
    <w:rsid w:val="00092C53"/>
    <w:rsid w:val="00092D72"/>
    <w:rsid w:val="00092E66"/>
    <w:rsid w:val="000937AD"/>
    <w:rsid w:val="0009415D"/>
    <w:rsid w:val="00094933"/>
    <w:rsid w:val="00095A7F"/>
    <w:rsid w:val="00095BED"/>
    <w:rsid w:val="00096780"/>
    <w:rsid w:val="000967D9"/>
    <w:rsid w:val="000A0A9A"/>
    <w:rsid w:val="000A0FA7"/>
    <w:rsid w:val="000A1F57"/>
    <w:rsid w:val="000A40BE"/>
    <w:rsid w:val="000A465F"/>
    <w:rsid w:val="000A4EF5"/>
    <w:rsid w:val="000A50F9"/>
    <w:rsid w:val="000A5A53"/>
    <w:rsid w:val="000A5D3F"/>
    <w:rsid w:val="000A6A2F"/>
    <w:rsid w:val="000A7981"/>
    <w:rsid w:val="000B0279"/>
    <w:rsid w:val="000B3CAB"/>
    <w:rsid w:val="000B4CDF"/>
    <w:rsid w:val="000B5B48"/>
    <w:rsid w:val="000B64BB"/>
    <w:rsid w:val="000B691D"/>
    <w:rsid w:val="000C2AA2"/>
    <w:rsid w:val="000C31CF"/>
    <w:rsid w:val="000C397C"/>
    <w:rsid w:val="000C49FC"/>
    <w:rsid w:val="000C58AE"/>
    <w:rsid w:val="000C67C9"/>
    <w:rsid w:val="000C6A39"/>
    <w:rsid w:val="000C6D08"/>
    <w:rsid w:val="000D1905"/>
    <w:rsid w:val="000D19AA"/>
    <w:rsid w:val="000D1AC8"/>
    <w:rsid w:val="000D3D7A"/>
    <w:rsid w:val="000D3EF0"/>
    <w:rsid w:val="000D4CD1"/>
    <w:rsid w:val="000D58BC"/>
    <w:rsid w:val="000D6152"/>
    <w:rsid w:val="000D666D"/>
    <w:rsid w:val="000D6696"/>
    <w:rsid w:val="000D77C6"/>
    <w:rsid w:val="000D7C84"/>
    <w:rsid w:val="000D7F93"/>
    <w:rsid w:val="000E090F"/>
    <w:rsid w:val="000E0961"/>
    <w:rsid w:val="000E0EF4"/>
    <w:rsid w:val="000E1503"/>
    <w:rsid w:val="000E1EB1"/>
    <w:rsid w:val="000E25C0"/>
    <w:rsid w:val="000E4685"/>
    <w:rsid w:val="000E497F"/>
    <w:rsid w:val="000E691E"/>
    <w:rsid w:val="000E7366"/>
    <w:rsid w:val="000E7887"/>
    <w:rsid w:val="000F05AA"/>
    <w:rsid w:val="000F22C3"/>
    <w:rsid w:val="000F3720"/>
    <w:rsid w:val="000F4790"/>
    <w:rsid w:val="000F5465"/>
    <w:rsid w:val="000F5BD6"/>
    <w:rsid w:val="000F5D68"/>
    <w:rsid w:val="000F6078"/>
    <w:rsid w:val="000F62B9"/>
    <w:rsid w:val="000F69C1"/>
    <w:rsid w:val="000F6CC0"/>
    <w:rsid w:val="000F776E"/>
    <w:rsid w:val="000F7D21"/>
    <w:rsid w:val="00100609"/>
    <w:rsid w:val="001026AC"/>
    <w:rsid w:val="00102821"/>
    <w:rsid w:val="00102E54"/>
    <w:rsid w:val="0010360A"/>
    <w:rsid w:val="00103D3B"/>
    <w:rsid w:val="00103F9E"/>
    <w:rsid w:val="00104116"/>
    <w:rsid w:val="00104394"/>
    <w:rsid w:val="0010524B"/>
    <w:rsid w:val="001059D8"/>
    <w:rsid w:val="00105E24"/>
    <w:rsid w:val="001068C4"/>
    <w:rsid w:val="00110A95"/>
    <w:rsid w:val="00110B26"/>
    <w:rsid w:val="0011103F"/>
    <w:rsid w:val="00112188"/>
    <w:rsid w:val="00112414"/>
    <w:rsid w:val="00112808"/>
    <w:rsid w:val="00113547"/>
    <w:rsid w:val="0011408B"/>
    <w:rsid w:val="00116FCB"/>
    <w:rsid w:val="00120131"/>
    <w:rsid w:val="00120851"/>
    <w:rsid w:val="00120ADF"/>
    <w:rsid w:val="00121E40"/>
    <w:rsid w:val="001220D5"/>
    <w:rsid w:val="0012268C"/>
    <w:rsid w:val="00122C03"/>
    <w:rsid w:val="0012329C"/>
    <w:rsid w:val="0012392A"/>
    <w:rsid w:val="00124419"/>
    <w:rsid w:val="001246C6"/>
    <w:rsid w:val="00124D04"/>
    <w:rsid w:val="0012593F"/>
    <w:rsid w:val="001261B9"/>
    <w:rsid w:val="00131DB9"/>
    <w:rsid w:val="001337C7"/>
    <w:rsid w:val="00133C12"/>
    <w:rsid w:val="00135216"/>
    <w:rsid w:val="0013550E"/>
    <w:rsid w:val="00135C65"/>
    <w:rsid w:val="00135EF4"/>
    <w:rsid w:val="00136C06"/>
    <w:rsid w:val="00137133"/>
    <w:rsid w:val="001376D6"/>
    <w:rsid w:val="00140329"/>
    <w:rsid w:val="0014076F"/>
    <w:rsid w:val="00140D8E"/>
    <w:rsid w:val="00141A26"/>
    <w:rsid w:val="0014228F"/>
    <w:rsid w:val="00142968"/>
    <w:rsid w:val="00144A3B"/>
    <w:rsid w:val="00144C66"/>
    <w:rsid w:val="00146786"/>
    <w:rsid w:val="0014774B"/>
    <w:rsid w:val="001507F4"/>
    <w:rsid w:val="00151656"/>
    <w:rsid w:val="001519CB"/>
    <w:rsid w:val="0015235C"/>
    <w:rsid w:val="00152C44"/>
    <w:rsid w:val="00155E62"/>
    <w:rsid w:val="001563E5"/>
    <w:rsid w:val="001572FD"/>
    <w:rsid w:val="001576FF"/>
    <w:rsid w:val="00161114"/>
    <w:rsid w:val="0016189D"/>
    <w:rsid w:val="001626A2"/>
    <w:rsid w:val="001634CB"/>
    <w:rsid w:val="001637E3"/>
    <w:rsid w:val="0016553A"/>
    <w:rsid w:val="001667EB"/>
    <w:rsid w:val="00166C2E"/>
    <w:rsid w:val="00166DE8"/>
    <w:rsid w:val="00167518"/>
    <w:rsid w:val="001677BE"/>
    <w:rsid w:val="00167CD0"/>
    <w:rsid w:val="00167E19"/>
    <w:rsid w:val="001703B6"/>
    <w:rsid w:val="00171B46"/>
    <w:rsid w:val="00172DDC"/>
    <w:rsid w:val="001744EF"/>
    <w:rsid w:val="00175F90"/>
    <w:rsid w:val="001760D4"/>
    <w:rsid w:val="0017636D"/>
    <w:rsid w:val="0017678C"/>
    <w:rsid w:val="001778F8"/>
    <w:rsid w:val="001810C2"/>
    <w:rsid w:val="00181C4E"/>
    <w:rsid w:val="00181E85"/>
    <w:rsid w:val="00182464"/>
    <w:rsid w:val="00183EA2"/>
    <w:rsid w:val="00183F9D"/>
    <w:rsid w:val="00187617"/>
    <w:rsid w:val="00187BE8"/>
    <w:rsid w:val="001904CD"/>
    <w:rsid w:val="00191070"/>
    <w:rsid w:val="001915EF"/>
    <w:rsid w:val="00192926"/>
    <w:rsid w:val="00192D40"/>
    <w:rsid w:val="001934B5"/>
    <w:rsid w:val="0019400A"/>
    <w:rsid w:val="00195163"/>
    <w:rsid w:val="0019675E"/>
    <w:rsid w:val="0019677F"/>
    <w:rsid w:val="00196BEE"/>
    <w:rsid w:val="00196D4B"/>
    <w:rsid w:val="001A0A2D"/>
    <w:rsid w:val="001A1035"/>
    <w:rsid w:val="001A105B"/>
    <w:rsid w:val="001A13C9"/>
    <w:rsid w:val="001A1559"/>
    <w:rsid w:val="001A19B9"/>
    <w:rsid w:val="001A2765"/>
    <w:rsid w:val="001A3719"/>
    <w:rsid w:val="001A3974"/>
    <w:rsid w:val="001A3D67"/>
    <w:rsid w:val="001A4BD5"/>
    <w:rsid w:val="001A53C5"/>
    <w:rsid w:val="001A6EFB"/>
    <w:rsid w:val="001A7D4A"/>
    <w:rsid w:val="001B23B6"/>
    <w:rsid w:val="001B25A1"/>
    <w:rsid w:val="001B2EFA"/>
    <w:rsid w:val="001B3063"/>
    <w:rsid w:val="001B30EA"/>
    <w:rsid w:val="001B447F"/>
    <w:rsid w:val="001B4F58"/>
    <w:rsid w:val="001B5421"/>
    <w:rsid w:val="001B5781"/>
    <w:rsid w:val="001B5F5B"/>
    <w:rsid w:val="001B7125"/>
    <w:rsid w:val="001B79C9"/>
    <w:rsid w:val="001C0230"/>
    <w:rsid w:val="001C0A9B"/>
    <w:rsid w:val="001C0F6F"/>
    <w:rsid w:val="001C1317"/>
    <w:rsid w:val="001C1EBA"/>
    <w:rsid w:val="001C2078"/>
    <w:rsid w:val="001C218A"/>
    <w:rsid w:val="001C3916"/>
    <w:rsid w:val="001C3EE2"/>
    <w:rsid w:val="001C430F"/>
    <w:rsid w:val="001C5AFD"/>
    <w:rsid w:val="001C612E"/>
    <w:rsid w:val="001C6B8C"/>
    <w:rsid w:val="001C6FF7"/>
    <w:rsid w:val="001C7A32"/>
    <w:rsid w:val="001C7A54"/>
    <w:rsid w:val="001D05FF"/>
    <w:rsid w:val="001D065E"/>
    <w:rsid w:val="001D1FED"/>
    <w:rsid w:val="001D2969"/>
    <w:rsid w:val="001D4FDB"/>
    <w:rsid w:val="001D586B"/>
    <w:rsid w:val="001D616C"/>
    <w:rsid w:val="001D7267"/>
    <w:rsid w:val="001D7F6B"/>
    <w:rsid w:val="001E077F"/>
    <w:rsid w:val="001E0C5A"/>
    <w:rsid w:val="001E1019"/>
    <w:rsid w:val="001E1332"/>
    <w:rsid w:val="001E1BA7"/>
    <w:rsid w:val="001E2C14"/>
    <w:rsid w:val="001E30C1"/>
    <w:rsid w:val="001E4204"/>
    <w:rsid w:val="001E4AFF"/>
    <w:rsid w:val="001E4B28"/>
    <w:rsid w:val="001E6581"/>
    <w:rsid w:val="001E66B5"/>
    <w:rsid w:val="001E6A5E"/>
    <w:rsid w:val="001E6ACD"/>
    <w:rsid w:val="001E7A52"/>
    <w:rsid w:val="001F1761"/>
    <w:rsid w:val="001F1CF3"/>
    <w:rsid w:val="001F36AA"/>
    <w:rsid w:val="001F3B47"/>
    <w:rsid w:val="001F3B4D"/>
    <w:rsid w:val="001F3DD6"/>
    <w:rsid w:val="001F3F6B"/>
    <w:rsid w:val="001F4317"/>
    <w:rsid w:val="001F54EB"/>
    <w:rsid w:val="001F5F89"/>
    <w:rsid w:val="001F612F"/>
    <w:rsid w:val="001F6830"/>
    <w:rsid w:val="001F78BC"/>
    <w:rsid w:val="002018DB"/>
    <w:rsid w:val="00201BDD"/>
    <w:rsid w:val="002020E5"/>
    <w:rsid w:val="002035E4"/>
    <w:rsid w:val="00203E29"/>
    <w:rsid w:val="002041EB"/>
    <w:rsid w:val="00205213"/>
    <w:rsid w:val="00205550"/>
    <w:rsid w:val="00205F11"/>
    <w:rsid w:val="00207297"/>
    <w:rsid w:val="00210F57"/>
    <w:rsid w:val="002111FA"/>
    <w:rsid w:val="00211316"/>
    <w:rsid w:val="002113B4"/>
    <w:rsid w:val="002123E4"/>
    <w:rsid w:val="00212416"/>
    <w:rsid w:val="00213520"/>
    <w:rsid w:val="00214423"/>
    <w:rsid w:val="00214532"/>
    <w:rsid w:val="0021539B"/>
    <w:rsid w:val="002158F6"/>
    <w:rsid w:val="00215980"/>
    <w:rsid w:val="00216681"/>
    <w:rsid w:val="00221833"/>
    <w:rsid w:val="00222642"/>
    <w:rsid w:val="00222B40"/>
    <w:rsid w:val="00223198"/>
    <w:rsid w:val="0022481F"/>
    <w:rsid w:val="00224878"/>
    <w:rsid w:val="002265D2"/>
    <w:rsid w:val="00227BF8"/>
    <w:rsid w:val="00230A1E"/>
    <w:rsid w:val="002310FE"/>
    <w:rsid w:val="00231318"/>
    <w:rsid w:val="002328AB"/>
    <w:rsid w:val="00232D9F"/>
    <w:rsid w:val="00233618"/>
    <w:rsid w:val="0023388A"/>
    <w:rsid w:val="00233B35"/>
    <w:rsid w:val="00233F30"/>
    <w:rsid w:val="0023643B"/>
    <w:rsid w:val="0023780E"/>
    <w:rsid w:val="0024185F"/>
    <w:rsid w:val="002418FC"/>
    <w:rsid w:val="002422A1"/>
    <w:rsid w:val="002423FE"/>
    <w:rsid w:val="00242FE6"/>
    <w:rsid w:val="00243AC9"/>
    <w:rsid w:val="00244AAC"/>
    <w:rsid w:val="00244AF6"/>
    <w:rsid w:val="00244DAE"/>
    <w:rsid w:val="0024599D"/>
    <w:rsid w:val="002460F7"/>
    <w:rsid w:val="00246491"/>
    <w:rsid w:val="002466B3"/>
    <w:rsid w:val="002479D2"/>
    <w:rsid w:val="002504A5"/>
    <w:rsid w:val="00252294"/>
    <w:rsid w:val="00252C14"/>
    <w:rsid w:val="00253424"/>
    <w:rsid w:val="002539C7"/>
    <w:rsid w:val="00253C9B"/>
    <w:rsid w:val="002545FB"/>
    <w:rsid w:val="00255783"/>
    <w:rsid w:val="00255C60"/>
    <w:rsid w:val="00255FE8"/>
    <w:rsid w:val="00256A82"/>
    <w:rsid w:val="00256FE1"/>
    <w:rsid w:val="00257B91"/>
    <w:rsid w:val="00260746"/>
    <w:rsid w:val="0026124A"/>
    <w:rsid w:val="002612D5"/>
    <w:rsid w:val="002625EA"/>
    <w:rsid w:val="0026405F"/>
    <w:rsid w:val="00264385"/>
    <w:rsid w:val="0026528D"/>
    <w:rsid w:val="00265BB7"/>
    <w:rsid w:val="00265FDB"/>
    <w:rsid w:val="0026603F"/>
    <w:rsid w:val="00266309"/>
    <w:rsid w:val="00266D3D"/>
    <w:rsid w:val="00267A91"/>
    <w:rsid w:val="0027015F"/>
    <w:rsid w:val="00270898"/>
    <w:rsid w:val="00271C95"/>
    <w:rsid w:val="0027229E"/>
    <w:rsid w:val="00272343"/>
    <w:rsid w:val="0027347F"/>
    <w:rsid w:val="00275A83"/>
    <w:rsid w:val="00275B6F"/>
    <w:rsid w:val="00277D2F"/>
    <w:rsid w:val="00281546"/>
    <w:rsid w:val="0028256E"/>
    <w:rsid w:val="002825F9"/>
    <w:rsid w:val="00282A2F"/>
    <w:rsid w:val="002833A1"/>
    <w:rsid w:val="0028342F"/>
    <w:rsid w:val="00283F34"/>
    <w:rsid w:val="0028496F"/>
    <w:rsid w:val="00284DC8"/>
    <w:rsid w:val="002868E6"/>
    <w:rsid w:val="00287C4F"/>
    <w:rsid w:val="0029095F"/>
    <w:rsid w:val="00291072"/>
    <w:rsid w:val="00291C61"/>
    <w:rsid w:val="00291F77"/>
    <w:rsid w:val="00292D88"/>
    <w:rsid w:val="0029310E"/>
    <w:rsid w:val="00293B20"/>
    <w:rsid w:val="00293B94"/>
    <w:rsid w:val="00295248"/>
    <w:rsid w:val="0029561F"/>
    <w:rsid w:val="00295D89"/>
    <w:rsid w:val="00296592"/>
    <w:rsid w:val="0029733F"/>
    <w:rsid w:val="002A0851"/>
    <w:rsid w:val="002A0F19"/>
    <w:rsid w:val="002A1289"/>
    <w:rsid w:val="002A1410"/>
    <w:rsid w:val="002A1BEC"/>
    <w:rsid w:val="002A4514"/>
    <w:rsid w:val="002A4602"/>
    <w:rsid w:val="002A50F6"/>
    <w:rsid w:val="002A556F"/>
    <w:rsid w:val="002A5BB1"/>
    <w:rsid w:val="002A5D6D"/>
    <w:rsid w:val="002A6B22"/>
    <w:rsid w:val="002A6B38"/>
    <w:rsid w:val="002A6E5B"/>
    <w:rsid w:val="002A7413"/>
    <w:rsid w:val="002A7835"/>
    <w:rsid w:val="002A7B99"/>
    <w:rsid w:val="002A7CA8"/>
    <w:rsid w:val="002B099E"/>
    <w:rsid w:val="002B1D93"/>
    <w:rsid w:val="002B21A4"/>
    <w:rsid w:val="002B29F8"/>
    <w:rsid w:val="002B6CBA"/>
    <w:rsid w:val="002B7F6A"/>
    <w:rsid w:val="002C010E"/>
    <w:rsid w:val="002C041A"/>
    <w:rsid w:val="002C28EF"/>
    <w:rsid w:val="002C2D0A"/>
    <w:rsid w:val="002C3113"/>
    <w:rsid w:val="002C3502"/>
    <w:rsid w:val="002C5CB7"/>
    <w:rsid w:val="002C6F50"/>
    <w:rsid w:val="002C7A29"/>
    <w:rsid w:val="002C7D4D"/>
    <w:rsid w:val="002D0A1C"/>
    <w:rsid w:val="002D1859"/>
    <w:rsid w:val="002D233F"/>
    <w:rsid w:val="002D2373"/>
    <w:rsid w:val="002D2C57"/>
    <w:rsid w:val="002D316A"/>
    <w:rsid w:val="002D3607"/>
    <w:rsid w:val="002D3A47"/>
    <w:rsid w:val="002D3EF8"/>
    <w:rsid w:val="002D464E"/>
    <w:rsid w:val="002D484B"/>
    <w:rsid w:val="002D4B8E"/>
    <w:rsid w:val="002D7E74"/>
    <w:rsid w:val="002E017E"/>
    <w:rsid w:val="002E0F40"/>
    <w:rsid w:val="002E25BF"/>
    <w:rsid w:val="002E3C1F"/>
    <w:rsid w:val="002E3DFF"/>
    <w:rsid w:val="002E4D1A"/>
    <w:rsid w:val="002E4F1F"/>
    <w:rsid w:val="002E583D"/>
    <w:rsid w:val="002E5873"/>
    <w:rsid w:val="002E7725"/>
    <w:rsid w:val="002E7A3C"/>
    <w:rsid w:val="002E7F0C"/>
    <w:rsid w:val="002F1854"/>
    <w:rsid w:val="002F1A4C"/>
    <w:rsid w:val="002F1DC3"/>
    <w:rsid w:val="002F2B7C"/>
    <w:rsid w:val="002F347F"/>
    <w:rsid w:val="002F4192"/>
    <w:rsid w:val="002F50E7"/>
    <w:rsid w:val="002F5270"/>
    <w:rsid w:val="002F5575"/>
    <w:rsid w:val="002F74E5"/>
    <w:rsid w:val="002F7F8D"/>
    <w:rsid w:val="00301309"/>
    <w:rsid w:val="00301D79"/>
    <w:rsid w:val="00302F8B"/>
    <w:rsid w:val="0030320E"/>
    <w:rsid w:val="00305253"/>
    <w:rsid w:val="00306CD6"/>
    <w:rsid w:val="00310E47"/>
    <w:rsid w:val="00311237"/>
    <w:rsid w:val="0031198F"/>
    <w:rsid w:val="00311D37"/>
    <w:rsid w:val="00311D92"/>
    <w:rsid w:val="003131AF"/>
    <w:rsid w:val="003133BA"/>
    <w:rsid w:val="00314495"/>
    <w:rsid w:val="00314571"/>
    <w:rsid w:val="0031474B"/>
    <w:rsid w:val="00315CF4"/>
    <w:rsid w:val="00316A1B"/>
    <w:rsid w:val="00316AB2"/>
    <w:rsid w:val="00320141"/>
    <w:rsid w:val="003203A9"/>
    <w:rsid w:val="00320F93"/>
    <w:rsid w:val="0032114D"/>
    <w:rsid w:val="00321D4C"/>
    <w:rsid w:val="00323A66"/>
    <w:rsid w:val="00324EE4"/>
    <w:rsid w:val="00325387"/>
    <w:rsid w:val="003258EF"/>
    <w:rsid w:val="00326B19"/>
    <w:rsid w:val="00326F4A"/>
    <w:rsid w:val="003273DA"/>
    <w:rsid w:val="0032751A"/>
    <w:rsid w:val="00327B48"/>
    <w:rsid w:val="00330212"/>
    <w:rsid w:val="003312B5"/>
    <w:rsid w:val="00332E24"/>
    <w:rsid w:val="0033387D"/>
    <w:rsid w:val="0033492B"/>
    <w:rsid w:val="0033595A"/>
    <w:rsid w:val="00336025"/>
    <w:rsid w:val="003377FC"/>
    <w:rsid w:val="00337C70"/>
    <w:rsid w:val="00340330"/>
    <w:rsid w:val="003405C0"/>
    <w:rsid w:val="00341037"/>
    <w:rsid w:val="00341BE0"/>
    <w:rsid w:val="00342049"/>
    <w:rsid w:val="00342804"/>
    <w:rsid w:val="003438D3"/>
    <w:rsid w:val="003439F9"/>
    <w:rsid w:val="0034455D"/>
    <w:rsid w:val="00344768"/>
    <w:rsid w:val="00344E0B"/>
    <w:rsid w:val="003458EA"/>
    <w:rsid w:val="00346C9E"/>
    <w:rsid w:val="00347240"/>
    <w:rsid w:val="003472EA"/>
    <w:rsid w:val="00347799"/>
    <w:rsid w:val="003477F9"/>
    <w:rsid w:val="0034788E"/>
    <w:rsid w:val="00350280"/>
    <w:rsid w:val="003506B7"/>
    <w:rsid w:val="003512AA"/>
    <w:rsid w:val="0035137E"/>
    <w:rsid w:val="003529EA"/>
    <w:rsid w:val="00354223"/>
    <w:rsid w:val="00354F25"/>
    <w:rsid w:val="0035599E"/>
    <w:rsid w:val="00356826"/>
    <w:rsid w:val="00356C89"/>
    <w:rsid w:val="00357AC7"/>
    <w:rsid w:val="00360181"/>
    <w:rsid w:val="00361D07"/>
    <w:rsid w:val="00362ED5"/>
    <w:rsid w:val="00363F0A"/>
    <w:rsid w:val="0036644A"/>
    <w:rsid w:val="00366DCF"/>
    <w:rsid w:val="00366F65"/>
    <w:rsid w:val="003674C2"/>
    <w:rsid w:val="00370489"/>
    <w:rsid w:val="00371024"/>
    <w:rsid w:val="00371859"/>
    <w:rsid w:val="00372CF9"/>
    <w:rsid w:val="003737D1"/>
    <w:rsid w:val="00374577"/>
    <w:rsid w:val="00374B4E"/>
    <w:rsid w:val="0037577A"/>
    <w:rsid w:val="00375C60"/>
    <w:rsid w:val="00375CFF"/>
    <w:rsid w:val="00376909"/>
    <w:rsid w:val="00376AB1"/>
    <w:rsid w:val="00376CCC"/>
    <w:rsid w:val="0038037D"/>
    <w:rsid w:val="0038085A"/>
    <w:rsid w:val="00381845"/>
    <w:rsid w:val="0038195D"/>
    <w:rsid w:val="00382ABF"/>
    <w:rsid w:val="00384CFB"/>
    <w:rsid w:val="003852E9"/>
    <w:rsid w:val="003854FA"/>
    <w:rsid w:val="00385770"/>
    <w:rsid w:val="0038594C"/>
    <w:rsid w:val="00386427"/>
    <w:rsid w:val="00387260"/>
    <w:rsid w:val="00390FAA"/>
    <w:rsid w:val="00392308"/>
    <w:rsid w:val="00392D9B"/>
    <w:rsid w:val="00393DBE"/>
    <w:rsid w:val="00395269"/>
    <w:rsid w:val="00395E49"/>
    <w:rsid w:val="003961CD"/>
    <w:rsid w:val="003965DA"/>
    <w:rsid w:val="003A1840"/>
    <w:rsid w:val="003A299F"/>
    <w:rsid w:val="003A2CD1"/>
    <w:rsid w:val="003A3086"/>
    <w:rsid w:val="003A39FA"/>
    <w:rsid w:val="003A4113"/>
    <w:rsid w:val="003A49D4"/>
    <w:rsid w:val="003A51C9"/>
    <w:rsid w:val="003A5DB2"/>
    <w:rsid w:val="003A5E0C"/>
    <w:rsid w:val="003B08A9"/>
    <w:rsid w:val="003B09FB"/>
    <w:rsid w:val="003B10CA"/>
    <w:rsid w:val="003B2E1C"/>
    <w:rsid w:val="003B3CF4"/>
    <w:rsid w:val="003B4558"/>
    <w:rsid w:val="003B475C"/>
    <w:rsid w:val="003B7364"/>
    <w:rsid w:val="003C12C6"/>
    <w:rsid w:val="003C1A9A"/>
    <w:rsid w:val="003C38DC"/>
    <w:rsid w:val="003C3D89"/>
    <w:rsid w:val="003C4E62"/>
    <w:rsid w:val="003C4FEC"/>
    <w:rsid w:val="003C51ED"/>
    <w:rsid w:val="003C5E70"/>
    <w:rsid w:val="003D0E8F"/>
    <w:rsid w:val="003D1466"/>
    <w:rsid w:val="003D26E8"/>
    <w:rsid w:val="003D2CDB"/>
    <w:rsid w:val="003D3041"/>
    <w:rsid w:val="003D43D1"/>
    <w:rsid w:val="003D4CEF"/>
    <w:rsid w:val="003D58C7"/>
    <w:rsid w:val="003D5DD0"/>
    <w:rsid w:val="003D68EC"/>
    <w:rsid w:val="003D7194"/>
    <w:rsid w:val="003D773E"/>
    <w:rsid w:val="003D7D54"/>
    <w:rsid w:val="003E12EB"/>
    <w:rsid w:val="003E1703"/>
    <w:rsid w:val="003E17AF"/>
    <w:rsid w:val="003E1C4E"/>
    <w:rsid w:val="003E2C58"/>
    <w:rsid w:val="003E3008"/>
    <w:rsid w:val="003E3B5F"/>
    <w:rsid w:val="003E3E40"/>
    <w:rsid w:val="003E49B5"/>
    <w:rsid w:val="003E68B4"/>
    <w:rsid w:val="003E7184"/>
    <w:rsid w:val="003E73BD"/>
    <w:rsid w:val="003E74DE"/>
    <w:rsid w:val="003F0D17"/>
    <w:rsid w:val="003F1A72"/>
    <w:rsid w:val="003F2093"/>
    <w:rsid w:val="003F26AD"/>
    <w:rsid w:val="003F2F72"/>
    <w:rsid w:val="003F3760"/>
    <w:rsid w:val="003F5A5C"/>
    <w:rsid w:val="003F5AC1"/>
    <w:rsid w:val="003F5F94"/>
    <w:rsid w:val="003F7782"/>
    <w:rsid w:val="003F7F25"/>
    <w:rsid w:val="00400084"/>
    <w:rsid w:val="0040090E"/>
    <w:rsid w:val="004040E7"/>
    <w:rsid w:val="00404A3C"/>
    <w:rsid w:val="00405220"/>
    <w:rsid w:val="004059A6"/>
    <w:rsid w:val="00406C7C"/>
    <w:rsid w:val="00406D52"/>
    <w:rsid w:val="00407BB0"/>
    <w:rsid w:val="0041083E"/>
    <w:rsid w:val="00410919"/>
    <w:rsid w:val="00410D97"/>
    <w:rsid w:val="00411A30"/>
    <w:rsid w:val="00411A72"/>
    <w:rsid w:val="00411FF9"/>
    <w:rsid w:val="00413B6B"/>
    <w:rsid w:val="00413E35"/>
    <w:rsid w:val="00413F19"/>
    <w:rsid w:val="004145B4"/>
    <w:rsid w:val="00414CB3"/>
    <w:rsid w:val="004159CC"/>
    <w:rsid w:val="0041712C"/>
    <w:rsid w:val="0041714E"/>
    <w:rsid w:val="00417FB7"/>
    <w:rsid w:val="00421861"/>
    <w:rsid w:val="004223E8"/>
    <w:rsid w:val="00422607"/>
    <w:rsid w:val="00422DF4"/>
    <w:rsid w:val="00423553"/>
    <w:rsid w:val="0042380D"/>
    <w:rsid w:val="00424807"/>
    <w:rsid w:val="004254D7"/>
    <w:rsid w:val="00425A85"/>
    <w:rsid w:val="00425FE7"/>
    <w:rsid w:val="004279B4"/>
    <w:rsid w:val="00427C08"/>
    <w:rsid w:val="00431334"/>
    <w:rsid w:val="004314BF"/>
    <w:rsid w:val="00432A2B"/>
    <w:rsid w:val="00432A68"/>
    <w:rsid w:val="00432ACE"/>
    <w:rsid w:val="00432BF9"/>
    <w:rsid w:val="00432C13"/>
    <w:rsid w:val="00433D7F"/>
    <w:rsid w:val="0043434F"/>
    <w:rsid w:val="004369DB"/>
    <w:rsid w:val="00436AF1"/>
    <w:rsid w:val="00437517"/>
    <w:rsid w:val="00440519"/>
    <w:rsid w:val="00441C28"/>
    <w:rsid w:val="00441EF8"/>
    <w:rsid w:val="00441FB6"/>
    <w:rsid w:val="00442CED"/>
    <w:rsid w:val="00444438"/>
    <w:rsid w:val="0044536A"/>
    <w:rsid w:val="0044546A"/>
    <w:rsid w:val="00445A40"/>
    <w:rsid w:val="00446F73"/>
    <w:rsid w:val="00446FAF"/>
    <w:rsid w:val="00446FB7"/>
    <w:rsid w:val="0044715C"/>
    <w:rsid w:val="00447772"/>
    <w:rsid w:val="004479F1"/>
    <w:rsid w:val="0045054C"/>
    <w:rsid w:val="0045111E"/>
    <w:rsid w:val="00451F4A"/>
    <w:rsid w:val="004527FD"/>
    <w:rsid w:val="004529FF"/>
    <w:rsid w:val="00453272"/>
    <w:rsid w:val="00453E6C"/>
    <w:rsid w:val="0045417C"/>
    <w:rsid w:val="00454F52"/>
    <w:rsid w:val="00456333"/>
    <w:rsid w:val="004573CD"/>
    <w:rsid w:val="00457AFF"/>
    <w:rsid w:val="00457D3F"/>
    <w:rsid w:val="0046012C"/>
    <w:rsid w:val="004601C3"/>
    <w:rsid w:val="00460797"/>
    <w:rsid w:val="00461114"/>
    <w:rsid w:val="00461B0B"/>
    <w:rsid w:val="00464560"/>
    <w:rsid w:val="00464678"/>
    <w:rsid w:val="00465A62"/>
    <w:rsid w:val="0047156D"/>
    <w:rsid w:val="004716DC"/>
    <w:rsid w:val="004720CF"/>
    <w:rsid w:val="00473102"/>
    <w:rsid w:val="00473E68"/>
    <w:rsid w:val="004740BC"/>
    <w:rsid w:val="004752A0"/>
    <w:rsid w:val="00475D10"/>
    <w:rsid w:val="00476D40"/>
    <w:rsid w:val="00477B3E"/>
    <w:rsid w:val="00480AC3"/>
    <w:rsid w:val="00481014"/>
    <w:rsid w:val="00481A26"/>
    <w:rsid w:val="00482AFA"/>
    <w:rsid w:val="00483927"/>
    <w:rsid w:val="00484601"/>
    <w:rsid w:val="004847A5"/>
    <w:rsid w:val="004868A8"/>
    <w:rsid w:val="0048750D"/>
    <w:rsid w:val="00491E41"/>
    <w:rsid w:val="004929AB"/>
    <w:rsid w:val="00493277"/>
    <w:rsid w:val="00493674"/>
    <w:rsid w:val="00494E7E"/>
    <w:rsid w:val="004958B1"/>
    <w:rsid w:val="004960F2"/>
    <w:rsid w:val="00497B5C"/>
    <w:rsid w:val="00497CF8"/>
    <w:rsid w:val="004A02A2"/>
    <w:rsid w:val="004A077F"/>
    <w:rsid w:val="004A0A3B"/>
    <w:rsid w:val="004A0DEF"/>
    <w:rsid w:val="004A107F"/>
    <w:rsid w:val="004A148C"/>
    <w:rsid w:val="004A2838"/>
    <w:rsid w:val="004A2D03"/>
    <w:rsid w:val="004A484B"/>
    <w:rsid w:val="004A4B25"/>
    <w:rsid w:val="004A55A0"/>
    <w:rsid w:val="004A6158"/>
    <w:rsid w:val="004A6382"/>
    <w:rsid w:val="004A68A4"/>
    <w:rsid w:val="004B0BA3"/>
    <w:rsid w:val="004B0F40"/>
    <w:rsid w:val="004B111B"/>
    <w:rsid w:val="004B1F06"/>
    <w:rsid w:val="004B3A81"/>
    <w:rsid w:val="004B3B1D"/>
    <w:rsid w:val="004B3BFC"/>
    <w:rsid w:val="004B5A46"/>
    <w:rsid w:val="004B6A45"/>
    <w:rsid w:val="004B7060"/>
    <w:rsid w:val="004B7EEA"/>
    <w:rsid w:val="004C189D"/>
    <w:rsid w:val="004C1AB3"/>
    <w:rsid w:val="004C29CB"/>
    <w:rsid w:val="004C3108"/>
    <w:rsid w:val="004C36C9"/>
    <w:rsid w:val="004C4818"/>
    <w:rsid w:val="004C57A1"/>
    <w:rsid w:val="004C62E8"/>
    <w:rsid w:val="004C7671"/>
    <w:rsid w:val="004C79E7"/>
    <w:rsid w:val="004C7B59"/>
    <w:rsid w:val="004D00F6"/>
    <w:rsid w:val="004D113F"/>
    <w:rsid w:val="004D29E6"/>
    <w:rsid w:val="004D2E46"/>
    <w:rsid w:val="004D3317"/>
    <w:rsid w:val="004D48CA"/>
    <w:rsid w:val="004D4E26"/>
    <w:rsid w:val="004D57D0"/>
    <w:rsid w:val="004D6683"/>
    <w:rsid w:val="004D7F6E"/>
    <w:rsid w:val="004E0750"/>
    <w:rsid w:val="004E0E81"/>
    <w:rsid w:val="004E21AB"/>
    <w:rsid w:val="004E2A21"/>
    <w:rsid w:val="004E2CB9"/>
    <w:rsid w:val="004E31E4"/>
    <w:rsid w:val="004E3626"/>
    <w:rsid w:val="004E3D3E"/>
    <w:rsid w:val="004E5187"/>
    <w:rsid w:val="004E7FBB"/>
    <w:rsid w:val="004F0253"/>
    <w:rsid w:val="004F153A"/>
    <w:rsid w:val="004F15B6"/>
    <w:rsid w:val="004F2247"/>
    <w:rsid w:val="004F2C5D"/>
    <w:rsid w:val="004F2C99"/>
    <w:rsid w:val="004F2D55"/>
    <w:rsid w:val="004F3261"/>
    <w:rsid w:val="004F3D9D"/>
    <w:rsid w:val="004F455F"/>
    <w:rsid w:val="004F496B"/>
    <w:rsid w:val="004F52C2"/>
    <w:rsid w:val="004F5331"/>
    <w:rsid w:val="004F5EBD"/>
    <w:rsid w:val="004F67AB"/>
    <w:rsid w:val="004F6B82"/>
    <w:rsid w:val="00503717"/>
    <w:rsid w:val="00503A1E"/>
    <w:rsid w:val="00503A25"/>
    <w:rsid w:val="00504D93"/>
    <w:rsid w:val="005050C1"/>
    <w:rsid w:val="00505668"/>
    <w:rsid w:val="00505742"/>
    <w:rsid w:val="0050776E"/>
    <w:rsid w:val="00507A8E"/>
    <w:rsid w:val="00507EEE"/>
    <w:rsid w:val="0051000D"/>
    <w:rsid w:val="0051133A"/>
    <w:rsid w:val="00511CFF"/>
    <w:rsid w:val="00512D67"/>
    <w:rsid w:val="00512E8F"/>
    <w:rsid w:val="005135B1"/>
    <w:rsid w:val="00514440"/>
    <w:rsid w:val="005150D8"/>
    <w:rsid w:val="0051545D"/>
    <w:rsid w:val="00515C36"/>
    <w:rsid w:val="005163F5"/>
    <w:rsid w:val="0051667E"/>
    <w:rsid w:val="00516F06"/>
    <w:rsid w:val="0051755E"/>
    <w:rsid w:val="00520D44"/>
    <w:rsid w:val="00520E1E"/>
    <w:rsid w:val="0052160D"/>
    <w:rsid w:val="00521D18"/>
    <w:rsid w:val="00522C9F"/>
    <w:rsid w:val="005230DE"/>
    <w:rsid w:val="00523F01"/>
    <w:rsid w:val="0052576E"/>
    <w:rsid w:val="00525C48"/>
    <w:rsid w:val="00526BC9"/>
    <w:rsid w:val="0052746A"/>
    <w:rsid w:val="00530D92"/>
    <w:rsid w:val="00531BFA"/>
    <w:rsid w:val="0053269C"/>
    <w:rsid w:val="00532957"/>
    <w:rsid w:val="005330F9"/>
    <w:rsid w:val="005334C3"/>
    <w:rsid w:val="00533993"/>
    <w:rsid w:val="00533ACE"/>
    <w:rsid w:val="005345AA"/>
    <w:rsid w:val="00535ADA"/>
    <w:rsid w:val="005368F2"/>
    <w:rsid w:val="00537310"/>
    <w:rsid w:val="0054074C"/>
    <w:rsid w:val="00541A2F"/>
    <w:rsid w:val="0054254E"/>
    <w:rsid w:val="00542B26"/>
    <w:rsid w:val="00543305"/>
    <w:rsid w:val="005434C7"/>
    <w:rsid w:val="00544417"/>
    <w:rsid w:val="0054457E"/>
    <w:rsid w:val="0054489A"/>
    <w:rsid w:val="00547E3A"/>
    <w:rsid w:val="005505AB"/>
    <w:rsid w:val="00550C37"/>
    <w:rsid w:val="00550C49"/>
    <w:rsid w:val="00551344"/>
    <w:rsid w:val="005529EA"/>
    <w:rsid w:val="00552ED3"/>
    <w:rsid w:val="00554269"/>
    <w:rsid w:val="005605AC"/>
    <w:rsid w:val="00560A28"/>
    <w:rsid w:val="00560F4B"/>
    <w:rsid w:val="005610FB"/>
    <w:rsid w:val="0056213A"/>
    <w:rsid w:val="00562746"/>
    <w:rsid w:val="00564381"/>
    <w:rsid w:val="0056499B"/>
    <w:rsid w:val="00564B35"/>
    <w:rsid w:val="00565462"/>
    <w:rsid w:val="00565587"/>
    <w:rsid w:val="00565FC0"/>
    <w:rsid w:val="005661A0"/>
    <w:rsid w:val="00566580"/>
    <w:rsid w:val="00567406"/>
    <w:rsid w:val="0057105C"/>
    <w:rsid w:val="00571C28"/>
    <w:rsid w:val="00572694"/>
    <w:rsid w:val="005726C8"/>
    <w:rsid w:val="00572CDA"/>
    <w:rsid w:val="00575334"/>
    <w:rsid w:val="005761ED"/>
    <w:rsid w:val="005762A7"/>
    <w:rsid w:val="005779E7"/>
    <w:rsid w:val="00577B00"/>
    <w:rsid w:val="00577FDA"/>
    <w:rsid w:val="00580416"/>
    <w:rsid w:val="005804D0"/>
    <w:rsid w:val="005806F6"/>
    <w:rsid w:val="00580A19"/>
    <w:rsid w:val="00580F2B"/>
    <w:rsid w:val="005814CF"/>
    <w:rsid w:val="00581607"/>
    <w:rsid w:val="00581BB4"/>
    <w:rsid w:val="00581CA7"/>
    <w:rsid w:val="005824B8"/>
    <w:rsid w:val="005825E5"/>
    <w:rsid w:val="00583E90"/>
    <w:rsid w:val="00584443"/>
    <w:rsid w:val="00585A5C"/>
    <w:rsid w:val="00585DE2"/>
    <w:rsid w:val="005865C9"/>
    <w:rsid w:val="005873BA"/>
    <w:rsid w:val="0058799B"/>
    <w:rsid w:val="005907C3"/>
    <w:rsid w:val="00590E7B"/>
    <w:rsid w:val="00591141"/>
    <w:rsid w:val="0059158B"/>
    <w:rsid w:val="005915BB"/>
    <w:rsid w:val="00591F50"/>
    <w:rsid w:val="00592661"/>
    <w:rsid w:val="00593F90"/>
    <w:rsid w:val="005943CB"/>
    <w:rsid w:val="00594AE3"/>
    <w:rsid w:val="005953AA"/>
    <w:rsid w:val="00595A67"/>
    <w:rsid w:val="00596A2A"/>
    <w:rsid w:val="005976A0"/>
    <w:rsid w:val="005979EE"/>
    <w:rsid w:val="00597CE5"/>
    <w:rsid w:val="005A0964"/>
    <w:rsid w:val="005A0B48"/>
    <w:rsid w:val="005A0F88"/>
    <w:rsid w:val="005A1213"/>
    <w:rsid w:val="005A1B91"/>
    <w:rsid w:val="005A1DD7"/>
    <w:rsid w:val="005A1EDF"/>
    <w:rsid w:val="005A22F3"/>
    <w:rsid w:val="005A2B5C"/>
    <w:rsid w:val="005A2FC4"/>
    <w:rsid w:val="005A31F8"/>
    <w:rsid w:val="005A33FE"/>
    <w:rsid w:val="005A5D60"/>
    <w:rsid w:val="005A6D28"/>
    <w:rsid w:val="005A7212"/>
    <w:rsid w:val="005A7240"/>
    <w:rsid w:val="005B0AA6"/>
    <w:rsid w:val="005B1314"/>
    <w:rsid w:val="005B1662"/>
    <w:rsid w:val="005B23FB"/>
    <w:rsid w:val="005B3499"/>
    <w:rsid w:val="005B49E2"/>
    <w:rsid w:val="005B4B01"/>
    <w:rsid w:val="005B4B67"/>
    <w:rsid w:val="005B4EB1"/>
    <w:rsid w:val="005B6B11"/>
    <w:rsid w:val="005B7732"/>
    <w:rsid w:val="005B7822"/>
    <w:rsid w:val="005C03DD"/>
    <w:rsid w:val="005C064B"/>
    <w:rsid w:val="005C2256"/>
    <w:rsid w:val="005C2A9C"/>
    <w:rsid w:val="005C3345"/>
    <w:rsid w:val="005C44D1"/>
    <w:rsid w:val="005C45A4"/>
    <w:rsid w:val="005C489F"/>
    <w:rsid w:val="005C53B9"/>
    <w:rsid w:val="005C62BD"/>
    <w:rsid w:val="005C6ABB"/>
    <w:rsid w:val="005C6B2E"/>
    <w:rsid w:val="005D0FA5"/>
    <w:rsid w:val="005D1C15"/>
    <w:rsid w:val="005D1D4C"/>
    <w:rsid w:val="005D2323"/>
    <w:rsid w:val="005D2ED6"/>
    <w:rsid w:val="005D407A"/>
    <w:rsid w:val="005D432F"/>
    <w:rsid w:val="005D4A71"/>
    <w:rsid w:val="005D4D9B"/>
    <w:rsid w:val="005D507A"/>
    <w:rsid w:val="005D5D56"/>
    <w:rsid w:val="005D6122"/>
    <w:rsid w:val="005D6E4B"/>
    <w:rsid w:val="005D6FA0"/>
    <w:rsid w:val="005D777B"/>
    <w:rsid w:val="005E10C5"/>
    <w:rsid w:val="005E25AE"/>
    <w:rsid w:val="005E2F27"/>
    <w:rsid w:val="005E2F67"/>
    <w:rsid w:val="005E3AF7"/>
    <w:rsid w:val="005E3CF0"/>
    <w:rsid w:val="005E3FCB"/>
    <w:rsid w:val="005E446A"/>
    <w:rsid w:val="005E538C"/>
    <w:rsid w:val="005E61BC"/>
    <w:rsid w:val="005E6B5C"/>
    <w:rsid w:val="005E73A2"/>
    <w:rsid w:val="005E7610"/>
    <w:rsid w:val="005E7865"/>
    <w:rsid w:val="005F044B"/>
    <w:rsid w:val="005F0C9D"/>
    <w:rsid w:val="005F120A"/>
    <w:rsid w:val="005F1C13"/>
    <w:rsid w:val="005F27A2"/>
    <w:rsid w:val="005F31FA"/>
    <w:rsid w:val="005F3550"/>
    <w:rsid w:val="005F3ADF"/>
    <w:rsid w:val="00601E8B"/>
    <w:rsid w:val="00602862"/>
    <w:rsid w:val="00602D64"/>
    <w:rsid w:val="0060326E"/>
    <w:rsid w:val="006037BB"/>
    <w:rsid w:val="00604D83"/>
    <w:rsid w:val="0060571F"/>
    <w:rsid w:val="00605B76"/>
    <w:rsid w:val="00605FB0"/>
    <w:rsid w:val="006065F7"/>
    <w:rsid w:val="0060693F"/>
    <w:rsid w:val="00607232"/>
    <w:rsid w:val="00607268"/>
    <w:rsid w:val="00607C07"/>
    <w:rsid w:val="00610364"/>
    <w:rsid w:val="00611AEA"/>
    <w:rsid w:val="00611CF4"/>
    <w:rsid w:val="00612066"/>
    <w:rsid w:val="00613345"/>
    <w:rsid w:val="00613547"/>
    <w:rsid w:val="00613E2D"/>
    <w:rsid w:val="00613E5F"/>
    <w:rsid w:val="006143C6"/>
    <w:rsid w:val="0061746B"/>
    <w:rsid w:val="00620606"/>
    <w:rsid w:val="00621BC2"/>
    <w:rsid w:val="00622253"/>
    <w:rsid w:val="00624061"/>
    <w:rsid w:val="00624445"/>
    <w:rsid w:val="0062670C"/>
    <w:rsid w:val="00630426"/>
    <w:rsid w:val="006307D0"/>
    <w:rsid w:val="00630CD6"/>
    <w:rsid w:val="006314B5"/>
    <w:rsid w:val="006319AA"/>
    <w:rsid w:val="006325D4"/>
    <w:rsid w:val="00633DF3"/>
    <w:rsid w:val="00634729"/>
    <w:rsid w:val="00634760"/>
    <w:rsid w:val="0063558E"/>
    <w:rsid w:val="00635740"/>
    <w:rsid w:val="00637031"/>
    <w:rsid w:val="00637551"/>
    <w:rsid w:val="00643230"/>
    <w:rsid w:val="00643771"/>
    <w:rsid w:val="006441B4"/>
    <w:rsid w:val="006445A8"/>
    <w:rsid w:val="0064498B"/>
    <w:rsid w:val="00644ABC"/>
    <w:rsid w:val="00645F00"/>
    <w:rsid w:val="00645F9A"/>
    <w:rsid w:val="00651207"/>
    <w:rsid w:val="00651DDA"/>
    <w:rsid w:val="00653E80"/>
    <w:rsid w:val="00655415"/>
    <w:rsid w:val="00655639"/>
    <w:rsid w:val="00655BAD"/>
    <w:rsid w:val="00655E35"/>
    <w:rsid w:val="006560E5"/>
    <w:rsid w:val="0065620A"/>
    <w:rsid w:val="006568F8"/>
    <w:rsid w:val="006572F5"/>
    <w:rsid w:val="00657592"/>
    <w:rsid w:val="00657765"/>
    <w:rsid w:val="00657A0B"/>
    <w:rsid w:val="00657C37"/>
    <w:rsid w:val="00657EE2"/>
    <w:rsid w:val="00660847"/>
    <w:rsid w:val="0066084F"/>
    <w:rsid w:val="00662C10"/>
    <w:rsid w:val="00662CBC"/>
    <w:rsid w:val="006635D5"/>
    <w:rsid w:val="006641E5"/>
    <w:rsid w:val="006660B0"/>
    <w:rsid w:val="00666164"/>
    <w:rsid w:val="00667265"/>
    <w:rsid w:val="0066794C"/>
    <w:rsid w:val="00670902"/>
    <w:rsid w:val="0067099C"/>
    <w:rsid w:val="00670CB2"/>
    <w:rsid w:val="00671C57"/>
    <w:rsid w:val="00672A4F"/>
    <w:rsid w:val="00672D68"/>
    <w:rsid w:val="006733F8"/>
    <w:rsid w:val="00673572"/>
    <w:rsid w:val="0067357D"/>
    <w:rsid w:val="00674C5D"/>
    <w:rsid w:val="00674FC5"/>
    <w:rsid w:val="00676A38"/>
    <w:rsid w:val="00677D78"/>
    <w:rsid w:val="00680D35"/>
    <w:rsid w:val="00682A28"/>
    <w:rsid w:val="00684080"/>
    <w:rsid w:val="00686073"/>
    <w:rsid w:val="006863E1"/>
    <w:rsid w:val="00686882"/>
    <w:rsid w:val="006868DB"/>
    <w:rsid w:val="00686CBC"/>
    <w:rsid w:val="006904D9"/>
    <w:rsid w:val="00691417"/>
    <w:rsid w:val="00691EFB"/>
    <w:rsid w:val="00692052"/>
    <w:rsid w:val="006920F7"/>
    <w:rsid w:val="006926E4"/>
    <w:rsid w:val="00693648"/>
    <w:rsid w:val="0069368D"/>
    <w:rsid w:val="00694156"/>
    <w:rsid w:val="006943B6"/>
    <w:rsid w:val="00695B9D"/>
    <w:rsid w:val="00695C59"/>
    <w:rsid w:val="00695D4F"/>
    <w:rsid w:val="0069617B"/>
    <w:rsid w:val="00696777"/>
    <w:rsid w:val="00696B30"/>
    <w:rsid w:val="006A097E"/>
    <w:rsid w:val="006A1509"/>
    <w:rsid w:val="006A151C"/>
    <w:rsid w:val="006A19C1"/>
    <w:rsid w:val="006A2455"/>
    <w:rsid w:val="006A397A"/>
    <w:rsid w:val="006A3F12"/>
    <w:rsid w:val="006A4A5F"/>
    <w:rsid w:val="006A4B4A"/>
    <w:rsid w:val="006A66E4"/>
    <w:rsid w:val="006A78F5"/>
    <w:rsid w:val="006B04FD"/>
    <w:rsid w:val="006B0590"/>
    <w:rsid w:val="006B1967"/>
    <w:rsid w:val="006B2300"/>
    <w:rsid w:val="006B2DB4"/>
    <w:rsid w:val="006B2E11"/>
    <w:rsid w:val="006B2E69"/>
    <w:rsid w:val="006B3B2E"/>
    <w:rsid w:val="006B40C1"/>
    <w:rsid w:val="006B42E2"/>
    <w:rsid w:val="006B4914"/>
    <w:rsid w:val="006B4C3A"/>
    <w:rsid w:val="006B58D6"/>
    <w:rsid w:val="006B5919"/>
    <w:rsid w:val="006B6505"/>
    <w:rsid w:val="006B766A"/>
    <w:rsid w:val="006B7E88"/>
    <w:rsid w:val="006C04E5"/>
    <w:rsid w:val="006C05BB"/>
    <w:rsid w:val="006C0EFD"/>
    <w:rsid w:val="006C3036"/>
    <w:rsid w:val="006C312E"/>
    <w:rsid w:val="006C4A31"/>
    <w:rsid w:val="006C5511"/>
    <w:rsid w:val="006C64CC"/>
    <w:rsid w:val="006C699E"/>
    <w:rsid w:val="006C6B8B"/>
    <w:rsid w:val="006C7B02"/>
    <w:rsid w:val="006D15E6"/>
    <w:rsid w:val="006D2D94"/>
    <w:rsid w:val="006D31ED"/>
    <w:rsid w:val="006D3850"/>
    <w:rsid w:val="006D48C6"/>
    <w:rsid w:val="006D5A09"/>
    <w:rsid w:val="006D5E08"/>
    <w:rsid w:val="006D759F"/>
    <w:rsid w:val="006D7881"/>
    <w:rsid w:val="006D7979"/>
    <w:rsid w:val="006D7ADB"/>
    <w:rsid w:val="006D7BE0"/>
    <w:rsid w:val="006E0084"/>
    <w:rsid w:val="006E0BA6"/>
    <w:rsid w:val="006E1007"/>
    <w:rsid w:val="006E170F"/>
    <w:rsid w:val="006E228C"/>
    <w:rsid w:val="006E2A50"/>
    <w:rsid w:val="006E2F28"/>
    <w:rsid w:val="006E4F5F"/>
    <w:rsid w:val="006E5B5D"/>
    <w:rsid w:val="006E613B"/>
    <w:rsid w:val="006E67B9"/>
    <w:rsid w:val="006E6813"/>
    <w:rsid w:val="006E746A"/>
    <w:rsid w:val="006E76D5"/>
    <w:rsid w:val="006E7E1A"/>
    <w:rsid w:val="006F20B4"/>
    <w:rsid w:val="006F303C"/>
    <w:rsid w:val="006F31E2"/>
    <w:rsid w:val="006F3943"/>
    <w:rsid w:val="006F417D"/>
    <w:rsid w:val="006F588D"/>
    <w:rsid w:val="006F619C"/>
    <w:rsid w:val="006F6331"/>
    <w:rsid w:val="006F6DFA"/>
    <w:rsid w:val="0070045B"/>
    <w:rsid w:val="0070074A"/>
    <w:rsid w:val="00700F55"/>
    <w:rsid w:val="00701A63"/>
    <w:rsid w:val="0070288A"/>
    <w:rsid w:val="00705D24"/>
    <w:rsid w:val="00705D43"/>
    <w:rsid w:val="00706737"/>
    <w:rsid w:val="007072E4"/>
    <w:rsid w:val="007106AD"/>
    <w:rsid w:val="007106FB"/>
    <w:rsid w:val="007107F2"/>
    <w:rsid w:val="00710870"/>
    <w:rsid w:val="00711662"/>
    <w:rsid w:val="00712F0E"/>
    <w:rsid w:val="007131C5"/>
    <w:rsid w:val="00713E34"/>
    <w:rsid w:val="00714572"/>
    <w:rsid w:val="007145E1"/>
    <w:rsid w:val="00714FE0"/>
    <w:rsid w:val="0071655C"/>
    <w:rsid w:val="0072026D"/>
    <w:rsid w:val="0072039A"/>
    <w:rsid w:val="00720A83"/>
    <w:rsid w:val="00720CE6"/>
    <w:rsid w:val="00720EAD"/>
    <w:rsid w:val="007217BD"/>
    <w:rsid w:val="00721B68"/>
    <w:rsid w:val="00721C73"/>
    <w:rsid w:val="00722232"/>
    <w:rsid w:val="00726092"/>
    <w:rsid w:val="00732DC0"/>
    <w:rsid w:val="00733378"/>
    <w:rsid w:val="007340A6"/>
    <w:rsid w:val="007342DF"/>
    <w:rsid w:val="00734644"/>
    <w:rsid w:val="00734E51"/>
    <w:rsid w:val="00734EDE"/>
    <w:rsid w:val="0073507D"/>
    <w:rsid w:val="00735B57"/>
    <w:rsid w:val="00736926"/>
    <w:rsid w:val="0073692F"/>
    <w:rsid w:val="0073736E"/>
    <w:rsid w:val="00737D32"/>
    <w:rsid w:val="00743D19"/>
    <w:rsid w:val="00743F26"/>
    <w:rsid w:val="0074420D"/>
    <w:rsid w:val="007446EA"/>
    <w:rsid w:val="00745170"/>
    <w:rsid w:val="00745364"/>
    <w:rsid w:val="00745A91"/>
    <w:rsid w:val="007470A8"/>
    <w:rsid w:val="007476A3"/>
    <w:rsid w:val="00747DAC"/>
    <w:rsid w:val="00750A51"/>
    <w:rsid w:val="00750CEE"/>
    <w:rsid w:val="00752868"/>
    <w:rsid w:val="00752EEB"/>
    <w:rsid w:val="00752FA4"/>
    <w:rsid w:val="00754CB5"/>
    <w:rsid w:val="0075534F"/>
    <w:rsid w:val="00755B30"/>
    <w:rsid w:val="00755C58"/>
    <w:rsid w:val="00755E18"/>
    <w:rsid w:val="007561AC"/>
    <w:rsid w:val="00757A20"/>
    <w:rsid w:val="00757D24"/>
    <w:rsid w:val="00757DB7"/>
    <w:rsid w:val="00757FC5"/>
    <w:rsid w:val="0076012B"/>
    <w:rsid w:val="00760BA1"/>
    <w:rsid w:val="00761A3E"/>
    <w:rsid w:val="00761C47"/>
    <w:rsid w:val="00762B27"/>
    <w:rsid w:val="00762CC9"/>
    <w:rsid w:val="00764DDC"/>
    <w:rsid w:val="00764EC8"/>
    <w:rsid w:val="007655C4"/>
    <w:rsid w:val="00765650"/>
    <w:rsid w:val="0076582F"/>
    <w:rsid w:val="00765BBF"/>
    <w:rsid w:val="00766275"/>
    <w:rsid w:val="007673F4"/>
    <w:rsid w:val="007675A6"/>
    <w:rsid w:val="00767A74"/>
    <w:rsid w:val="00767F25"/>
    <w:rsid w:val="00770C8A"/>
    <w:rsid w:val="00771C18"/>
    <w:rsid w:val="00771DAA"/>
    <w:rsid w:val="007726D7"/>
    <w:rsid w:val="0077296C"/>
    <w:rsid w:val="00772A23"/>
    <w:rsid w:val="00772F48"/>
    <w:rsid w:val="00773303"/>
    <w:rsid w:val="00773FAE"/>
    <w:rsid w:val="00774D25"/>
    <w:rsid w:val="0077549F"/>
    <w:rsid w:val="0077565D"/>
    <w:rsid w:val="00776095"/>
    <w:rsid w:val="007778F2"/>
    <w:rsid w:val="00780B60"/>
    <w:rsid w:val="00780C69"/>
    <w:rsid w:val="00780F19"/>
    <w:rsid w:val="00781E1E"/>
    <w:rsid w:val="00782E58"/>
    <w:rsid w:val="00783E57"/>
    <w:rsid w:val="007842A2"/>
    <w:rsid w:val="00784EAC"/>
    <w:rsid w:val="00785BC2"/>
    <w:rsid w:val="00786556"/>
    <w:rsid w:val="00786CC0"/>
    <w:rsid w:val="00787214"/>
    <w:rsid w:val="00787A57"/>
    <w:rsid w:val="00790D7F"/>
    <w:rsid w:val="00790E5E"/>
    <w:rsid w:val="00791316"/>
    <w:rsid w:val="00791894"/>
    <w:rsid w:val="00791A1D"/>
    <w:rsid w:val="00792087"/>
    <w:rsid w:val="00792D41"/>
    <w:rsid w:val="0079325E"/>
    <w:rsid w:val="007953CE"/>
    <w:rsid w:val="00795758"/>
    <w:rsid w:val="00795D8A"/>
    <w:rsid w:val="00796623"/>
    <w:rsid w:val="00796721"/>
    <w:rsid w:val="00796CED"/>
    <w:rsid w:val="007A141E"/>
    <w:rsid w:val="007A18A2"/>
    <w:rsid w:val="007A24C1"/>
    <w:rsid w:val="007A2AD8"/>
    <w:rsid w:val="007A3734"/>
    <w:rsid w:val="007A39F2"/>
    <w:rsid w:val="007A478B"/>
    <w:rsid w:val="007A4AD0"/>
    <w:rsid w:val="007A5997"/>
    <w:rsid w:val="007A65B7"/>
    <w:rsid w:val="007A687D"/>
    <w:rsid w:val="007A68C1"/>
    <w:rsid w:val="007A6B48"/>
    <w:rsid w:val="007A6D7E"/>
    <w:rsid w:val="007A7AC0"/>
    <w:rsid w:val="007B05FA"/>
    <w:rsid w:val="007B0AE9"/>
    <w:rsid w:val="007B16BC"/>
    <w:rsid w:val="007B1AC9"/>
    <w:rsid w:val="007B1D89"/>
    <w:rsid w:val="007B1E93"/>
    <w:rsid w:val="007B2468"/>
    <w:rsid w:val="007B2AAC"/>
    <w:rsid w:val="007B2C75"/>
    <w:rsid w:val="007B2D3F"/>
    <w:rsid w:val="007B2FFC"/>
    <w:rsid w:val="007B52F3"/>
    <w:rsid w:val="007B634B"/>
    <w:rsid w:val="007B66A1"/>
    <w:rsid w:val="007B7429"/>
    <w:rsid w:val="007C0001"/>
    <w:rsid w:val="007C0AAB"/>
    <w:rsid w:val="007C0D2D"/>
    <w:rsid w:val="007C17E5"/>
    <w:rsid w:val="007C1905"/>
    <w:rsid w:val="007C2200"/>
    <w:rsid w:val="007C24E9"/>
    <w:rsid w:val="007C26A7"/>
    <w:rsid w:val="007C26BA"/>
    <w:rsid w:val="007C33BF"/>
    <w:rsid w:val="007C410B"/>
    <w:rsid w:val="007C53E3"/>
    <w:rsid w:val="007C55F9"/>
    <w:rsid w:val="007C5C56"/>
    <w:rsid w:val="007C6F53"/>
    <w:rsid w:val="007D049B"/>
    <w:rsid w:val="007D0DFF"/>
    <w:rsid w:val="007D1BC9"/>
    <w:rsid w:val="007D263F"/>
    <w:rsid w:val="007D2707"/>
    <w:rsid w:val="007D2E05"/>
    <w:rsid w:val="007D32C9"/>
    <w:rsid w:val="007D3A62"/>
    <w:rsid w:val="007D3EE1"/>
    <w:rsid w:val="007D41F9"/>
    <w:rsid w:val="007D590E"/>
    <w:rsid w:val="007D5C50"/>
    <w:rsid w:val="007D5F27"/>
    <w:rsid w:val="007D64D2"/>
    <w:rsid w:val="007D67DD"/>
    <w:rsid w:val="007D6F76"/>
    <w:rsid w:val="007E117F"/>
    <w:rsid w:val="007E165A"/>
    <w:rsid w:val="007E17BC"/>
    <w:rsid w:val="007E4AD2"/>
    <w:rsid w:val="007E4C4A"/>
    <w:rsid w:val="007E4ECD"/>
    <w:rsid w:val="007E74FB"/>
    <w:rsid w:val="007E7951"/>
    <w:rsid w:val="007E7CCD"/>
    <w:rsid w:val="007F0C87"/>
    <w:rsid w:val="007F266A"/>
    <w:rsid w:val="007F2FF9"/>
    <w:rsid w:val="007F4102"/>
    <w:rsid w:val="007F44F3"/>
    <w:rsid w:val="007F467E"/>
    <w:rsid w:val="007F54AB"/>
    <w:rsid w:val="007F5EAA"/>
    <w:rsid w:val="007F6826"/>
    <w:rsid w:val="0080004D"/>
    <w:rsid w:val="008011FE"/>
    <w:rsid w:val="00801BEE"/>
    <w:rsid w:val="00803214"/>
    <w:rsid w:val="00803F7F"/>
    <w:rsid w:val="008051D5"/>
    <w:rsid w:val="00805BA4"/>
    <w:rsid w:val="008060FA"/>
    <w:rsid w:val="00807746"/>
    <w:rsid w:val="00807B6E"/>
    <w:rsid w:val="00807CC0"/>
    <w:rsid w:val="00810015"/>
    <w:rsid w:val="008107E8"/>
    <w:rsid w:val="00810C61"/>
    <w:rsid w:val="00810CE8"/>
    <w:rsid w:val="00811612"/>
    <w:rsid w:val="0081163F"/>
    <w:rsid w:val="00812D15"/>
    <w:rsid w:val="008135BE"/>
    <w:rsid w:val="008158B1"/>
    <w:rsid w:val="0081668E"/>
    <w:rsid w:val="00816B50"/>
    <w:rsid w:val="00817DED"/>
    <w:rsid w:val="0082058D"/>
    <w:rsid w:val="00820BAE"/>
    <w:rsid w:val="00820F6A"/>
    <w:rsid w:val="008210F2"/>
    <w:rsid w:val="008216EF"/>
    <w:rsid w:val="008232DF"/>
    <w:rsid w:val="008238F7"/>
    <w:rsid w:val="00823B08"/>
    <w:rsid w:val="008259A0"/>
    <w:rsid w:val="0082685C"/>
    <w:rsid w:val="008268A5"/>
    <w:rsid w:val="00827484"/>
    <w:rsid w:val="00827581"/>
    <w:rsid w:val="0083002F"/>
    <w:rsid w:val="00831389"/>
    <w:rsid w:val="00832062"/>
    <w:rsid w:val="00833886"/>
    <w:rsid w:val="00835B3E"/>
    <w:rsid w:val="00836646"/>
    <w:rsid w:val="008410F9"/>
    <w:rsid w:val="008414CD"/>
    <w:rsid w:val="008425DB"/>
    <w:rsid w:val="0084371D"/>
    <w:rsid w:val="00843B1F"/>
    <w:rsid w:val="00844B79"/>
    <w:rsid w:val="00844C11"/>
    <w:rsid w:val="00845AE2"/>
    <w:rsid w:val="00845DE8"/>
    <w:rsid w:val="008469F1"/>
    <w:rsid w:val="00846E44"/>
    <w:rsid w:val="00847496"/>
    <w:rsid w:val="008474AC"/>
    <w:rsid w:val="00850919"/>
    <w:rsid w:val="00852DBA"/>
    <w:rsid w:val="0085326D"/>
    <w:rsid w:val="0085522E"/>
    <w:rsid w:val="008553BE"/>
    <w:rsid w:val="00855B50"/>
    <w:rsid w:val="00856386"/>
    <w:rsid w:val="008566FA"/>
    <w:rsid w:val="00857096"/>
    <w:rsid w:val="008578F3"/>
    <w:rsid w:val="00857BF7"/>
    <w:rsid w:val="00857CF7"/>
    <w:rsid w:val="00860EA6"/>
    <w:rsid w:val="008610D3"/>
    <w:rsid w:val="008619F6"/>
    <w:rsid w:val="0086473C"/>
    <w:rsid w:val="0086619E"/>
    <w:rsid w:val="00870175"/>
    <w:rsid w:val="00870757"/>
    <w:rsid w:val="008708D6"/>
    <w:rsid w:val="0087141F"/>
    <w:rsid w:val="00871A2F"/>
    <w:rsid w:val="008737B1"/>
    <w:rsid w:val="00873C37"/>
    <w:rsid w:val="0087409B"/>
    <w:rsid w:val="0087423B"/>
    <w:rsid w:val="00874670"/>
    <w:rsid w:val="00875042"/>
    <w:rsid w:val="00875344"/>
    <w:rsid w:val="008754F7"/>
    <w:rsid w:val="00876DBD"/>
    <w:rsid w:val="00877D1B"/>
    <w:rsid w:val="00877D5D"/>
    <w:rsid w:val="008802C9"/>
    <w:rsid w:val="00880950"/>
    <w:rsid w:val="00881A86"/>
    <w:rsid w:val="008831D9"/>
    <w:rsid w:val="00883E49"/>
    <w:rsid w:val="00883E76"/>
    <w:rsid w:val="00884D27"/>
    <w:rsid w:val="00885DBF"/>
    <w:rsid w:val="00886C05"/>
    <w:rsid w:val="008902F9"/>
    <w:rsid w:val="00890720"/>
    <w:rsid w:val="00890B02"/>
    <w:rsid w:val="00890F0F"/>
    <w:rsid w:val="00890FD5"/>
    <w:rsid w:val="00891460"/>
    <w:rsid w:val="00891B4D"/>
    <w:rsid w:val="00891DCA"/>
    <w:rsid w:val="00892A81"/>
    <w:rsid w:val="00892E3D"/>
    <w:rsid w:val="0089314D"/>
    <w:rsid w:val="00893CE8"/>
    <w:rsid w:val="00895771"/>
    <w:rsid w:val="00896728"/>
    <w:rsid w:val="00897CE8"/>
    <w:rsid w:val="00897D2D"/>
    <w:rsid w:val="008A0FAD"/>
    <w:rsid w:val="008A253A"/>
    <w:rsid w:val="008A2F41"/>
    <w:rsid w:val="008A4C42"/>
    <w:rsid w:val="008A4DF9"/>
    <w:rsid w:val="008A4FBF"/>
    <w:rsid w:val="008A52BC"/>
    <w:rsid w:val="008A5434"/>
    <w:rsid w:val="008A65DA"/>
    <w:rsid w:val="008A6D0C"/>
    <w:rsid w:val="008A7238"/>
    <w:rsid w:val="008A73D1"/>
    <w:rsid w:val="008B1229"/>
    <w:rsid w:val="008B2110"/>
    <w:rsid w:val="008B2951"/>
    <w:rsid w:val="008B2FAB"/>
    <w:rsid w:val="008B3D55"/>
    <w:rsid w:val="008B500D"/>
    <w:rsid w:val="008B75A3"/>
    <w:rsid w:val="008C04AD"/>
    <w:rsid w:val="008C0717"/>
    <w:rsid w:val="008C15F9"/>
    <w:rsid w:val="008C19C4"/>
    <w:rsid w:val="008C1CAD"/>
    <w:rsid w:val="008C1E7F"/>
    <w:rsid w:val="008C256E"/>
    <w:rsid w:val="008C2E87"/>
    <w:rsid w:val="008C2FC2"/>
    <w:rsid w:val="008C38A1"/>
    <w:rsid w:val="008C46CD"/>
    <w:rsid w:val="008C5BC2"/>
    <w:rsid w:val="008C5EB4"/>
    <w:rsid w:val="008C6622"/>
    <w:rsid w:val="008C673D"/>
    <w:rsid w:val="008C67A8"/>
    <w:rsid w:val="008C680B"/>
    <w:rsid w:val="008C6E6F"/>
    <w:rsid w:val="008D022B"/>
    <w:rsid w:val="008D0454"/>
    <w:rsid w:val="008D0BDB"/>
    <w:rsid w:val="008D260C"/>
    <w:rsid w:val="008D2C8D"/>
    <w:rsid w:val="008D30A7"/>
    <w:rsid w:val="008D30AC"/>
    <w:rsid w:val="008D31D7"/>
    <w:rsid w:val="008D47A0"/>
    <w:rsid w:val="008D4BF3"/>
    <w:rsid w:val="008D7268"/>
    <w:rsid w:val="008D7C0A"/>
    <w:rsid w:val="008E018E"/>
    <w:rsid w:val="008E02B4"/>
    <w:rsid w:val="008E0B92"/>
    <w:rsid w:val="008E1751"/>
    <w:rsid w:val="008E265B"/>
    <w:rsid w:val="008E37D9"/>
    <w:rsid w:val="008E40B8"/>
    <w:rsid w:val="008E48B0"/>
    <w:rsid w:val="008E5993"/>
    <w:rsid w:val="008E6E50"/>
    <w:rsid w:val="008F0BA1"/>
    <w:rsid w:val="008F0BB0"/>
    <w:rsid w:val="008F2A2C"/>
    <w:rsid w:val="008F306F"/>
    <w:rsid w:val="008F4636"/>
    <w:rsid w:val="008F47DF"/>
    <w:rsid w:val="008F4D61"/>
    <w:rsid w:val="008F523A"/>
    <w:rsid w:val="008F6FE0"/>
    <w:rsid w:val="00901DA4"/>
    <w:rsid w:val="00902F54"/>
    <w:rsid w:val="00904E42"/>
    <w:rsid w:val="00904FE5"/>
    <w:rsid w:val="0090702B"/>
    <w:rsid w:val="009074D0"/>
    <w:rsid w:val="0091002B"/>
    <w:rsid w:val="00911082"/>
    <w:rsid w:val="009110BD"/>
    <w:rsid w:val="00912785"/>
    <w:rsid w:val="00912FF9"/>
    <w:rsid w:val="00913046"/>
    <w:rsid w:val="009136D2"/>
    <w:rsid w:val="00914485"/>
    <w:rsid w:val="0091480C"/>
    <w:rsid w:val="00915884"/>
    <w:rsid w:val="00916CCC"/>
    <w:rsid w:val="00916FCA"/>
    <w:rsid w:val="00917F71"/>
    <w:rsid w:val="00920123"/>
    <w:rsid w:val="00921F2E"/>
    <w:rsid w:val="009225A1"/>
    <w:rsid w:val="00922749"/>
    <w:rsid w:val="0092289B"/>
    <w:rsid w:val="00922BFA"/>
    <w:rsid w:val="00922E42"/>
    <w:rsid w:val="00924AFA"/>
    <w:rsid w:val="00925C97"/>
    <w:rsid w:val="009263AC"/>
    <w:rsid w:val="00926A3A"/>
    <w:rsid w:val="00927EC8"/>
    <w:rsid w:val="00931484"/>
    <w:rsid w:val="00931CCF"/>
    <w:rsid w:val="00931DB0"/>
    <w:rsid w:val="00932ACA"/>
    <w:rsid w:val="009346AD"/>
    <w:rsid w:val="00934A93"/>
    <w:rsid w:val="009354F8"/>
    <w:rsid w:val="00935E3A"/>
    <w:rsid w:val="00935EE5"/>
    <w:rsid w:val="00935EFA"/>
    <w:rsid w:val="00935F44"/>
    <w:rsid w:val="00936BFA"/>
    <w:rsid w:val="00936EA1"/>
    <w:rsid w:val="009373FF"/>
    <w:rsid w:val="00937969"/>
    <w:rsid w:val="00940634"/>
    <w:rsid w:val="0094180F"/>
    <w:rsid w:val="00943449"/>
    <w:rsid w:val="00944A15"/>
    <w:rsid w:val="00947881"/>
    <w:rsid w:val="009500D9"/>
    <w:rsid w:val="00950546"/>
    <w:rsid w:val="00950C62"/>
    <w:rsid w:val="00950DBA"/>
    <w:rsid w:val="00950FB2"/>
    <w:rsid w:val="00950FC1"/>
    <w:rsid w:val="0095162E"/>
    <w:rsid w:val="00951676"/>
    <w:rsid w:val="00951E66"/>
    <w:rsid w:val="009524DF"/>
    <w:rsid w:val="009531E8"/>
    <w:rsid w:val="009537B4"/>
    <w:rsid w:val="0095402A"/>
    <w:rsid w:val="009549EB"/>
    <w:rsid w:val="009550E4"/>
    <w:rsid w:val="00955149"/>
    <w:rsid w:val="00955B00"/>
    <w:rsid w:val="009562D7"/>
    <w:rsid w:val="00956611"/>
    <w:rsid w:val="00960226"/>
    <w:rsid w:val="009607D5"/>
    <w:rsid w:val="0096409E"/>
    <w:rsid w:val="0096427E"/>
    <w:rsid w:val="009644F2"/>
    <w:rsid w:val="00965480"/>
    <w:rsid w:val="00965B54"/>
    <w:rsid w:val="00965F6E"/>
    <w:rsid w:val="00966926"/>
    <w:rsid w:val="00967013"/>
    <w:rsid w:val="009670D2"/>
    <w:rsid w:val="009670FF"/>
    <w:rsid w:val="00970894"/>
    <w:rsid w:val="00971558"/>
    <w:rsid w:val="009729C1"/>
    <w:rsid w:val="00973398"/>
    <w:rsid w:val="009743F3"/>
    <w:rsid w:val="00975685"/>
    <w:rsid w:val="00975B1B"/>
    <w:rsid w:val="00976B05"/>
    <w:rsid w:val="009810E6"/>
    <w:rsid w:val="009812F1"/>
    <w:rsid w:val="009818E0"/>
    <w:rsid w:val="00981985"/>
    <w:rsid w:val="00982A3D"/>
    <w:rsid w:val="00985A5E"/>
    <w:rsid w:val="0098627B"/>
    <w:rsid w:val="00986353"/>
    <w:rsid w:val="009909E3"/>
    <w:rsid w:val="009913C0"/>
    <w:rsid w:val="0099149A"/>
    <w:rsid w:val="00992284"/>
    <w:rsid w:val="00993685"/>
    <w:rsid w:val="00996145"/>
    <w:rsid w:val="0099633F"/>
    <w:rsid w:val="00996CAB"/>
    <w:rsid w:val="00997D27"/>
    <w:rsid w:val="009A068D"/>
    <w:rsid w:val="009A11D4"/>
    <w:rsid w:val="009A2389"/>
    <w:rsid w:val="009A40C2"/>
    <w:rsid w:val="009A58E9"/>
    <w:rsid w:val="009A64FA"/>
    <w:rsid w:val="009A6A16"/>
    <w:rsid w:val="009A6A4D"/>
    <w:rsid w:val="009A6F75"/>
    <w:rsid w:val="009A717D"/>
    <w:rsid w:val="009A7D34"/>
    <w:rsid w:val="009B319B"/>
    <w:rsid w:val="009B44F3"/>
    <w:rsid w:val="009B4E82"/>
    <w:rsid w:val="009B5409"/>
    <w:rsid w:val="009B6E16"/>
    <w:rsid w:val="009C0A4E"/>
    <w:rsid w:val="009C0ADE"/>
    <w:rsid w:val="009C19FC"/>
    <w:rsid w:val="009C1BC4"/>
    <w:rsid w:val="009C2D94"/>
    <w:rsid w:val="009C3803"/>
    <w:rsid w:val="009C5E1F"/>
    <w:rsid w:val="009C648C"/>
    <w:rsid w:val="009C72BA"/>
    <w:rsid w:val="009C77D0"/>
    <w:rsid w:val="009C7BD6"/>
    <w:rsid w:val="009C7E1D"/>
    <w:rsid w:val="009D1112"/>
    <w:rsid w:val="009D20A8"/>
    <w:rsid w:val="009D2F99"/>
    <w:rsid w:val="009D34A8"/>
    <w:rsid w:val="009D3812"/>
    <w:rsid w:val="009D3F10"/>
    <w:rsid w:val="009D40D3"/>
    <w:rsid w:val="009D4C55"/>
    <w:rsid w:val="009D5D54"/>
    <w:rsid w:val="009D60B2"/>
    <w:rsid w:val="009D67A9"/>
    <w:rsid w:val="009E05DB"/>
    <w:rsid w:val="009E06EC"/>
    <w:rsid w:val="009E0CCE"/>
    <w:rsid w:val="009E236F"/>
    <w:rsid w:val="009E2BFB"/>
    <w:rsid w:val="009E35B6"/>
    <w:rsid w:val="009E3D35"/>
    <w:rsid w:val="009E486E"/>
    <w:rsid w:val="009E5889"/>
    <w:rsid w:val="009E5D8D"/>
    <w:rsid w:val="009E6645"/>
    <w:rsid w:val="009E6CD1"/>
    <w:rsid w:val="009E7A1E"/>
    <w:rsid w:val="009F0CB6"/>
    <w:rsid w:val="009F0CD4"/>
    <w:rsid w:val="009F12AF"/>
    <w:rsid w:val="009F1A84"/>
    <w:rsid w:val="009F1B37"/>
    <w:rsid w:val="009F1BC6"/>
    <w:rsid w:val="009F2EDF"/>
    <w:rsid w:val="009F3088"/>
    <w:rsid w:val="009F43BB"/>
    <w:rsid w:val="009F4DB5"/>
    <w:rsid w:val="009F4DE6"/>
    <w:rsid w:val="009F5187"/>
    <w:rsid w:val="009F57C3"/>
    <w:rsid w:val="009F65C1"/>
    <w:rsid w:val="009F688B"/>
    <w:rsid w:val="009F6BFB"/>
    <w:rsid w:val="009F7018"/>
    <w:rsid w:val="009F702A"/>
    <w:rsid w:val="009F7508"/>
    <w:rsid w:val="009F7661"/>
    <w:rsid w:val="009F7C5A"/>
    <w:rsid w:val="009F7CF3"/>
    <w:rsid w:val="00A00AB6"/>
    <w:rsid w:val="00A00E7D"/>
    <w:rsid w:val="00A035C0"/>
    <w:rsid w:val="00A06C03"/>
    <w:rsid w:val="00A071D9"/>
    <w:rsid w:val="00A07691"/>
    <w:rsid w:val="00A121D0"/>
    <w:rsid w:val="00A12528"/>
    <w:rsid w:val="00A12CFD"/>
    <w:rsid w:val="00A13046"/>
    <w:rsid w:val="00A132CC"/>
    <w:rsid w:val="00A15988"/>
    <w:rsid w:val="00A16476"/>
    <w:rsid w:val="00A17D54"/>
    <w:rsid w:val="00A202AE"/>
    <w:rsid w:val="00A20A41"/>
    <w:rsid w:val="00A20D32"/>
    <w:rsid w:val="00A20FDA"/>
    <w:rsid w:val="00A2176F"/>
    <w:rsid w:val="00A219B3"/>
    <w:rsid w:val="00A21E49"/>
    <w:rsid w:val="00A21ECC"/>
    <w:rsid w:val="00A22263"/>
    <w:rsid w:val="00A23550"/>
    <w:rsid w:val="00A23DF6"/>
    <w:rsid w:val="00A25864"/>
    <w:rsid w:val="00A25887"/>
    <w:rsid w:val="00A25F50"/>
    <w:rsid w:val="00A26816"/>
    <w:rsid w:val="00A30A82"/>
    <w:rsid w:val="00A31757"/>
    <w:rsid w:val="00A318AC"/>
    <w:rsid w:val="00A34399"/>
    <w:rsid w:val="00A36029"/>
    <w:rsid w:val="00A363CA"/>
    <w:rsid w:val="00A36889"/>
    <w:rsid w:val="00A369C1"/>
    <w:rsid w:val="00A371FA"/>
    <w:rsid w:val="00A37A40"/>
    <w:rsid w:val="00A4040B"/>
    <w:rsid w:val="00A40A9C"/>
    <w:rsid w:val="00A40C34"/>
    <w:rsid w:val="00A40DB0"/>
    <w:rsid w:val="00A414E7"/>
    <w:rsid w:val="00A423BB"/>
    <w:rsid w:val="00A43684"/>
    <w:rsid w:val="00A43C93"/>
    <w:rsid w:val="00A43D15"/>
    <w:rsid w:val="00A44997"/>
    <w:rsid w:val="00A45175"/>
    <w:rsid w:val="00A45BF1"/>
    <w:rsid w:val="00A46323"/>
    <w:rsid w:val="00A4648B"/>
    <w:rsid w:val="00A46F9A"/>
    <w:rsid w:val="00A47098"/>
    <w:rsid w:val="00A51132"/>
    <w:rsid w:val="00A5254D"/>
    <w:rsid w:val="00A53255"/>
    <w:rsid w:val="00A54623"/>
    <w:rsid w:val="00A547BD"/>
    <w:rsid w:val="00A548CC"/>
    <w:rsid w:val="00A54B1B"/>
    <w:rsid w:val="00A54BAD"/>
    <w:rsid w:val="00A552AF"/>
    <w:rsid w:val="00A55575"/>
    <w:rsid w:val="00A56655"/>
    <w:rsid w:val="00A576F1"/>
    <w:rsid w:val="00A57BF2"/>
    <w:rsid w:val="00A6009C"/>
    <w:rsid w:val="00A609CB"/>
    <w:rsid w:val="00A61C89"/>
    <w:rsid w:val="00A61E93"/>
    <w:rsid w:val="00A6227A"/>
    <w:rsid w:val="00A62886"/>
    <w:rsid w:val="00A6331A"/>
    <w:rsid w:val="00A64050"/>
    <w:rsid w:val="00A64BC3"/>
    <w:rsid w:val="00A6502A"/>
    <w:rsid w:val="00A67CCB"/>
    <w:rsid w:val="00A67F7F"/>
    <w:rsid w:val="00A7016C"/>
    <w:rsid w:val="00A703AB"/>
    <w:rsid w:val="00A71211"/>
    <w:rsid w:val="00A71A64"/>
    <w:rsid w:val="00A71A9E"/>
    <w:rsid w:val="00A73027"/>
    <w:rsid w:val="00A73DF2"/>
    <w:rsid w:val="00A7493C"/>
    <w:rsid w:val="00A75BDE"/>
    <w:rsid w:val="00A75E0B"/>
    <w:rsid w:val="00A75FB5"/>
    <w:rsid w:val="00A77791"/>
    <w:rsid w:val="00A77ED9"/>
    <w:rsid w:val="00A8103B"/>
    <w:rsid w:val="00A81880"/>
    <w:rsid w:val="00A818A7"/>
    <w:rsid w:val="00A83B88"/>
    <w:rsid w:val="00A841A1"/>
    <w:rsid w:val="00A84719"/>
    <w:rsid w:val="00A84E5F"/>
    <w:rsid w:val="00A860B7"/>
    <w:rsid w:val="00A8749E"/>
    <w:rsid w:val="00A87B53"/>
    <w:rsid w:val="00A92730"/>
    <w:rsid w:val="00A9384E"/>
    <w:rsid w:val="00A9407A"/>
    <w:rsid w:val="00A94BB7"/>
    <w:rsid w:val="00A94CCE"/>
    <w:rsid w:val="00A94EB9"/>
    <w:rsid w:val="00A95310"/>
    <w:rsid w:val="00A95A6E"/>
    <w:rsid w:val="00A95E84"/>
    <w:rsid w:val="00A95F1F"/>
    <w:rsid w:val="00A96119"/>
    <w:rsid w:val="00A96411"/>
    <w:rsid w:val="00A96602"/>
    <w:rsid w:val="00A9693B"/>
    <w:rsid w:val="00A97338"/>
    <w:rsid w:val="00A97446"/>
    <w:rsid w:val="00A976FD"/>
    <w:rsid w:val="00A97F92"/>
    <w:rsid w:val="00AA0598"/>
    <w:rsid w:val="00AA1F78"/>
    <w:rsid w:val="00AA220D"/>
    <w:rsid w:val="00AA22A2"/>
    <w:rsid w:val="00AA3075"/>
    <w:rsid w:val="00AA32F7"/>
    <w:rsid w:val="00AA4456"/>
    <w:rsid w:val="00AA47E1"/>
    <w:rsid w:val="00AA5AD3"/>
    <w:rsid w:val="00AA692A"/>
    <w:rsid w:val="00AA7D0A"/>
    <w:rsid w:val="00AB0817"/>
    <w:rsid w:val="00AB0936"/>
    <w:rsid w:val="00AB0CC9"/>
    <w:rsid w:val="00AB0DFA"/>
    <w:rsid w:val="00AB1092"/>
    <w:rsid w:val="00AB22E9"/>
    <w:rsid w:val="00AB238A"/>
    <w:rsid w:val="00AB363A"/>
    <w:rsid w:val="00AB3AB5"/>
    <w:rsid w:val="00AB49AB"/>
    <w:rsid w:val="00AB4B16"/>
    <w:rsid w:val="00AB4C77"/>
    <w:rsid w:val="00AB62D9"/>
    <w:rsid w:val="00AB6892"/>
    <w:rsid w:val="00AB70C2"/>
    <w:rsid w:val="00AB78D3"/>
    <w:rsid w:val="00AC03C6"/>
    <w:rsid w:val="00AC0669"/>
    <w:rsid w:val="00AC0FA8"/>
    <w:rsid w:val="00AC13B7"/>
    <w:rsid w:val="00AC2CA4"/>
    <w:rsid w:val="00AC2DF5"/>
    <w:rsid w:val="00AC3A2E"/>
    <w:rsid w:val="00AC3CC3"/>
    <w:rsid w:val="00AC3EDE"/>
    <w:rsid w:val="00AC4AC6"/>
    <w:rsid w:val="00AC7297"/>
    <w:rsid w:val="00AC740B"/>
    <w:rsid w:val="00AC79A3"/>
    <w:rsid w:val="00AD1CA5"/>
    <w:rsid w:val="00AD20C0"/>
    <w:rsid w:val="00AD256A"/>
    <w:rsid w:val="00AD3670"/>
    <w:rsid w:val="00AD3F2E"/>
    <w:rsid w:val="00AD4631"/>
    <w:rsid w:val="00AD48E2"/>
    <w:rsid w:val="00AD5B11"/>
    <w:rsid w:val="00AD6593"/>
    <w:rsid w:val="00AD78DC"/>
    <w:rsid w:val="00AD7D57"/>
    <w:rsid w:val="00AE0A4B"/>
    <w:rsid w:val="00AE0F15"/>
    <w:rsid w:val="00AE0FCC"/>
    <w:rsid w:val="00AE14F9"/>
    <w:rsid w:val="00AE39FA"/>
    <w:rsid w:val="00AE4754"/>
    <w:rsid w:val="00AE519B"/>
    <w:rsid w:val="00AE5B38"/>
    <w:rsid w:val="00AE6997"/>
    <w:rsid w:val="00AE6CAE"/>
    <w:rsid w:val="00AE6FA4"/>
    <w:rsid w:val="00AE7519"/>
    <w:rsid w:val="00AF016A"/>
    <w:rsid w:val="00AF05FB"/>
    <w:rsid w:val="00AF0D67"/>
    <w:rsid w:val="00AF0E5B"/>
    <w:rsid w:val="00AF10BF"/>
    <w:rsid w:val="00AF1391"/>
    <w:rsid w:val="00AF2BB5"/>
    <w:rsid w:val="00AF441D"/>
    <w:rsid w:val="00AF44E3"/>
    <w:rsid w:val="00AF4903"/>
    <w:rsid w:val="00AF4AD3"/>
    <w:rsid w:val="00AF4B7B"/>
    <w:rsid w:val="00AF4F9B"/>
    <w:rsid w:val="00AF5928"/>
    <w:rsid w:val="00AF689B"/>
    <w:rsid w:val="00AF6F19"/>
    <w:rsid w:val="00AF6F9E"/>
    <w:rsid w:val="00AF7445"/>
    <w:rsid w:val="00B005C5"/>
    <w:rsid w:val="00B011B5"/>
    <w:rsid w:val="00B01522"/>
    <w:rsid w:val="00B01827"/>
    <w:rsid w:val="00B037FA"/>
    <w:rsid w:val="00B0437E"/>
    <w:rsid w:val="00B060FB"/>
    <w:rsid w:val="00B0656B"/>
    <w:rsid w:val="00B06C6D"/>
    <w:rsid w:val="00B06E46"/>
    <w:rsid w:val="00B07D12"/>
    <w:rsid w:val="00B107CF"/>
    <w:rsid w:val="00B10CF3"/>
    <w:rsid w:val="00B11079"/>
    <w:rsid w:val="00B112B6"/>
    <w:rsid w:val="00B11A9E"/>
    <w:rsid w:val="00B13869"/>
    <w:rsid w:val="00B142C0"/>
    <w:rsid w:val="00B15104"/>
    <w:rsid w:val="00B15C3B"/>
    <w:rsid w:val="00B15DB6"/>
    <w:rsid w:val="00B16D4C"/>
    <w:rsid w:val="00B16E46"/>
    <w:rsid w:val="00B17D90"/>
    <w:rsid w:val="00B17EF3"/>
    <w:rsid w:val="00B23A66"/>
    <w:rsid w:val="00B23E2C"/>
    <w:rsid w:val="00B24C15"/>
    <w:rsid w:val="00B24D8F"/>
    <w:rsid w:val="00B24F11"/>
    <w:rsid w:val="00B25B79"/>
    <w:rsid w:val="00B25C41"/>
    <w:rsid w:val="00B25E08"/>
    <w:rsid w:val="00B26F9D"/>
    <w:rsid w:val="00B27328"/>
    <w:rsid w:val="00B3036D"/>
    <w:rsid w:val="00B3118F"/>
    <w:rsid w:val="00B31235"/>
    <w:rsid w:val="00B31925"/>
    <w:rsid w:val="00B31CF1"/>
    <w:rsid w:val="00B32997"/>
    <w:rsid w:val="00B34703"/>
    <w:rsid w:val="00B35637"/>
    <w:rsid w:val="00B3686A"/>
    <w:rsid w:val="00B37470"/>
    <w:rsid w:val="00B4009C"/>
    <w:rsid w:val="00B403F7"/>
    <w:rsid w:val="00B40443"/>
    <w:rsid w:val="00B40593"/>
    <w:rsid w:val="00B405A0"/>
    <w:rsid w:val="00B41D8A"/>
    <w:rsid w:val="00B41F18"/>
    <w:rsid w:val="00B420BF"/>
    <w:rsid w:val="00B43835"/>
    <w:rsid w:val="00B43EE0"/>
    <w:rsid w:val="00B44A81"/>
    <w:rsid w:val="00B44EB7"/>
    <w:rsid w:val="00B44EF4"/>
    <w:rsid w:val="00B4559C"/>
    <w:rsid w:val="00B45C5D"/>
    <w:rsid w:val="00B4780D"/>
    <w:rsid w:val="00B50484"/>
    <w:rsid w:val="00B5189C"/>
    <w:rsid w:val="00B52756"/>
    <w:rsid w:val="00B5434D"/>
    <w:rsid w:val="00B54DAB"/>
    <w:rsid w:val="00B55078"/>
    <w:rsid w:val="00B55799"/>
    <w:rsid w:val="00B55891"/>
    <w:rsid w:val="00B577C2"/>
    <w:rsid w:val="00B6069F"/>
    <w:rsid w:val="00B60FB4"/>
    <w:rsid w:val="00B6155E"/>
    <w:rsid w:val="00B6171D"/>
    <w:rsid w:val="00B61831"/>
    <w:rsid w:val="00B61F88"/>
    <w:rsid w:val="00B62FB4"/>
    <w:rsid w:val="00B6389B"/>
    <w:rsid w:val="00B63969"/>
    <w:rsid w:val="00B63F42"/>
    <w:rsid w:val="00B64889"/>
    <w:rsid w:val="00B648F3"/>
    <w:rsid w:val="00B6575C"/>
    <w:rsid w:val="00B65978"/>
    <w:rsid w:val="00B65C3A"/>
    <w:rsid w:val="00B65EA7"/>
    <w:rsid w:val="00B665AF"/>
    <w:rsid w:val="00B66C3E"/>
    <w:rsid w:val="00B66DD8"/>
    <w:rsid w:val="00B66E7D"/>
    <w:rsid w:val="00B66F3F"/>
    <w:rsid w:val="00B72390"/>
    <w:rsid w:val="00B737DF"/>
    <w:rsid w:val="00B740E5"/>
    <w:rsid w:val="00B74C2D"/>
    <w:rsid w:val="00B752F1"/>
    <w:rsid w:val="00B75B59"/>
    <w:rsid w:val="00B7600F"/>
    <w:rsid w:val="00B7694F"/>
    <w:rsid w:val="00B772DF"/>
    <w:rsid w:val="00B77D22"/>
    <w:rsid w:val="00B8074F"/>
    <w:rsid w:val="00B81B72"/>
    <w:rsid w:val="00B825DD"/>
    <w:rsid w:val="00B833A4"/>
    <w:rsid w:val="00B83924"/>
    <w:rsid w:val="00B84E44"/>
    <w:rsid w:val="00B85627"/>
    <w:rsid w:val="00B8689A"/>
    <w:rsid w:val="00B87621"/>
    <w:rsid w:val="00B87CF1"/>
    <w:rsid w:val="00B91949"/>
    <w:rsid w:val="00B93CD6"/>
    <w:rsid w:val="00B94924"/>
    <w:rsid w:val="00B964D5"/>
    <w:rsid w:val="00B968F1"/>
    <w:rsid w:val="00B96F02"/>
    <w:rsid w:val="00B96F68"/>
    <w:rsid w:val="00BA0B3D"/>
    <w:rsid w:val="00BA1A19"/>
    <w:rsid w:val="00BA1DA4"/>
    <w:rsid w:val="00BA1F2E"/>
    <w:rsid w:val="00BA2232"/>
    <w:rsid w:val="00BA2D52"/>
    <w:rsid w:val="00BA339A"/>
    <w:rsid w:val="00BA3B0B"/>
    <w:rsid w:val="00BA47A0"/>
    <w:rsid w:val="00BA4833"/>
    <w:rsid w:val="00BA5D61"/>
    <w:rsid w:val="00BA7375"/>
    <w:rsid w:val="00BA7A4E"/>
    <w:rsid w:val="00BA7AF3"/>
    <w:rsid w:val="00BB1160"/>
    <w:rsid w:val="00BB1BA6"/>
    <w:rsid w:val="00BB1DFB"/>
    <w:rsid w:val="00BB28AD"/>
    <w:rsid w:val="00BB2AF5"/>
    <w:rsid w:val="00BB4505"/>
    <w:rsid w:val="00BB7079"/>
    <w:rsid w:val="00BB755D"/>
    <w:rsid w:val="00BC03D4"/>
    <w:rsid w:val="00BC04F0"/>
    <w:rsid w:val="00BC1BFD"/>
    <w:rsid w:val="00BC27AC"/>
    <w:rsid w:val="00BC30E2"/>
    <w:rsid w:val="00BC4B80"/>
    <w:rsid w:val="00BC54B1"/>
    <w:rsid w:val="00BC6E81"/>
    <w:rsid w:val="00BC7876"/>
    <w:rsid w:val="00BD04FF"/>
    <w:rsid w:val="00BD0B4D"/>
    <w:rsid w:val="00BD1D40"/>
    <w:rsid w:val="00BD222B"/>
    <w:rsid w:val="00BD2715"/>
    <w:rsid w:val="00BD36E4"/>
    <w:rsid w:val="00BD3D0D"/>
    <w:rsid w:val="00BD5A48"/>
    <w:rsid w:val="00BD5B96"/>
    <w:rsid w:val="00BD5E09"/>
    <w:rsid w:val="00BD6801"/>
    <w:rsid w:val="00BE0213"/>
    <w:rsid w:val="00BE0230"/>
    <w:rsid w:val="00BE06CC"/>
    <w:rsid w:val="00BE134A"/>
    <w:rsid w:val="00BE1860"/>
    <w:rsid w:val="00BE300D"/>
    <w:rsid w:val="00BE30A1"/>
    <w:rsid w:val="00BE3847"/>
    <w:rsid w:val="00BE4E23"/>
    <w:rsid w:val="00BE58B5"/>
    <w:rsid w:val="00BE5EFA"/>
    <w:rsid w:val="00BE6270"/>
    <w:rsid w:val="00BE6327"/>
    <w:rsid w:val="00BE6A8A"/>
    <w:rsid w:val="00BE6C89"/>
    <w:rsid w:val="00BE6EE0"/>
    <w:rsid w:val="00BE7E0D"/>
    <w:rsid w:val="00BE7F5C"/>
    <w:rsid w:val="00BE7F84"/>
    <w:rsid w:val="00BF1235"/>
    <w:rsid w:val="00BF1292"/>
    <w:rsid w:val="00BF1D3E"/>
    <w:rsid w:val="00BF20B0"/>
    <w:rsid w:val="00BF2804"/>
    <w:rsid w:val="00BF315F"/>
    <w:rsid w:val="00BF3BAF"/>
    <w:rsid w:val="00BF5ED2"/>
    <w:rsid w:val="00BF7FD7"/>
    <w:rsid w:val="00C00C20"/>
    <w:rsid w:val="00C01C77"/>
    <w:rsid w:val="00C021BE"/>
    <w:rsid w:val="00C022B4"/>
    <w:rsid w:val="00C029FE"/>
    <w:rsid w:val="00C02F65"/>
    <w:rsid w:val="00C038FB"/>
    <w:rsid w:val="00C05C6A"/>
    <w:rsid w:val="00C06ED3"/>
    <w:rsid w:val="00C07E41"/>
    <w:rsid w:val="00C07F2D"/>
    <w:rsid w:val="00C11951"/>
    <w:rsid w:val="00C12641"/>
    <w:rsid w:val="00C14656"/>
    <w:rsid w:val="00C162C3"/>
    <w:rsid w:val="00C16965"/>
    <w:rsid w:val="00C16CB5"/>
    <w:rsid w:val="00C16D07"/>
    <w:rsid w:val="00C176E4"/>
    <w:rsid w:val="00C179D0"/>
    <w:rsid w:val="00C205EF"/>
    <w:rsid w:val="00C20F64"/>
    <w:rsid w:val="00C2306A"/>
    <w:rsid w:val="00C23C23"/>
    <w:rsid w:val="00C24652"/>
    <w:rsid w:val="00C24D7D"/>
    <w:rsid w:val="00C27350"/>
    <w:rsid w:val="00C274A0"/>
    <w:rsid w:val="00C303B4"/>
    <w:rsid w:val="00C30BD8"/>
    <w:rsid w:val="00C3116F"/>
    <w:rsid w:val="00C32243"/>
    <w:rsid w:val="00C3465D"/>
    <w:rsid w:val="00C347CD"/>
    <w:rsid w:val="00C36C6F"/>
    <w:rsid w:val="00C36CC9"/>
    <w:rsid w:val="00C36EAD"/>
    <w:rsid w:val="00C373B4"/>
    <w:rsid w:val="00C37647"/>
    <w:rsid w:val="00C37F93"/>
    <w:rsid w:val="00C40316"/>
    <w:rsid w:val="00C404A0"/>
    <w:rsid w:val="00C40CAF"/>
    <w:rsid w:val="00C41719"/>
    <w:rsid w:val="00C4188F"/>
    <w:rsid w:val="00C4248B"/>
    <w:rsid w:val="00C4255F"/>
    <w:rsid w:val="00C44EB4"/>
    <w:rsid w:val="00C456C0"/>
    <w:rsid w:val="00C45A9B"/>
    <w:rsid w:val="00C45E68"/>
    <w:rsid w:val="00C465FE"/>
    <w:rsid w:val="00C478BF"/>
    <w:rsid w:val="00C47D6D"/>
    <w:rsid w:val="00C50426"/>
    <w:rsid w:val="00C509CF"/>
    <w:rsid w:val="00C50FDC"/>
    <w:rsid w:val="00C52263"/>
    <w:rsid w:val="00C523FC"/>
    <w:rsid w:val="00C52505"/>
    <w:rsid w:val="00C53CDA"/>
    <w:rsid w:val="00C543C8"/>
    <w:rsid w:val="00C547FE"/>
    <w:rsid w:val="00C54F6A"/>
    <w:rsid w:val="00C54F9E"/>
    <w:rsid w:val="00C5503C"/>
    <w:rsid w:val="00C5515E"/>
    <w:rsid w:val="00C55AEB"/>
    <w:rsid w:val="00C55BED"/>
    <w:rsid w:val="00C561E1"/>
    <w:rsid w:val="00C573B5"/>
    <w:rsid w:val="00C57F17"/>
    <w:rsid w:val="00C60C18"/>
    <w:rsid w:val="00C611EF"/>
    <w:rsid w:val="00C61D50"/>
    <w:rsid w:val="00C63505"/>
    <w:rsid w:val="00C635DC"/>
    <w:rsid w:val="00C64BC2"/>
    <w:rsid w:val="00C65C18"/>
    <w:rsid w:val="00C6602C"/>
    <w:rsid w:val="00C666C8"/>
    <w:rsid w:val="00C667CF"/>
    <w:rsid w:val="00C6732F"/>
    <w:rsid w:val="00C7211A"/>
    <w:rsid w:val="00C72E89"/>
    <w:rsid w:val="00C72F72"/>
    <w:rsid w:val="00C735B1"/>
    <w:rsid w:val="00C75034"/>
    <w:rsid w:val="00C76034"/>
    <w:rsid w:val="00C765FC"/>
    <w:rsid w:val="00C7771E"/>
    <w:rsid w:val="00C77C9D"/>
    <w:rsid w:val="00C806FC"/>
    <w:rsid w:val="00C810E4"/>
    <w:rsid w:val="00C8301E"/>
    <w:rsid w:val="00C8363E"/>
    <w:rsid w:val="00C842AF"/>
    <w:rsid w:val="00C8470B"/>
    <w:rsid w:val="00C84CB3"/>
    <w:rsid w:val="00C85FD7"/>
    <w:rsid w:val="00C86671"/>
    <w:rsid w:val="00C87D96"/>
    <w:rsid w:val="00C907EF"/>
    <w:rsid w:val="00C91423"/>
    <w:rsid w:val="00C919C4"/>
    <w:rsid w:val="00C92E63"/>
    <w:rsid w:val="00C93BF4"/>
    <w:rsid w:val="00C95725"/>
    <w:rsid w:val="00C95DC6"/>
    <w:rsid w:val="00C96308"/>
    <w:rsid w:val="00C96321"/>
    <w:rsid w:val="00C963D0"/>
    <w:rsid w:val="00CA02F2"/>
    <w:rsid w:val="00CA07E3"/>
    <w:rsid w:val="00CA10F1"/>
    <w:rsid w:val="00CA1540"/>
    <w:rsid w:val="00CA4F1D"/>
    <w:rsid w:val="00CA5A36"/>
    <w:rsid w:val="00CA5A9A"/>
    <w:rsid w:val="00CA601A"/>
    <w:rsid w:val="00CA6AC5"/>
    <w:rsid w:val="00CA733B"/>
    <w:rsid w:val="00CA748D"/>
    <w:rsid w:val="00CA77D0"/>
    <w:rsid w:val="00CA7987"/>
    <w:rsid w:val="00CB00AD"/>
    <w:rsid w:val="00CB0693"/>
    <w:rsid w:val="00CB0832"/>
    <w:rsid w:val="00CB0ABB"/>
    <w:rsid w:val="00CB1364"/>
    <w:rsid w:val="00CB14E2"/>
    <w:rsid w:val="00CB2741"/>
    <w:rsid w:val="00CB2829"/>
    <w:rsid w:val="00CB2D3C"/>
    <w:rsid w:val="00CB3AAF"/>
    <w:rsid w:val="00CB4A2D"/>
    <w:rsid w:val="00CB4D9F"/>
    <w:rsid w:val="00CB62EB"/>
    <w:rsid w:val="00CB6422"/>
    <w:rsid w:val="00CB6A39"/>
    <w:rsid w:val="00CB6B92"/>
    <w:rsid w:val="00CC125B"/>
    <w:rsid w:val="00CC1C0C"/>
    <w:rsid w:val="00CC29BC"/>
    <w:rsid w:val="00CC321B"/>
    <w:rsid w:val="00CC4144"/>
    <w:rsid w:val="00CC5F62"/>
    <w:rsid w:val="00CC6CE2"/>
    <w:rsid w:val="00CC7113"/>
    <w:rsid w:val="00CC7588"/>
    <w:rsid w:val="00CD01B2"/>
    <w:rsid w:val="00CD0E72"/>
    <w:rsid w:val="00CD0F89"/>
    <w:rsid w:val="00CD1614"/>
    <w:rsid w:val="00CD2228"/>
    <w:rsid w:val="00CD2610"/>
    <w:rsid w:val="00CD3AD5"/>
    <w:rsid w:val="00CD4A3A"/>
    <w:rsid w:val="00CD51C5"/>
    <w:rsid w:val="00CD5314"/>
    <w:rsid w:val="00CD5490"/>
    <w:rsid w:val="00CD6403"/>
    <w:rsid w:val="00CD7A97"/>
    <w:rsid w:val="00CE0569"/>
    <w:rsid w:val="00CE39DA"/>
    <w:rsid w:val="00CE46F0"/>
    <w:rsid w:val="00CE4917"/>
    <w:rsid w:val="00CE4CF7"/>
    <w:rsid w:val="00CE5381"/>
    <w:rsid w:val="00CE53C5"/>
    <w:rsid w:val="00CE56F1"/>
    <w:rsid w:val="00CE7051"/>
    <w:rsid w:val="00CE733B"/>
    <w:rsid w:val="00CE73E0"/>
    <w:rsid w:val="00CF2041"/>
    <w:rsid w:val="00CF2671"/>
    <w:rsid w:val="00CF382A"/>
    <w:rsid w:val="00CF3CDA"/>
    <w:rsid w:val="00CF593C"/>
    <w:rsid w:val="00D0078A"/>
    <w:rsid w:val="00D007C0"/>
    <w:rsid w:val="00D00DDA"/>
    <w:rsid w:val="00D01EB9"/>
    <w:rsid w:val="00D02877"/>
    <w:rsid w:val="00D02913"/>
    <w:rsid w:val="00D02B92"/>
    <w:rsid w:val="00D034ED"/>
    <w:rsid w:val="00D04B6F"/>
    <w:rsid w:val="00D05146"/>
    <w:rsid w:val="00D05937"/>
    <w:rsid w:val="00D05B59"/>
    <w:rsid w:val="00D060AD"/>
    <w:rsid w:val="00D06A2D"/>
    <w:rsid w:val="00D10982"/>
    <w:rsid w:val="00D1118A"/>
    <w:rsid w:val="00D118AD"/>
    <w:rsid w:val="00D11B34"/>
    <w:rsid w:val="00D124A6"/>
    <w:rsid w:val="00D12C9A"/>
    <w:rsid w:val="00D130DC"/>
    <w:rsid w:val="00D13578"/>
    <w:rsid w:val="00D13EA4"/>
    <w:rsid w:val="00D14503"/>
    <w:rsid w:val="00D15553"/>
    <w:rsid w:val="00D168E4"/>
    <w:rsid w:val="00D16986"/>
    <w:rsid w:val="00D16A60"/>
    <w:rsid w:val="00D170B6"/>
    <w:rsid w:val="00D208A4"/>
    <w:rsid w:val="00D21DFF"/>
    <w:rsid w:val="00D22941"/>
    <w:rsid w:val="00D22EBD"/>
    <w:rsid w:val="00D232DF"/>
    <w:rsid w:val="00D2375F"/>
    <w:rsid w:val="00D247FC"/>
    <w:rsid w:val="00D251E8"/>
    <w:rsid w:val="00D25553"/>
    <w:rsid w:val="00D26A96"/>
    <w:rsid w:val="00D27C76"/>
    <w:rsid w:val="00D30C3A"/>
    <w:rsid w:val="00D31434"/>
    <w:rsid w:val="00D347E2"/>
    <w:rsid w:val="00D3495A"/>
    <w:rsid w:val="00D366D2"/>
    <w:rsid w:val="00D3688D"/>
    <w:rsid w:val="00D372F1"/>
    <w:rsid w:val="00D405A3"/>
    <w:rsid w:val="00D409A1"/>
    <w:rsid w:val="00D41615"/>
    <w:rsid w:val="00D42067"/>
    <w:rsid w:val="00D42AAC"/>
    <w:rsid w:val="00D44016"/>
    <w:rsid w:val="00D47BD1"/>
    <w:rsid w:val="00D50615"/>
    <w:rsid w:val="00D50CE3"/>
    <w:rsid w:val="00D510C7"/>
    <w:rsid w:val="00D51F81"/>
    <w:rsid w:val="00D52CA6"/>
    <w:rsid w:val="00D558DF"/>
    <w:rsid w:val="00D566F2"/>
    <w:rsid w:val="00D56703"/>
    <w:rsid w:val="00D56D0B"/>
    <w:rsid w:val="00D56E33"/>
    <w:rsid w:val="00D601E7"/>
    <w:rsid w:val="00D614B5"/>
    <w:rsid w:val="00D61931"/>
    <w:rsid w:val="00D61F51"/>
    <w:rsid w:val="00D62085"/>
    <w:rsid w:val="00D6223D"/>
    <w:rsid w:val="00D62296"/>
    <w:rsid w:val="00D62FC6"/>
    <w:rsid w:val="00D6304C"/>
    <w:rsid w:val="00D63DBC"/>
    <w:rsid w:val="00D64974"/>
    <w:rsid w:val="00D64B32"/>
    <w:rsid w:val="00D64E18"/>
    <w:rsid w:val="00D64F22"/>
    <w:rsid w:val="00D65F53"/>
    <w:rsid w:val="00D664C9"/>
    <w:rsid w:val="00D66985"/>
    <w:rsid w:val="00D66ABE"/>
    <w:rsid w:val="00D66B1E"/>
    <w:rsid w:val="00D66BAB"/>
    <w:rsid w:val="00D66EF6"/>
    <w:rsid w:val="00D675ED"/>
    <w:rsid w:val="00D67F1B"/>
    <w:rsid w:val="00D70166"/>
    <w:rsid w:val="00D70EF8"/>
    <w:rsid w:val="00D7215B"/>
    <w:rsid w:val="00D7257D"/>
    <w:rsid w:val="00D726C2"/>
    <w:rsid w:val="00D736E9"/>
    <w:rsid w:val="00D74D66"/>
    <w:rsid w:val="00D75A19"/>
    <w:rsid w:val="00D75DA1"/>
    <w:rsid w:val="00D7724D"/>
    <w:rsid w:val="00D774B7"/>
    <w:rsid w:val="00D778CA"/>
    <w:rsid w:val="00D80115"/>
    <w:rsid w:val="00D80FC3"/>
    <w:rsid w:val="00D81E3F"/>
    <w:rsid w:val="00D830DE"/>
    <w:rsid w:val="00D85820"/>
    <w:rsid w:val="00D858CF"/>
    <w:rsid w:val="00D85D79"/>
    <w:rsid w:val="00D86894"/>
    <w:rsid w:val="00D86A54"/>
    <w:rsid w:val="00D87DC5"/>
    <w:rsid w:val="00D901C7"/>
    <w:rsid w:val="00D905DD"/>
    <w:rsid w:val="00D90C4B"/>
    <w:rsid w:val="00D90F47"/>
    <w:rsid w:val="00D91206"/>
    <w:rsid w:val="00D928D8"/>
    <w:rsid w:val="00D934DB"/>
    <w:rsid w:val="00D93661"/>
    <w:rsid w:val="00D93DA3"/>
    <w:rsid w:val="00D9407A"/>
    <w:rsid w:val="00D940B1"/>
    <w:rsid w:val="00D9486C"/>
    <w:rsid w:val="00D949F9"/>
    <w:rsid w:val="00D9552C"/>
    <w:rsid w:val="00D97646"/>
    <w:rsid w:val="00D976E7"/>
    <w:rsid w:val="00DA0A6D"/>
    <w:rsid w:val="00DA1BD2"/>
    <w:rsid w:val="00DA1BF3"/>
    <w:rsid w:val="00DA209C"/>
    <w:rsid w:val="00DA2615"/>
    <w:rsid w:val="00DA2FA4"/>
    <w:rsid w:val="00DA3E06"/>
    <w:rsid w:val="00DA4129"/>
    <w:rsid w:val="00DA46CF"/>
    <w:rsid w:val="00DA47A5"/>
    <w:rsid w:val="00DA6859"/>
    <w:rsid w:val="00DA698D"/>
    <w:rsid w:val="00DB0857"/>
    <w:rsid w:val="00DB1CC8"/>
    <w:rsid w:val="00DB1F7D"/>
    <w:rsid w:val="00DB3BD6"/>
    <w:rsid w:val="00DB4488"/>
    <w:rsid w:val="00DB6930"/>
    <w:rsid w:val="00DB6A5C"/>
    <w:rsid w:val="00DB6DFC"/>
    <w:rsid w:val="00DB754D"/>
    <w:rsid w:val="00DC0891"/>
    <w:rsid w:val="00DC0BDB"/>
    <w:rsid w:val="00DC1DE2"/>
    <w:rsid w:val="00DC293E"/>
    <w:rsid w:val="00DC2F2C"/>
    <w:rsid w:val="00DC35A0"/>
    <w:rsid w:val="00DC3A1B"/>
    <w:rsid w:val="00DC4026"/>
    <w:rsid w:val="00DC4782"/>
    <w:rsid w:val="00DC4ED8"/>
    <w:rsid w:val="00DC6216"/>
    <w:rsid w:val="00DC6C3A"/>
    <w:rsid w:val="00DD0F9E"/>
    <w:rsid w:val="00DD1462"/>
    <w:rsid w:val="00DD1806"/>
    <w:rsid w:val="00DD1961"/>
    <w:rsid w:val="00DD1A68"/>
    <w:rsid w:val="00DD276B"/>
    <w:rsid w:val="00DD2DE6"/>
    <w:rsid w:val="00DD3731"/>
    <w:rsid w:val="00DD3A4F"/>
    <w:rsid w:val="00DD3B61"/>
    <w:rsid w:val="00DD5140"/>
    <w:rsid w:val="00DD5819"/>
    <w:rsid w:val="00DD716D"/>
    <w:rsid w:val="00DD7B45"/>
    <w:rsid w:val="00DD7CE7"/>
    <w:rsid w:val="00DE0BE6"/>
    <w:rsid w:val="00DE145F"/>
    <w:rsid w:val="00DE26F7"/>
    <w:rsid w:val="00DE38DE"/>
    <w:rsid w:val="00DE4322"/>
    <w:rsid w:val="00DE46A7"/>
    <w:rsid w:val="00DE4E8B"/>
    <w:rsid w:val="00DE53D7"/>
    <w:rsid w:val="00DE548F"/>
    <w:rsid w:val="00DE5D87"/>
    <w:rsid w:val="00DE61DA"/>
    <w:rsid w:val="00DE63A9"/>
    <w:rsid w:val="00DE662C"/>
    <w:rsid w:val="00DE701A"/>
    <w:rsid w:val="00DF09C5"/>
    <w:rsid w:val="00DF133B"/>
    <w:rsid w:val="00DF2C26"/>
    <w:rsid w:val="00DF30F6"/>
    <w:rsid w:val="00DF541B"/>
    <w:rsid w:val="00DF54E2"/>
    <w:rsid w:val="00DF6615"/>
    <w:rsid w:val="00DF70F2"/>
    <w:rsid w:val="00DF7917"/>
    <w:rsid w:val="00E010CD"/>
    <w:rsid w:val="00E01FA6"/>
    <w:rsid w:val="00E03966"/>
    <w:rsid w:val="00E03A62"/>
    <w:rsid w:val="00E05FA6"/>
    <w:rsid w:val="00E0708F"/>
    <w:rsid w:val="00E07EB7"/>
    <w:rsid w:val="00E11D2E"/>
    <w:rsid w:val="00E134CF"/>
    <w:rsid w:val="00E13661"/>
    <w:rsid w:val="00E14B4B"/>
    <w:rsid w:val="00E15278"/>
    <w:rsid w:val="00E158FE"/>
    <w:rsid w:val="00E159C7"/>
    <w:rsid w:val="00E16C1E"/>
    <w:rsid w:val="00E16ECF"/>
    <w:rsid w:val="00E17354"/>
    <w:rsid w:val="00E20104"/>
    <w:rsid w:val="00E2176A"/>
    <w:rsid w:val="00E21966"/>
    <w:rsid w:val="00E21EB0"/>
    <w:rsid w:val="00E246D6"/>
    <w:rsid w:val="00E2521A"/>
    <w:rsid w:val="00E27118"/>
    <w:rsid w:val="00E27D80"/>
    <w:rsid w:val="00E30A80"/>
    <w:rsid w:val="00E31319"/>
    <w:rsid w:val="00E31666"/>
    <w:rsid w:val="00E329D5"/>
    <w:rsid w:val="00E33038"/>
    <w:rsid w:val="00E331F9"/>
    <w:rsid w:val="00E336B7"/>
    <w:rsid w:val="00E33701"/>
    <w:rsid w:val="00E33733"/>
    <w:rsid w:val="00E33895"/>
    <w:rsid w:val="00E34772"/>
    <w:rsid w:val="00E3543E"/>
    <w:rsid w:val="00E35600"/>
    <w:rsid w:val="00E361B7"/>
    <w:rsid w:val="00E36F0B"/>
    <w:rsid w:val="00E370FC"/>
    <w:rsid w:val="00E37753"/>
    <w:rsid w:val="00E37CCD"/>
    <w:rsid w:val="00E41013"/>
    <w:rsid w:val="00E41D91"/>
    <w:rsid w:val="00E42320"/>
    <w:rsid w:val="00E42B18"/>
    <w:rsid w:val="00E43E6A"/>
    <w:rsid w:val="00E4549A"/>
    <w:rsid w:val="00E45EF6"/>
    <w:rsid w:val="00E45F81"/>
    <w:rsid w:val="00E46440"/>
    <w:rsid w:val="00E46461"/>
    <w:rsid w:val="00E4680B"/>
    <w:rsid w:val="00E46F64"/>
    <w:rsid w:val="00E47DC3"/>
    <w:rsid w:val="00E50ACC"/>
    <w:rsid w:val="00E512D4"/>
    <w:rsid w:val="00E514BF"/>
    <w:rsid w:val="00E5287C"/>
    <w:rsid w:val="00E5348D"/>
    <w:rsid w:val="00E54BA0"/>
    <w:rsid w:val="00E551D9"/>
    <w:rsid w:val="00E560AC"/>
    <w:rsid w:val="00E56DE4"/>
    <w:rsid w:val="00E60909"/>
    <w:rsid w:val="00E61032"/>
    <w:rsid w:val="00E61B3E"/>
    <w:rsid w:val="00E62B81"/>
    <w:rsid w:val="00E6361A"/>
    <w:rsid w:val="00E6377C"/>
    <w:rsid w:val="00E6472F"/>
    <w:rsid w:val="00E657FF"/>
    <w:rsid w:val="00E66A03"/>
    <w:rsid w:val="00E70579"/>
    <w:rsid w:val="00E70707"/>
    <w:rsid w:val="00E70C21"/>
    <w:rsid w:val="00E7167D"/>
    <w:rsid w:val="00E71A72"/>
    <w:rsid w:val="00E72891"/>
    <w:rsid w:val="00E73A81"/>
    <w:rsid w:val="00E73BF2"/>
    <w:rsid w:val="00E74B58"/>
    <w:rsid w:val="00E74F7D"/>
    <w:rsid w:val="00E7523F"/>
    <w:rsid w:val="00E75A82"/>
    <w:rsid w:val="00E76A9F"/>
    <w:rsid w:val="00E76D18"/>
    <w:rsid w:val="00E775F7"/>
    <w:rsid w:val="00E8054E"/>
    <w:rsid w:val="00E805FC"/>
    <w:rsid w:val="00E81A3E"/>
    <w:rsid w:val="00E82BB2"/>
    <w:rsid w:val="00E84259"/>
    <w:rsid w:val="00E8425D"/>
    <w:rsid w:val="00E84708"/>
    <w:rsid w:val="00E84AC2"/>
    <w:rsid w:val="00E84B49"/>
    <w:rsid w:val="00E84B9D"/>
    <w:rsid w:val="00E85296"/>
    <w:rsid w:val="00E852A7"/>
    <w:rsid w:val="00E8561C"/>
    <w:rsid w:val="00E856E9"/>
    <w:rsid w:val="00E86080"/>
    <w:rsid w:val="00E914B3"/>
    <w:rsid w:val="00E92541"/>
    <w:rsid w:val="00E939C0"/>
    <w:rsid w:val="00E94271"/>
    <w:rsid w:val="00E947F2"/>
    <w:rsid w:val="00E9588F"/>
    <w:rsid w:val="00E96655"/>
    <w:rsid w:val="00E9693A"/>
    <w:rsid w:val="00E96BE7"/>
    <w:rsid w:val="00E97F08"/>
    <w:rsid w:val="00EA0A4F"/>
    <w:rsid w:val="00EA0F09"/>
    <w:rsid w:val="00EA181A"/>
    <w:rsid w:val="00EA2451"/>
    <w:rsid w:val="00EA291B"/>
    <w:rsid w:val="00EA4D6C"/>
    <w:rsid w:val="00EA51C9"/>
    <w:rsid w:val="00EA61A4"/>
    <w:rsid w:val="00EA671B"/>
    <w:rsid w:val="00EA6958"/>
    <w:rsid w:val="00EA7240"/>
    <w:rsid w:val="00EA7928"/>
    <w:rsid w:val="00EB095F"/>
    <w:rsid w:val="00EB2481"/>
    <w:rsid w:val="00EB3333"/>
    <w:rsid w:val="00EB338D"/>
    <w:rsid w:val="00EB3D13"/>
    <w:rsid w:val="00EB45CF"/>
    <w:rsid w:val="00EB4DBE"/>
    <w:rsid w:val="00EB5C4B"/>
    <w:rsid w:val="00EB7D76"/>
    <w:rsid w:val="00EC019A"/>
    <w:rsid w:val="00EC0CDD"/>
    <w:rsid w:val="00EC0D5D"/>
    <w:rsid w:val="00EC11EE"/>
    <w:rsid w:val="00EC166C"/>
    <w:rsid w:val="00EC1916"/>
    <w:rsid w:val="00EC2527"/>
    <w:rsid w:val="00EC2EFB"/>
    <w:rsid w:val="00EC39AC"/>
    <w:rsid w:val="00EC3EF3"/>
    <w:rsid w:val="00EC4274"/>
    <w:rsid w:val="00EC4587"/>
    <w:rsid w:val="00EC4797"/>
    <w:rsid w:val="00EC54BA"/>
    <w:rsid w:val="00EC5782"/>
    <w:rsid w:val="00EC5FCC"/>
    <w:rsid w:val="00EC68BF"/>
    <w:rsid w:val="00EC79EF"/>
    <w:rsid w:val="00EC7D39"/>
    <w:rsid w:val="00ED0CE1"/>
    <w:rsid w:val="00ED37B2"/>
    <w:rsid w:val="00ED3A5A"/>
    <w:rsid w:val="00ED3ECB"/>
    <w:rsid w:val="00ED48D0"/>
    <w:rsid w:val="00ED4A67"/>
    <w:rsid w:val="00ED5851"/>
    <w:rsid w:val="00ED5FB8"/>
    <w:rsid w:val="00ED64B9"/>
    <w:rsid w:val="00ED69A9"/>
    <w:rsid w:val="00ED6AE1"/>
    <w:rsid w:val="00EE0330"/>
    <w:rsid w:val="00EE03AE"/>
    <w:rsid w:val="00EE06A4"/>
    <w:rsid w:val="00EE09C7"/>
    <w:rsid w:val="00EE0D74"/>
    <w:rsid w:val="00EE2429"/>
    <w:rsid w:val="00EE283A"/>
    <w:rsid w:val="00EE30BA"/>
    <w:rsid w:val="00EE5215"/>
    <w:rsid w:val="00EE553E"/>
    <w:rsid w:val="00EE5B43"/>
    <w:rsid w:val="00EE61BF"/>
    <w:rsid w:val="00EE6372"/>
    <w:rsid w:val="00EE68B3"/>
    <w:rsid w:val="00EE6D8C"/>
    <w:rsid w:val="00EF04B2"/>
    <w:rsid w:val="00EF0B48"/>
    <w:rsid w:val="00EF0BFA"/>
    <w:rsid w:val="00EF1010"/>
    <w:rsid w:val="00EF12B2"/>
    <w:rsid w:val="00EF1CEE"/>
    <w:rsid w:val="00EF202D"/>
    <w:rsid w:val="00EF3520"/>
    <w:rsid w:val="00EF4731"/>
    <w:rsid w:val="00EF4835"/>
    <w:rsid w:val="00EF4D8F"/>
    <w:rsid w:val="00EF5B93"/>
    <w:rsid w:val="00EF5CCD"/>
    <w:rsid w:val="00EF5E2A"/>
    <w:rsid w:val="00EF6C3F"/>
    <w:rsid w:val="00F00165"/>
    <w:rsid w:val="00F00AD7"/>
    <w:rsid w:val="00F0102B"/>
    <w:rsid w:val="00F015FC"/>
    <w:rsid w:val="00F02F33"/>
    <w:rsid w:val="00F02FE6"/>
    <w:rsid w:val="00F037E3"/>
    <w:rsid w:val="00F03C36"/>
    <w:rsid w:val="00F03FD5"/>
    <w:rsid w:val="00F05EFD"/>
    <w:rsid w:val="00F079BC"/>
    <w:rsid w:val="00F1090E"/>
    <w:rsid w:val="00F10ECA"/>
    <w:rsid w:val="00F116D4"/>
    <w:rsid w:val="00F11EDE"/>
    <w:rsid w:val="00F132A3"/>
    <w:rsid w:val="00F148BB"/>
    <w:rsid w:val="00F14D0A"/>
    <w:rsid w:val="00F154A4"/>
    <w:rsid w:val="00F15524"/>
    <w:rsid w:val="00F16E3E"/>
    <w:rsid w:val="00F20146"/>
    <w:rsid w:val="00F21424"/>
    <w:rsid w:val="00F2246E"/>
    <w:rsid w:val="00F227FC"/>
    <w:rsid w:val="00F22922"/>
    <w:rsid w:val="00F23003"/>
    <w:rsid w:val="00F2381E"/>
    <w:rsid w:val="00F24AA6"/>
    <w:rsid w:val="00F2644B"/>
    <w:rsid w:val="00F266DA"/>
    <w:rsid w:val="00F2699D"/>
    <w:rsid w:val="00F26B99"/>
    <w:rsid w:val="00F272D8"/>
    <w:rsid w:val="00F305FA"/>
    <w:rsid w:val="00F31CE8"/>
    <w:rsid w:val="00F31DF6"/>
    <w:rsid w:val="00F32ACE"/>
    <w:rsid w:val="00F34D57"/>
    <w:rsid w:val="00F35A5F"/>
    <w:rsid w:val="00F36013"/>
    <w:rsid w:val="00F364AC"/>
    <w:rsid w:val="00F36E34"/>
    <w:rsid w:val="00F3714F"/>
    <w:rsid w:val="00F40174"/>
    <w:rsid w:val="00F422E8"/>
    <w:rsid w:val="00F4238D"/>
    <w:rsid w:val="00F43D7E"/>
    <w:rsid w:val="00F44E01"/>
    <w:rsid w:val="00F459E4"/>
    <w:rsid w:val="00F4618B"/>
    <w:rsid w:val="00F4629B"/>
    <w:rsid w:val="00F46807"/>
    <w:rsid w:val="00F47354"/>
    <w:rsid w:val="00F477AC"/>
    <w:rsid w:val="00F47B4E"/>
    <w:rsid w:val="00F5014B"/>
    <w:rsid w:val="00F5073C"/>
    <w:rsid w:val="00F50898"/>
    <w:rsid w:val="00F510EF"/>
    <w:rsid w:val="00F51F51"/>
    <w:rsid w:val="00F52537"/>
    <w:rsid w:val="00F530B0"/>
    <w:rsid w:val="00F53BDD"/>
    <w:rsid w:val="00F54B1D"/>
    <w:rsid w:val="00F56C96"/>
    <w:rsid w:val="00F5713F"/>
    <w:rsid w:val="00F5758F"/>
    <w:rsid w:val="00F606A0"/>
    <w:rsid w:val="00F60870"/>
    <w:rsid w:val="00F61494"/>
    <w:rsid w:val="00F62CAE"/>
    <w:rsid w:val="00F63B51"/>
    <w:rsid w:val="00F65320"/>
    <w:rsid w:val="00F66608"/>
    <w:rsid w:val="00F66B45"/>
    <w:rsid w:val="00F66DD6"/>
    <w:rsid w:val="00F673D8"/>
    <w:rsid w:val="00F67E8B"/>
    <w:rsid w:val="00F70749"/>
    <w:rsid w:val="00F707EC"/>
    <w:rsid w:val="00F712B9"/>
    <w:rsid w:val="00F71938"/>
    <w:rsid w:val="00F721C3"/>
    <w:rsid w:val="00F72A6E"/>
    <w:rsid w:val="00F739E2"/>
    <w:rsid w:val="00F73C8F"/>
    <w:rsid w:val="00F73ED5"/>
    <w:rsid w:val="00F7640C"/>
    <w:rsid w:val="00F76E45"/>
    <w:rsid w:val="00F77B1E"/>
    <w:rsid w:val="00F77E49"/>
    <w:rsid w:val="00F80FB4"/>
    <w:rsid w:val="00F829EB"/>
    <w:rsid w:val="00F82D45"/>
    <w:rsid w:val="00F83841"/>
    <w:rsid w:val="00F83BC5"/>
    <w:rsid w:val="00F84B32"/>
    <w:rsid w:val="00F85102"/>
    <w:rsid w:val="00F85997"/>
    <w:rsid w:val="00F85CD1"/>
    <w:rsid w:val="00F8649E"/>
    <w:rsid w:val="00F866A8"/>
    <w:rsid w:val="00F871AB"/>
    <w:rsid w:val="00F87D3D"/>
    <w:rsid w:val="00F9027F"/>
    <w:rsid w:val="00F919F3"/>
    <w:rsid w:val="00F91DDE"/>
    <w:rsid w:val="00F92910"/>
    <w:rsid w:val="00F92991"/>
    <w:rsid w:val="00F92F3B"/>
    <w:rsid w:val="00F93A50"/>
    <w:rsid w:val="00F93BD8"/>
    <w:rsid w:val="00F943C0"/>
    <w:rsid w:val="00F952E6"/>
    <w:rsid w:val="00F96197"/>
    <w:rsid w:val="00F9690C"/>
    <w:rsid w:val="00F97B7C"/>
    <w:rsid w:val="00FA0935"/>
    <w:rsid w:val="00FA2747"/>
    <w:rsid w:val="00FA293E"/>
    <w:rsid w:val="00FA29E4"/>
    <w:rsid w:val="00FA4A1D"/>
    <w:rsid w:val="00FA70EE"/>
    <w:rsid w:val="00FA7BF0"/>
    <w:rsid w:val="00FB1ABC"/>
    <w:rsid w:val="00FB316F"/>
    <w:rsid w:val="00FB3969"/>
    <w:rsid w:val="00FB3FF9"/>
    <w:rsid w:val="00FB4484"/>
    <w:rsid w:val="00FB4994"/>
    <w:rsid w:val="00FB5389"/>
    <w:rsid w:val="00FB6F19"/>
    <w:rsid w:val="00FB7FDD"/>
    <w:rsid w:val="00FC0749"/>
    <w:rsid w:val="00FC1467"/>
    <w:rsid w:val="00FC15E4"/>
    <w:rsid w:val="00FC1D7E"/>
    <w:rsid w:val="00FC23A8"/>
    <w:rsid w:val="00FC312F"/>
    <w:rsid w:val="00FC4A59"/>
    <w:rsid w:val="00FC4C39"/>
    <w:rsid w:val="00FC650E"/>
    <w:rsid w:val="00FC6AEB"/>
    <w:rsid w:val="00FC7445"/>
    <w:rsid w:val="00FC7BB1"/>
    <w:rsid w:val="00FD24A4"/>
    <w:rsid w:val="00FD37EB"/>
    <w:rsid w:val="00FD3A5E"/>
    <w:rsid w:val="00FD3CB5"/>
    <w:rsid w:val="00FD3CDC"/>
    <w:rsid w:val="00FD61E8"/>
    <w:rsid w:val="00FD6354"/>
    <w:rsid w:val="00FD6692"/>
    <w:rsid w:val="00FD682F"/>
    <w:rsid w:val="00FD6A83"/>
    <w:rsid w:val="00FD7BAB"/>
    <w:rsid w:val="00FE0A79"/>
    <w:rsid w:val="00FE0D6B"/>
    <w:rsid w:val="00FE1BC3"/>
    <w:rsid w:val="00FE1CFB"/>
    <w:rsid w:val="00FE3E75"/>
    <w:rsid w:val="00FE453A"/>
    <w:rsid w:val="00FE454B"/>
    <w:rsid w:val="00FE4EA7"/>
    <w:rsid w:val="00FE5D64"/>
    <w:rsid w:val="00FE5DBE"/>
    <w:rsid w:val="00FE6390"/>
    <w:rsid w:val="00FE7B28"/>
    <w:rsid w:val="00FF117C"/>
    <w:rsid w:val="00FF138B"/>
    <w:rsid w:val="00FF2914"/>
    <w:rsid w:val="00FF399A"/>
    <w:rsid w:val="00FF39FF"/>
    <w:rsid w:val="00FF3ADD"/>
    <w:rsid w:val="00FF3D6A"/>
    <w:rsid w:val="00FF47A7"/>
    <w:rsid w:val="00FF4EAA"/>
    <w:rsid w:val="00FF4F3C"/>
    <w:rsid w:val="00FF6185"/>
    <w:rsid w:val="00FF64AA"/>
    <w:rsid w:val="00FF77EB"/>
    <w:rsid w:val="01AC4B1B"/>
    <w:rsid w:val="01E79AB2"/>
    <w:rsid w:val="0300945F"/>
    <w:rsid w:val="0341B383"/>
    <w:rsid w:val="037B1A62"/>
    <w:rsid w:val="0389F25C"/>
    <w:rsid w:val="038FE544"/>
    <w:rsid w:val="04BD054E"/>
    <w:rsid w:val="053AEC30"/>
    <w:rsid w:val="055E2730"/>
    <w:rsid w:val="07FC1FF4"/>
    <w:rsid w:val="08E52760"/>
    <w:rsid w:val="097DE38E"/>
    <w:rsid w:val="09862515"/>
    <w:rsid w:val="09865E61"/>
    <w:rsid w:val="0A68205B"/>
    <w:rsid w:val="0B8A657F"/>
    <w:rsid w:val="0B99AF7D"/>
    <w:rsid w:val="0C81485D"/>
    <w:rsid w:val="0D3A20B8"/>
    <w:rsid w:val="0E56BFB6"/>
    <w:rsid w:val="0F0F3A08"/>
    <w:rsid w:val="0FCBA028"/>
    <w:rsid w:val="104AA351"/>
    <w:rsid w:val="11A51D01"/>
    <w:rsid w:val="11B46B5F"/>
    <w:rsid w:val="11E40D95"/>
    <w:rsid w:val="122951B5"/>
    <w:rsid w:val="129B4816"/>
    <w:rsid w:val="1329FAB7"/>
    <w:rsid w:val="1474D4D2"/>
    <w:rsid w:val="14F9E809"/>
    <w:rsid w:val="14FCEF66"/>
    <w:rsid w:val="1584C65B"/>
    <w:rsid w:val="17AA0697"/>
    <w:rsid w:val="184F71A9"/>
    <w:rsid w:val="187199BC"/>
    <w:rsid w:val="1F930FC1"/>
    <w:rsid w:val="1FAB5D1C"/>
    <w:rsid w:val="1FEFD725"/>
    <w:rsid w:val="20FEE7FF"/>
    <w:rsid w:val="21106213"/>
    <w:rsid w:val="218CEF29"/>
    <w:rsid w:val="24FC2D50"/>
    <w:rsid w:val="25258D5B"/>
    <w:rsid w:val="252F1258"/>
    <w:rsid w:val="25E6D794"/>
    <w:rsid w:val="266F8DF2"/>
    <w:rsid w:val="272AC78D"/>
    <w:rsid w:val="27E17589"/>
    <w:rsid w:val="2A18DED8"/>
    <w:rsid w:val="2A4C8BF9"/>
    <w:rsid w:val="2A4D0A08"/>
    <w:rsid w:val="2AAFDA89"/>
    <w:rsid w:val="2C90C25C"/>
    <w:rsid w:val="2E498895"/>
    <w:rsid w:val="2E557C35"/>
    <w:rsid w:val="2FA5E82D"/>
    <w:rsid w:val="3064B47D"/>
    <w:rsid w:val="30E4E2A0"/>
    <w:rsid w:val="30EDC3D2"/>
    <w:rsid w:val="311A5C7B"/>
    <w:rsid w:val="31DE487F"/>
    <w:rsid w:val="31EC903B"/>
    <w:rsid w:val="31F3560E"/>
    <w:rsid w:val="3235B993"/>
    <w:rsid w:val="32510832"/>
    <w:rsid w:val="34AC8EE1"/>
    <w:rsid w:val="350E27B7"/>
    <w:rsid w:val="3573A04F"/>
    <w:rsid w:val="390D1A0F"/>
    <w:rsid w:val="3953B7CD"/>
    <w:rsid w:val="398F109A"/>
    <w:rsid w:val="3B263700"/>
    <w:rsid w:val="3D2A6918"/>
    <w:rsid w:val="3DBF0615"/>
    <w:rsid w:val="3E06E6B4"/>
    <w:rsid w:val="3F7F73E4"/>
    <w:rsid w:val="3FD6E19F"/>
    <w:rsid w:val="3FDD53CE"/>
    <w:rsid w:val="404FBA0E"/>
    <w:rsid w:val="40633B72"/>
    <w:rsid w:val="414B7809"/>
    <w:rsid w:val="41A6EFC5"/>
    <w:rsid w:val="4223D1E6"/>
    <w:rsid w:val="42558962"/>
    <w:rsid w:val="426EBAD4"/>
    <w:rsid w:val="4289E7C1"/>
    <w:rsid w:val="42CE069F"/>
    <w:rsid w:val="42D1C484"/>
    <w:rsid w:val="4352B842"/>
    <w:rsid w:val="43E36E21"/>
    <w:rsid w:val="44C75C42"/>
    <w:rsid w:val="482D8920"/>
    <w:rsid w:val="48729AA7"/>
    <w:rsid w:val="49E16AE4"/>
    <w:rsid w:val="4AB77D6C"/>
    <w:rsid w:val="4ABE54B1"/>
    <w:rsid w:val="4BB7EEB3"/>
    <w:rsid w:val="4C6968B9"/>
    <w:rsid w:val="4DB21A12"/>
    <w:rsid w:val="4E805D4C"/>
    <w:rsid w:val="4FA1F2C0"/>
    <w:rsid w:val="501CD595"/>
    <w:rsid w:val="505E0CE8"/>
    <w:rsid w:val="5090DB62"/>
    <w:rsid w:val="56788A0E"/>
    <w:rsid w:val="57BB7EB3"/>
    <w:rsid w:val="57C663B9"/>
    <w:rsid w:val="57DF3D5C"/>
    <w:rsid w:val="58220E6F"/>
    <w:rsid w:val="599B7D25"/>
    <w:rsid w:val="5A6D4DA3"/>
    <w:rsid w:val="5B246FBB"/>
    <w:rsid w:val="5B591574"/>
    <w:rsid w:val="5E763BA4"/>
    <w:rsid w:val="5F3346BD"/>
    <w:rsid w:val="5FBA3461"/>
    <w:rsid w:val="6305F1D5"/>
    <w:rsid w:val="6325374F"/>
    <w:rsid w:val="63B5EA3A"/>
    <w:rsid w:val="63C74EA3"/>
    <w:rsid w:val="63E219FA"/>
    <w:rsid w:val="65312C24"/>
    <w:rsid w:val="658E0DE1"/>
    <w:rsid w:val="66465742"/>
    <w:rsid w:val="66DCE5C9"/>
    <w:rsid w:val="672523D2"/>
    <w:rsid w:val="693406E2"/>
    <w:rsid w:val="6B3C4CB0"/>
    <w:rsid w:val="6C9B09E6"/>
    <w:rsid w:val="6CCFF0A5"/>
    <w:rsid w:val="6E3F0758"/>
    <w:rsid w:val="6E87062B"/>
    <w:rsid w:val="6ED0BE98"/>
    <w:rsid w:val="6EDD87DB"/>
    <w:rsid w:val="6FE56989"/>
    <w:rsid w:val="706F81A2"/>
    <w:rsid w:val="70E4B2F7"/>
    <w:rsid w:val="7224BAB6"/>
    <w:rsid w:val="73BADDF2"/>
    <w:rsid w:val="740DD9C1"/>
    <w:rsid w:val="7502DCDE"/>
    <w:rsid w:val="7766F33A"/>
    <w:rsid w:val="78F6AAA8"/>
    <w:rsid w:val="793AC360"/>
    <w:rsid w:val="79505B49"/>
    <w:rsid w:val="7A5501EB"/>
    <w:rsid w:val="7BF85BD9"/>
    <w:rsid w:val="7CEE92DA"/>
    <w:rsid w:val="7D4F11AB"/>
    <w:rsid w:val="7D9AAEE3"/>
    <w:rsid w:val="7DBF52F9"/>
    <w:rsid w:val="7DFDE573"/>
    <w:rsid w:val="7ED0A49A"/>
    <w:rsid w:val="7EF324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4C053"/>
  <w15:chartTrackingRefBased/>
  <w15:docId w15:val="{39118731-2A47-44E0-ACF6-119AE4C16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410"/>
    <w:pPr>
      <w:jc w:val="both"/>
    </w:pPr>
    <w:rPr>
      <w:lang w:val="hr-HR"/>
    </w:rPr>
  </w:style>
  <w:style w:type="paragraph" w:styleId="Heading1">
    <w:name w:val="heading 1"/>
    <w:basedOn w:val="ListParagraph"/>
    <w:next w:val="Normal"/>
    <w:link w:val="Heading1Char"/>
    <w:uiPriority w:val="9"/>
    <w:qFormat/>
    <w:rsid w:val="0008360C"/>
    <w:pPr>
      <w:numPr>
        <w:numId w:val="1"/>
      </w:numPr>
      <w:spacing w:line="360" w:lineRule="auto"/>
      <w:outlineLvl w:val="0"/>
    </w:pPr>
    <w:rPr>
      <w:rFonts w:asciiTheme="majorBidi" w:hAnsiTheme="majorBidi" w:cstheme="majorBidi"/>
      <w:b/>
      <w:bCs/>
      <w:sz w:val="32"/>
      <w:szCs w:val="32"/>
      <w:lang w:val="fr-FR"/>
    </w:rPr>
  </w:style>
  <w:style w:type="paragraph" w:styleId="Heading2">
    <w:name w:val="heading 2"/>
    <w:basedOn w:val="Normal"/>
    <w:next w:val="Normal"/>
    <w:link w:val="Heading2Char"/>
    <w:uiPriority w:val="9"/>
    <w:unhideWhenUsed/>
    <w:qFormat/>
    <w:rsid w:val="0008360C"/>
    <w:pPr>
      <w:keepNext/>
      <w:keepLines/>
      <w:spacing w:before="160" w:after="80" w:line="360" w:lineRule="auto"/>
      <w:jc w:val="left"/>
      <w:outlineLvl w:val="1"/>
    </w:pPr>
    <w:rPr>
      <w:rFonts w:ascii="Times New Roman" w:eastAsia="Times New Roman" w:hAnsi="Times New Roman" w:cs="Times New Roman"/>
      <w:b/>
      <w:bCs/>
      <w:sz w:val="28"/>
      <w:szCs w:val="28"/>
      <w:lang w:val="fr-FR"/>
    </w:rPr>
  </w:style>
  <w:style w:type="paragraph" w:styleId="Heading3">
    <w:name w:val="heading 3"/>
    <w:basedOn w:val="Normal"/>
    <w:next w:val="Normal"/>
    <w:link w:val="Heading3Char"/>
    <w:uiPriority w:val="9"/>
    <w:unhideWhenUsed/>
    <w:qFormat/>
    <w:rsid w:val="00C347CD"/>
    <w:pPr>
      <w:keepNext/>
      <w:keepLines/>
      <w:spacing w:before="160" w:after="80"/>
      <w:outlineLvl w:val="2"/>
    </w:pPr>
    <w:rPr>
      <w:rFonts w:asciiTheme="majorBidi" w:eastAsiaTheme="majorEastAsia" w:hAnsiTheme="majorBidi" w:cstheme="majorBidi"/>
      <w:b/>
      <w:bCs/>
      <w:color w:val="000000" w:themeColor="text1"/>
    </w:rPr>
  </w:style>
  <w:style w:type="paragraph" w:styleId="Heading4">
    <w:name w:val="heading 4"/>
    <w:basedOn w:val="Normal"/>
    <w:next w:val="Normal"/>
    <w:link w:val="Heading4Char"/>
    <w:uiPriority w:val="9"/>
    <w:semiHidden/>
    <w:unhideWhenUsed/>
    <w:qFormat/>
    <w:rsid w:val="009756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6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60C"/>
    <w:rPr>
      <w:rFonts w:asciiTheme="majorBidi" w:hAnsiTheme="majorBidi" w:cstheme="majorBidi"/>
      <w:b/>
      <w:bCs/>
      <w:sz w:val="32"/>
      <w:szCs w:val="32"/>
      <w:lang w:val="fr-FR"/>
    </w:rPr>
  </w:style>
  <w:style w:type="character" w:customStyle="1" w:styleId="Heading2Char">
    <w:name w:val="Heading 2 Char"/>
    <w:basedOn w:val="DefaultParagraphFont"/>
    <w:link w:val="Heading2"/>
    <w:uiPriority w:val="9"/>
    <w:rsid w:val="0008360C"/>
    <w:rPr>
      <w:rFonts w:ascii="Times New Roman" w:eastAsia="Times New Roman" w:hAnsi="Times New Roman" w:cs="Times New Roman"/>
      <w:b/>
      <w:bCs/>
      <w:sz w:val="28"/>
      <w:szCs w:val="28"/>
      <w:lang w:val="fr-FR"/>
    </w:rPr>
  </w:style>
  <w:style w:type="character" w:customStyle="1" w:styleId="Heading3Char">
    <w:name w:val="Heading 3 Char"/>
    <w:basedOn w:val="DefaultParagraphFont"/>
    <w:link w:val="Heading3"/>
    <w:uiPriority w:val="9"/>
    <w:rsid w:val="00C347CD"/>
    <w:rPr>
      <w:rFonts w:asciiTheme="majorBidi" w:eastAsiaTheme="majorEastAsia" w:hAnsiTheme="majorBidi" w:cstheme="majorBidi"/>
      <w:b/>
      <w:bCs/>
      <w:color w:val="000000" w:themeColor="text1"/>
    </w:rPr>
  </w:style>
  <w:style w:type="character" w:customStyle="1" w:styleId="Heading4Char">
    <w:name w:val="Heading 4 Char"/>
    <w:basedOn w:val="DefaultParagraphFont"/>
    <w:link w:val="Heading4"/>
    <w:uiPriority w:val="9"/>
    <w:semiHidden/>
    <w:rsid w:val="009756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6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685"/>
    <w:rPr>
      <w:rFonts w:eastAsiaTheme="majorEastAsia" w:cstheme="majorBidi"/>
      <w:color w:val="272727" w:themeColor="text1" w:themeTint="D8"/>
    </w:rPr>
  </w:style>
  <w:style w:type="paragraph" w:styleId="Title">
    <w:name w:val="Title"/>
    <w:basedOn w:val="Normal"/>
    <w:next w:val="Normal"/>
    <w:link w:val="TitleChar"/>
    <w:uiPriority w:val="10"/>
    <w:qFormat/>
    <w:rsid w:val="00975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685"/>
    <w:pPr>
      <w:spacing w:before="160"/>
      <w:jc w:val="center"/>
    </w:pPr>
    <w:rPr>
      <w:i/>
      <w:iCs/>
      <w:color w:val="404040" w:themeColor="text1" w:themeTint="BF"/>
    </w:rPr>
  </w:style>
  <w:style w:type="character" w:customStyle="1" w:styleId="QuoteChar">
    <w:name w:val="Quote Char"/>
    <w:basedOn w:val="DefaultParagraphFont"/>
    <w:link w:val="Quote"/>
    <w:uiPriority w:val="29"/>
    <w:rsid w:val="00975685"/>
    <w:rPr>
      <w:i/>
      <w:iCs/>
      <w:color w:val="404040" w:themeColor="text1" w:themeTint="BF"/>
    </w:rPr>
  </w:style>
  <w:style w:type="paragraph" w:styleId="ListParagraph">
    <w:name w:val="List Paragraph"/>
    <w:basedOn w:val="Normal"/>
    <w:uiPriority w:val="34"/>
    <w:qFormat/>
    <w:rsid w:val="00975685"/>
    <w:pPr>
      <w:ind w:left="720"/>
      <w:contextualSpacing/>
    </w:pPr>
  </w:style>
  <w:style w:type="character" w:styleId="IntenseEmphasis">
    <w:name w:val="Intense Emphasis"/>
    <w:basedOn w:val="DefaultParagraphFont"/>
    <w:uiPriority w:val="21"/>
    <w:qFormat/>
    <w:rsid w:val="00975685"/>
    <w:rPr>
      <w:i/>
      <w:iCs/>
      <w:color w:val="0F4761" w:themeColor="accent1" w:themeShade="BF"/>
    </w:rPr>
  </w:style>
  <w:style w:type="paragraph" w:styleId="IntenseQuote">
    <w:name w:val="Intense Quote"/>
    <w:basedOn w:val="Normal"/>
    <w:next w:val="Normal"/>
    <w:link w:val="IntenseQuoteChar"/>
    <w:uiPriority w:val="30"/>
    <w:qFormat/>
    <w:rsid w:val="00975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685"/>
    <w:rPr>
      <w:i/>
      <w:iCs/>
      <w:color w:val="0F4761" w:themeColor="accent1" w:themeShade="BF"/>
    </w:rPr>
  </w:style>
  <w:style w:type="character" w:styleId="IntenseReference">
    <w:name w:val="Intense Reference"/>
    <w:basedOn w:val="DefaultParagraphFont"/>
    <w:uiPriority w:val="32"/>
    <w:qFormat/>
    <w:rsid w:val="00975685"/>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FC074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C0749"/>
    <w:rPr>
      <w:rFonts w:ascii="Consolas" w:hAnsi="Consolas"/>
      <w:sz w:val="20"/>
      <w:szCs w:val="20"/>
    </w:rPr>
  </w:style>
  <w:style w:type="character" w:styleId="Hyperlink">
    <w:name w:val="Hyperlink"/>
    <w:basedOn w:val="DefaultParagraphFont"/>
    <w:uiPriority w:val="99"/>
    <w:unhideWhenUsed/>
    <w:rsid w:val="00FD3A5E"/>
    <w:rPr>
      <w:color w:val="467886" w:themeColor="hyperlink"/>
      <w:u w:val="single"/>
    </w:rPr>
  </w:style>
  <w:style w:type="character" w:styleId="UnresolvedMention">
    <w:name w:val="Unresolved Mention"/>
    <w:basedOn w:val="DefaultParagraphFont"/>
    <w:uiPriority w:val="99"/>
    <w:semiHidden/>
    <w:unhideWhenUsed/>
    <w:rsid w:val="00FD3A5E"/>
    <w:rPr>
      <w:color w:val="605E5C"/>
      <w:shd w:val="clear" w:color="auto" w:fill="E1DFDD"/>
    </w:rPr>
  </w:style>
  <w:style w:type="paragraph" w:styleId="Revision">
    <w:name w:val="Revision"/>
    <w:hidden/>
    <w:uiPriority w:val="99"/>
    <w:semiHidden/>
    <w:rsid w:val="009A2389"/>
    <w:pPr>
      <w:spacing w:after="0" w:line="240" w:lineRule="auto"/>
    </w:pPr>
  </w:style>
  <w:style w:type="table" w:styleId="TableGrid">
    <w:name w:val="Table Grid"/>
    <w:basedOn w:val="TableNormal"/>
    <w:uiPriority w:val="59"/>
    <w:rsid w:val="00B968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87D3D"/>
    <w:rPr>
      <w:sz w:val="16"/>
      <w:szCs w:val="16"/>
    </w:rPr>
  </w:style>
  <w:style w:type="paragraph" w:styleId="CommentText">
    <w:name w:val="annotation text"/>
    <w:basedOn w:val="Normal"/>
    <w:link w:val="CommentTextChar"/>
    <w:uiPriority w:val="99"/>
    <w:unhideWhenUsed/>
    <w:rsid w:val="00F87D3D"/>
    <w:pPr>
      <w:spacing w:line="240" w:lineRule="auto"/>
    </w:pPr>
    <w:rPr>
      <w:sz w:val="20"/>
      <w:szCs w:val="20"/>
    </w:rPr>
  </w:style>
  <w:style w:type="character" w:customStyle="1" w:styleId="CommentTextChar">
    <w:name w:val="Comment Text Char"/>
    <w:basedOn w:val="DefaultParagraphFont"/>
    <w:link w:val="CommentText"/>
    <w:uiPriority w:val="99"/>
    <w:rsid w:val="00F87D3D"/>
    <w:rPr>
      <w:sz w:val="20"/>
      <w:szCs w:val="20"/>
    </w:rPr>
  </w:style>
  <w:style w:type="paragraph" w:styleId="CommentSubject">
    <w:name w:val="annotation subject"/>
    <w:basedOn w:val="CommentText"/>
    <w:next w:val="CommentText"/>
    <w:link w:val="CommentSubjectChar"/>
    <w:uiPriority w:val="99"/>
    <w:semiHidden/>
    <w:unhideWhenUsed/>
    <w:rsid w:val="00F87D3D"/>
    <w:rPr>
      <w:b/>
      <w:bCs/>
    </w:rPr>
  </w:style>
  <w:style w:type="character" w:customStyle="1" w:styleId="CommentSubjectChar">
    <w:name w:val="Comment Subject Char"/>
    <w:basedOn w:val="CommentTextChar"/>
    <w:link w:val="CommentSubject"/>
    <w:uiPriority w:val="99"/>
    <w:semiHidden/>
    <w:rsid w:val="00F87D3D"/>
    <w:rPr>
      <w:b/>
      <w:bCs/>
      <w:sz w:val="20"/>
      <w:szCs w:val="20"/>
    </w:rPr>
  </w:style>
  <w:style w:type="paragraph" w:styleId="Header">
    <w:name w:val="header"/>
    <w:basedOn w:val="Normal"/>
    <w:link w:val="HeaderChar"/>
    <w:uiPriority w:val="99"/>
    <w:unhideWhenUsed/>
    <w:rsid w:val="00E96B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541B"/>
    <w:rPr>
      <w:lang w:val="hr-HR"/>
    </w:rPr>
  </w:style>
  <w:style w:type="paragraph" w:styleId="Footer">
    <w:name w:val="footer"/>
    <w:basedOn w:val="Normal"/>
    <w:link w:val="FooterChar"/>
    <w:uiPriority w:val="99"/>
    <w:unhideWhenUsed/>
    <w:rsid w:val="00E96B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541B"/>
    <w:rPr>
      <w:lang w:val="hr-HR"/>
    </w:rPr>
  </w:style>
  <w:style w:type="paragraph" w:styleId="NormalWeb">
    <w:name w:val="Normal (Web)"/>
    <w:basedOn w:val="Normal"/>
    <w:uiPriority w:val="99"/>
    <w:semiHidden/>
    <w:unhideWhenUsed/>
    <w:rsid w:val="002418FC"/>
    <w:rPr>
      <w:rFonts w:ascii="Times New Roman" w:hAnsi="Times New Roman" w:cs="Times New Roman"/>
    </w:rPr>
  </w:style>
  <w:style w:type="character" w:styleId="Mention">
    <w:name w:val="Mention"/>
    <w:basedOn w:val="DefaultParagraphFont"/>
    <w:uiPriority w:val="99"/>
    <w:unhideWhenUsed/>
    <w:rsid w:val="00DB1F7D"/>
    <w:rPr>
      <w:color w:val="2B579A"/>
      <w:shd w:val="clear" w:color="auto" w:fill="E1DFDD"/>
    </w:rPr>
  </w:style>
  <w:style w:type="paragraph" w:styleId="TOCHeading">
    <w:name w:val="TOC Heading"/>
    <w:basedOn w:val="Heading1"/>
    <w:next w:val="Normal"/>
    <w:uiPriority w:val="39"/>
    <w:unhideWhenUsed/>
    <w:qFormat/>
    <w:rsid w:val="00BE6327"/>
    <w:pPr>
      <w:spacing w:before="240" w:after="0" w:line="259" w:lineRule="auto"/>
      <w:jc w:val="left"/>
      <w:outlineLvl w:val="9"/>
    </w:pPr>
    <w:rPr>
      <w:kern w:val="0"/>
      <w14:ligatures w14:val="none"/>
    </w:rPr>
  </w:style>
  <w:style w:type="paragraph" w:styleId="TOC1">
    <w:name w:val="toc 1"/>
    <w:basedOn w:val="Normal"/>
    <w:next w:val="Normal"/>
    <w:autoRedefine/>
    <w:uiPriority w:val="39"/>
    <w:unhideWhenUsed/>
    <w:rsid w:val="001F6830"/>
    <w:pPr>
      <w:spacing w:after="100"/>
    </w:pPr>
  </w:style>
  <w:style w:type="paragraph" w:styleId="TOC2">
    <w:name w:val="toc 2"/>
    <w:basedOn w:val="Normal"/>
    <w:next w:val="Normal"/>
    <w:autoRedefine/>
    <w:uiPriority w:val="39"/>
    <w:unhideWhenUsed/>
    <w:rsid w:val="001F6830"/>
    <w:pPr>
      <w:spacing w:after="100"/>
      <w:ind w:left="240"/>
    </w:pPr>
  </w:style>
  <w:style w:type="paragraph" w:styleId="TOC3">
    <w:name w:val="toc 3"/>
    <w:basedOn w:val="Normal"/>
    <w:next w:val="Normal"/>
    <w:autoRedefine/>
    <w:uiPriority w:val="39"/>
    <w:unhideWhenUsed/>
    <w:rsid w:val="001F6830"/>
    <w:pPr>
      <w:spacing w:after="100"/>
      <w:ind w:left="480"/>
    </w:pPr>
  </w:style>
  <w:style w:type="paragraph" w:styleId="Caption">
    <w:name w:val="caption"/>
    <w:basedOn w:val="Normal"/>
    <w:next w:val="Normal"/>
    <w:uiPriority w:val="35"/>
    <w:unhideWhenUsed/>
    <w:qFormat/>
    <w:rsid w:val="00F97B7C"/>
    <w:pPr>
      <w:keepNext/>
      <w:spacing w:after="200" w:line="240" w:lineRule="auto"/>
      <w:jc w:val="center"/>
    </w:pPr>
    <w:rPr>
      <w:rFonts w:asciiTheme="majorBidi" w:hAnsiTheme="majorBidi" w:cstheme="majorBidi"/>
      <w:color w:val="000000" w:themeColor="text1"/>
    </w:rPr>
  </w:style>
  <w:style w:type="paragraph" w:styleId="TableofFigures">
    <w:name w:val="table of figures"/>
    <w:basedOn w:val="Normal"/>
    <w:next w:val="Normal"/>
    <w:uiPriority w:val="99"/>
    <w:unhideWhenUsed/>
    <w:rsid w:val="008A4C42"/>
    <w:pPr>
      <w:spacing w:after="0"/>
    </w:pPr>
  </w:style>
  <w:style w:type="character" w:styleId="FollowedHyperlink">
    <w:name w:val="FollowedHyperlink"/>
    <w:basedOn w:val="DefaultParagraphFont"/>
    <w:uiPriority w:val="99"/>
    <w:semiHidden/>
    <w:unhideWhenUsed/>
    <w:rsid w:val="000745F3"/>
    <w:rPr>
      <w:color w:val="96607D" w:themeColor="followedHyperlink"/>
      <w:u w:val="single"/>
    </w:rPr>
  </w:style>
  <w:style w:type="table" w:styleId="GridTable4-Accent6">
    <w:name w:val="Grid Table 4 Accent 6"/>
    <w:basedOn w:val="TableNormal"/>
    <w:uiPriority w:val="49"/>
    <w:rsid w:val="00C57F1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localhost:3001" TargetMode="External"/><Relationship Id="rId18" Type="http://schemas.openxmlformats.org/officeDocument/2006/relationships/hyperlink" Target="http://localhost:3000/podaci"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www.geeksforgeeks.org/system-design/event-driven-architecture-system-design/"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localhost:3000/podaci"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localhost:3000" TargetMode="External"/><Relationship Id="rId20" Type="http://schemas.openxmlformats.org/officeDocument/2006/relationships/hyperlink" Target="https://aws.amazon.com/event-driven-architectur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localhost:3000" TargetMode="External"/><Relationship Id="rId23" Type="http://schemas.openxmlformats.org/officeDocument/2006/relationships/hyperlink" Target="https://lamport.azurewebsites.net/pubs/time-clocks.pdf" TargetMode="External"/><Relationship Id="rId10" Type="http://schemas.openxmlformats.org/officeDocument/2006/relationships/endnotes" Target="endnotes.xml"/><Relationship Id="rId19" Type="http://schemas.openxmlformats.org/officeDocument/2006/relationships/hyperlink" Target="https://www.hellointerview.com/learn/system-design/core-concepts/cap-theore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localhost:3002" TargetMode="External"/><Relationship Id="rId22" Type="http://schemas.openxmlformats.org/officeDocument/2006/relationships/hyperlink" Target="https://medium.com/@senthilcegptech/event-time-vs-processing-time-in-data-engineering-f599d0373fdd"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776CFCC856BCCD49836C836A6DAB3E7D" ma:contentTypeVersion="3" ma:contentTypeDescription="Stvaranje novog dokumenta." ma:contentTypeScope="" ma:versionID="2bbb2ff78d387226379ea66ea9b3729e">
  <xsd:schema xmlns:xsd="http://www.w3.org/2001/XMLSchema" xmlns:xs="http://www.w3.org/2001/XMLSchema" xmlns:p="http://schemas.microsoft.com/office/2006/metadata/properties" xmlns:ns2="ee601995-7541-470b-a11a-95387e3531d7" targetNamespace="http://schemas.microsoft.com/office/2006/metadata/properties" ma:root="true" ma:fieldsID="cb01e219a5e050489687438d8958e73c" ns2:_="">
    <xsd:import namespace="ee601995-7541-470b-a11a-95387e3531d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601995-7541-470b-a11a-95387e3531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04C877-CD7F-457A-9B61-3D5F3F3F3CB2}">
  <ds:schemaRefs>
    <ds:schemaRef ds:uri="http://schemas.microsoft.com/sharepoint/v3/contenttype/forms"/>
  </ds:schemaRefs>
</ds:datastoreItem>
</file>

<file path=customXml/itemProps2.xml><?xml version="1.0" encoding="utf-8"?>
<ds:datastoreItem xmlns:ds="http://schemas.openxmlformats.org/officeDocument/2006/customXml" ds:itemID="{553389BA-F19B-4C22-BC66-FA1E47CFCE14}">
  <ds:schemaRefs>
    <ds:schemaRef ds:uri="http://schemas.openxmlformats.org/officeDocument/2006/bibliography"/>
  </ds:schemaRefs>
</ds:datastoreItem>
</file>

<file path=customXml/itemProps3.xml><?xml version="1.0" encoding="utf-8"?>
<ds:datastoreItem xmlns:ds="http://schemas.openxmlformats.org/officeDocument/2006/customXml" ds:itemID="{89027230-8224-4660-99FF-F284A0B232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601995-7541-470b-a11a-95387e3531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C3C3478-506A-437A-940C-10A5DF39EF4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97</Pages>
  <Words>24819</Words>
  <Characters>141470</Characters>
  <Application>Microsoft Office Word</Application>
  <DocSecurity>0</DocSecurity>
  <Lines>1178</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165958</CharactersWithSpaces>
  <SharedDoc>false</SharedDoc>
  <HLinks>
    <vt:vector size="408" baseType="variant">
      <vt:variant>
        <vt:i4>7405628</vt:i4>
      </vt:variant>
      <vt:variant>
        <vt:i4>531</vt:i4>
      </vt:variant>
      <vt:variant>
        <vt:i4>0</vt:i4>
      </vt:variant>
      <vt:variant>
        <vt:i4>5</vt:i4>
      </vt:variant>
      <vt:variant>
        <vt:lpwstr>https://lamport.azurewebsites.net/pubs/time-clocks.pdf</vt:lpwstr>
      </vt:variant>
      <vt:variant>
        <vt:lpwstr/>
      </vt:variant>
      <vt:variant>
        <vt:i4>4784186</vt:i4>
      </vt:variant>
      <vt:variant>
        <vt:i4>528</vt:i4>
      </vt:variant>
      <vt:variant>
        <vt:i4>0</vt:i4>
      </vt:variant>
      <vt:variant>
        <vt:i4>5</vt:i4>
      </vt:variant>
      <vt:variant>
        <vt:lpwstr>https://medium.com/@senthilcegptech/event-time-vs-processing-time-in-data-engineering-f599d0373fdd</vt:lpwstr>
      </vt:variant>
      <vt:variant>
        <vt:lpwstr/>
      </vt:variant>
      <vt:variant>
        <vt:i4>5570571</vt:i4>
      </vt:variant>
      <vt:variant>
        <vt:i4>525</vt:i4>
      </vt:variant>
      <vt:variant>
        <vt:i4>0</vt:i4>
      </vt:variant>
      <vt:variant>
        <vt:i4>5</vt:i4>
      </vt:variant>
      <vt:variant>
        <vt:lpwstr>https://www.geeksforgeeks.org/system-design/event-driven-architecture-system-design/</vt:lpwstr>
      </vt:variant>
      <vt:variant>
        <vt:lpwstr/>
      </vt:variant>
      <vt:variant>
        <vt:i4>1245188</vt:i4>
      </vt:variant>
      <vt:variant>
        <vt:i4>522</vt:i4>
      </vt:variant>
      <vt:variant>
        <vt:i4>0</vt:i4>
      </vt:variant>
      <vt:variant>
        <vt:i4>5</vt:i4>
      </vt:variant>
      <vt:variant>
        <vt:lpwstr>https://aws.amazon.com/event-driven-architecture/</vt:lpwstr>
      </vt:variant>
      <vt:variant>
        <vt:lpwstr/>
      </vt:variant>
      <vt:variant>
        <vt:i4>5832781</vt:i4>
      </vt:variant>
      <vt:variant>
        <vt:i4>519</vt:i4>
      </vt:variant>
      <vt:variant>
        <vt:i4>0</vt:i4>
      </vt:variant>
      <vt:variant>
        <vt:i4>5</vt:i4>
      </vt:variant>
      <vt:variant>
        <vt:lpwstr>https://www.hellointerview.com/learn/system-design/core-concepts/cap-theorem</vt:lpwstr>
      </vt:variant>
      <vt:variant>
        <vt:lpwstr/>
      </vt:variant>
      <vt:variant>
        <vt:i4>1572945</vt:i4>
      </vt:variant>
      <vt:variant>
        <vt:i4>480</vt:i4>
      </vt:variant>
      <vt:variant>
        <vt:i4>0</vt:i4>
      </vt:variant>
      <vt:variant>
        <vt:i4>5</vt:i4>
      </vt:variant>
      <vt:variant>
        <vt:lpwstr>http://localhost:3000/podaci</vt:lpwstr>
      </vt:variant>
      <vt:variant>
        <vt:lpwstr/>
      </vt:variant>
      <vt:variant>
        <vt:i4>1572945</vt:i4>
      </vt:variant>
      <vt:variant>
        <vt:i4>453</vt:i4>
      </vt:variant>
      <vt:variant>
        <vt:i4>0</vt:i4>
      </vt:variant>
      <vt:variant>
        <vt:i4>5</vt:i4>
      </vt:variant>
      <vt:variant>
        <vt:lpwstr>http://localhost:3000/podaci</vt:lpwstr>
      </vt:variant>
      <vt:variant>
        <vt:lpwstr/>
      </vt:variant>
      <vt:variant>
        <vt:i4>8323110</vt:i4>
      </vt:variant>
      <vt:variant>
        <vt:i4>450</vt:i4>
      </vt:variant>
      <vt:variant>
        <vt:i4>0</vt:i4>
      </vt:variant>
      <vt:variant>
        <vt:i4>5</vt:i4>
      </vt:variant>
      <vt:variant>
        <vt:lpwstr>http://localhost:3000/</vt:lpwstr>
      </vt:variant>
      <vt:variant>
        <vt:lpwstr/>
      </vt:variant>
      <vt:variant>
        <vt:i4>8323110</vt:i4>
      </vt:variant>
      <vt:variant>
        <vt:i4>417</vt:i4>
      </vt:variant>
      <vt:variant>
        <vt:i4>0</vt:i4>
      </vt:variant>
      <vt:variant>
        <vt:i4>5</vt:i4>
      </vt:variant>
      <vt:variant>
        <vt:lpwstr>http://localhost:3000/</vt:lpwstr>
      </vt:variant>
      <vt:variant>
        <vt:lpwstr/>
      </vt:variant>
      <vt:variant>
        <vt:i4>8323108</vt:i4>
      </vt:variant>
      <vt:variant>
        <vt:i4>408</vt:i4>
      </vt:variant>
      <vt:variant>
        <vt:i4>0</vt:i4>
      </vt:variant>
      <vt:variant>
        <vt:i4>5</vt:i4>
      </vt:variant>
      <vt:variant>
        <vt:lpwstr>http://localhost:3002/</vt:lpwstr>
      </vt:variant>
      <vt:variant>
        <vt:lpwstr/>
      </vt:variant>
      <vt:variant>
        <vt:i4>8323111</vt:i4>
      </vt:variant>
      <vt:variant>
        <vt:i4>381</vt:i4>
      </vt:variant>
      <vt:variant>
        <vt:i4>0</vt:i4>
      </vt:variant>
      <vt:variant>
        <vt:i4>5</vt:i4>
      </vt:variant>
      <vt:variant>
        <vt:lpwstr>http://localhost:3001/</vt:lpwstr>
      </vt:variant>
      <vt:variant>
        <vt:lpwstr/>
      </vt:variant>
      <vt:variant>
        <vt:i4>1179699</vt:i4>
      </vt:variant>
      <vt:variant>
        <vt:i4>344</vt:i4>
      </vt:variant>
      <vt:variant>
        <vt:i4>0</vt:i4>
      </vt:variant>
      <vt:variant>
        <vt:i4>5</vt:i4>
      </vt:variant>
      <vt:variant>
        <vt:lpwstr/>
      </vt:variant>
      <vt:variant>
        <vt:lpwstr>_Toc233137108</vt:lpwstr>
      </vt:variant>
      <vt:variant>
        <vt:i4>1179699</vt:i4>
      </vt:variant>
      <vt:variant>
        <vt:i4>338</vt:i4>
      </vt:variant>
      <vt:variant>
        <vt:i4>0</vt:i4>
      </vt:variant>
      <vt:variant>
        <vt:i4>5</vt:i4>
      </vt:variant>
      <vt:variant>
        <vt:lpwstr/>
      </vt:variant>
      <vt:variant>
        <vt:lpwstr>_Toc233137107</vt:lpwstr>
      </vt:variant>
      <vt:variant>
        <vt:i4>1179699</vt:i4>
      </vt:variant>
      <vt:variant>
        <vt:i4>332</vt:i4>
      </vt:variant>
      <vt:variant>
        <vt:i4>0</vt:i4>
      </vt:variant>
      <vt:variant>
        <vt:i4>5</vt:i4>
      </vt:variant>
      <vt:variant>
        <vt:lpwstr/>
      </vt:variant>
      <vt:variant>
        <vt:lpwstr>_Toc233137106</vt:lpwstr>
      </vt:variant>
      <vt:variant>
        <vt:i4>1179699</vt:i4>
      </vt:variant>
      <vt:variant>
        <vt:i4>326</vt:i4>
      </vt:variant>
      <vt:variant>
        <vt:i4>0</vt:i4>
      </vt:variant>
      <vt:variant>
        <vt:i4>5</vt:i4>
      </vt:variant>
      <vt:variant>
        <vt:lpwstr/>
      </vt:variant>
      <vt:variant>
        <vt:lpwstr>_Toc233137105</vt:lpwstr>
      </vt:variant>
      <vt:variant>
        <vt:i4>1179699</vt:i4>
      </vt:variant>
      <vt:variant>
        <vt:i4>320</vt:i4>
      </vt:variant>
      <vt:variant>
        <vt:i4>0</vt:i4>
      </vt:variant>
      <vt:variant>
        <vt:i4>5</vt:i4>
      </vt:variant>
      <vt:variant>
        <vt:lpwstr/>
      </vt:variant>
      <vt:variant>
        <vt:lpwstr>_Toc233137104</vt:lpwstr>
      </vt:variant>
      <vt:variant>
        <vt:i4>1179699</vt:i4>
      </vt:variant>
      <vt:variant>
        <vt:i4>314</vt:i4>
      </vt:variant>
      <vt:variant>
        <vt:i4>0</vt:i4>
      </vt:variant>
      <vt:variant>
        <vt:i4>5</vt:i4>
      </vt:variant>
      <vt:variant>
        <vt:lpwstr/>
      </vt:variant>
      <vt:variant>
        <vt:lpwstr>_Toc233137103</vt:lpwstr>
      </vt:variant>
      <vt:variant>
        <vt:i4>1179699</vt:i4>
      </vt:variant>
      <vt:variant>
        <vt:i4>308</vt:i4>
      </vt:variant>
      <vt:variant>
        <vt:i4>0</vt:i4>
      </vt:variant>
      <vt:variant>
        <vt:i4>5</vt:i4>
      </vt:variant>
      <vt:variant>
        <vt:lpwstr/>
      </vt:variant>
      <vt:variant>
        <vt:lpwstr>_Toc233137102</vt:lpwstr>
      </vt:variant>
      <vt:variant>
        <vt:i4>1179699</vt:i4>
      </vt:variant>
      <vt:variant>
        <vt:i4>302</vt:i4>
      </vt:variant>
      <vt:variant>
        <vt:i4>0</vt:i4>
      </vt:variant>
      <vt:variant>
        <vt:i4>5</vt:i4>
      </vt:variant>
      <vt:variant>
        <vt:lpwstr/>
      </vt:variant>
      <vt:variant>
        <vt:lpwstr>_Toc233137101</vt:lpwstr>
      </vt:variant>
      <vt:variant>
        <vt:i4>1507383</vt:i4>
      </vt:variant>
      <vt:variant>
        <vt:i4>293</vt:i4>
      </vt:variant>
      <vt:variant>
        <vt:i4>0</vt:i4>
      </vt:variant>
      <vt:variant>
        <vt:i4>5</vt:i4>
      </vt:variant>
      <vt:variant>
        <vt:lpwstr/>
      </vt:variant>
      <vt:variant>
        <vt:lpwstr>_Toc233136544</vt:lpwstr>
      </vt:variant>
      <vt:variant>
        <vt:i4>1507383</vt:i4>
      </vt:variant>
      <vt:variant>
        <vt:i4>287</vt:i4>
      </vt:variant>
      <vt:variant>
        <vt:i4>0</vt:i4>
      </vt:variant>
      <vt:variant>
        <vt:i4>5</vt:i4>
      </vt:variant>
      <vt:variant>
        <vt:lpwstr/>
      </vt:variant>
      <vt:variant>
        <vt:lpwstr>_Toc233136543</vt:lpwstr>
      </vt:variant>
      <vt:variant>
        <vt:i4>1114169</vt:i4>
      </vt:variant>
      <vt:variant>
        <vt:i4>278</vt:i4>
      </vt:variant>
      <vt:variant>
        <vt:i4>0</vt:i4>
      </vt:variant>
      <vt:variant>
        <vt:i4>5</vt:i4>
      </vt:variant>
      <vt:variant>
        <vt:lpwstr/>
      </vt:variant>
      <vt:variant>
        <vt:lpwstr>_Toc233207803</vt:lpwstr>
      </vt:variant>
      <vt:variant>
        <vt:i4>1114169</vt:i4>
      </vt:variant>
      <vt:variant>
        <vt:i4>272</vt:i4>
      </vt:variant>
      <vt:variant>
        <vt:i4>0</vt:i4>
      </vt:variant>
      <vt:variant>
        <vt:i4>5</vt:i4>
      </vt:variant>
      <vt:variant>
        <vt:lpwstr/>
      </vt:variant>
      <vt:variant>
        <vt:lpwstr>_Toc233207802</vt:lpwstr>
      </vt:variant>
      <vt:variant>
        <vt:i4>1114169</vt:i4>
      </vt:variant>
      <vt:variant>
        <vt:i4>266</vt:i4>
      </vt:variant>
      <vt:variant>
        <vt:i4>0</vt:i4>
      </vt:variant>
      <vt:variant>
        <vt:i4>5</vt:i4>
      </vt:variant>
      <vt:variant>
        <vt:lpwstr/>
      </vt:variant>
      <vt:variant>
        <vt:lpwstr>_Toc233207801</vt:lpwstr>
      </vt:variant>
      <vt:variant>
        <vt:i4>1114169</vt:i4>
      </vt:variant>
      <vt:variant>
        <vt:i4>260</vt:i4>
      </vt:variant>
      <vt:variant>
        <vt:i4>0</vt:i4>
      </vt:variant>
      <vt:variant>
        <vt:i4>5</vt:i4>
      </vt:variant>
      <vt:variant>
        <vt:lpwstr/>
      </vt:variant>
      <vt:variant>
        <vt:lpwstr>_Toc233207800</vt:lpwstr>
      </vt:variant>
      <vt:variant>
        <vt:i4>1572918</vt:i4>
      </vt:variant>
      <vt:variant>
        <vt:i4>254</vt:i4>
      </vt:variant>
      <vt:variant>
        <vt:i4>0</vt:i4>
      </vt:variant>
      <vt:variant>
        <vt:i4>5</vt:i4>
      </vt:variant>
      <vt:variant>
        <vt:lpwstr/>
      </vt:variant>
      <vt:variant>
        <vt:lpwstr>_Toc233207799</vt:lpwstr>
      </vt:variant>
      <vt:variant>
        <vt:i4>1572918</vt:i4>
      </vt:variant>
      <vt:variant>
        <vt:i4>248</vt:i4>
      </vt:variant>
      <vt:variant>
        <vt:i4>0</vt:i4>
      </vt:variant>
      <vt:variant>
        <vt:i4>5</vt:i4>
      </vt:variant>
      <vt:variant>
        <vt:lpwstr/>
      </vt:variant>
      <vt:variant>
        <vt:lpwstr>_Toc233207798</vt:lpwstr>
      </vt:variant>
      <vt:variant>
        <vt:i4>1572918</vt:i4>
      </vt:variant>
      <vt:variant>
        <vt:i4>242</vt:i4>
      </vt:variant>
      <vt:variant>
        <vt:i4>0</vt:i4>
      </vt:variant>
      <vt:variant>
        <vt:i4>5</vt:i4>
      </vt:variant>
      <vt:variant>
        <vt:lpwstr/>
      </vt:variant>
      <vt:variant>
        <vt:lpwstr>_Toc233207797</vt:lpwstr>
      </vt:variant>
      <vt:variant>
        <vt:i4>1572918</vt:i4>
      </vt:variant>
      <vt:variant>
        <vt:i4>236</vt:i4>
      </vt:variant>
      <vt:variant>
        <vt:i4>0</vt:i4>
      </vt:variant>
      <vt:variant>
        <vt:i4>5</vt:i4>
      </vt:variant>
      <vt:variant>
        <vt:lpwstr/>
      </vt:variant>
      <vt:variant>
        <vt:lpwstr>_Toc233207796</vt:lpwstr>
      </vt:variant>
      <vt:variant>
        <vt:i4>1572918</vt:i4>
      </vt:variant>
      <vt:variant>
        <vt:i4>230</vt:i4>
      </vt:variant>
      <vt:variant>
        <vt:i4>0</vt:i4>
      </vt:variant>
      <vt:variant>
        <vt:i4>5</vt:i4>
      </vt:variant>
      <vt:variant>
        <vt:lpwstr/>
      </vt:variant>
      <vt:variant>
        <vt:lpwstr>_Toc233207795</vt:lpwstr>
      </vt:variant>
      <vt:variant>
        <vt:i4>1572918</vt:i4>
      </vt:variant>
      <vt:variant>
        <vt:i4>224</vt:i4>
      </vt:variant>
      <vt:variant>
        <vt:i4>0</vt:i4>
      </vt:variant>
      <vt:variant>
        <vt:i4>5</vt:i4>
      </vt:variant>
      <vt:variant>
        <vt:lpwstr/>
      </vt:variant>
      <vt:variant>
        <vt:lpwstr>_Toc233207794</vt:lpwstr>
      </vt:variant>
      <vt:variant>
        <vt:i4>1572918</vt:i4>
      </vt:variant>
      <vt:variant>
        <vt:i4>218</vt:i4>
      </vt:variant>
      <vt:variant>
        <vt:i4>0</vt:i4>
      </vt:variant>
      <vt:variant>
        <vt:i4>5</vt:i4>
      </vt:variant>
      <vt:variant>
        <vt:lpwstr/>
      </vt:variant>
      <vt:variant>
        <vt:lpwstr>_Toc233207793</vt:lpwstr>
      </vt:variant>
      <vt:variant>
        <vt:i4>1572918</vt:i4>
      </vt:variant>
      <vt:variant>
        <vt:i4>212</vt:i4>
      </vt:variant>
      <vt:variant>
        <vt:i4>0</vt:i4>
      </vt:variant>
      <vt:variant>
        <vt:i4>5</vt:i4>
      </vt:variant>
      <vt:variant>
        <vt:lpwstr/>
      </vt:variant>
      <vt:variant>
        <vt:lpwstr>_Toc233207792</vt:lpwstr>
      </vt:variant>
      <vt:variant>
        <vt:i4>1572918</vt:i4>
      </vt:variant>
      <vt:variant>
        <vt:i4>206</vt:i4>
      </vt:variant>
      <vt:variant>
        <vt:i4>0</vt:i4>
      </vt:variant>
      <vt:variant>
        <vt:i4>5</vt:i4>
      </vt:variant>
      <vt:variant>
        <vt:lpwstr/>
      </vt:variant>
      <vt:variant>
        <vt:lpwstr>_Toc233207791</vt:lpwstr>
      </vt:variant>
      <vt:variant>
        <vt:i4>1572918</vt:i4>
      </vt:variant>
      <vt:variant>
        <vt:i4>200</vt:i4>
      </vt:variant>
      <vt:variant>
        <vt:i4>0</vt:i4>
      </vt:variant>
      <vt:variant>
        <vt:i4>5</vt:i4>
      </vt:variant>
      <vt:variant>
        <vt:lpwstr/>
      </vt:variant>
      <vt:variant>
        <vt:lpwstr>_Toc233207790</vt:lpwstr>
      </vt:variant>
      <vt:variant>
        <vt:i4>1638454</vt:i4>
      </vt:variant>
      <vt:variant>
        <vt:i4>194</vt:i4>
      </vt:variant>
      <vt:variant>
        <vt:i4>0</vt:i4>
      </vt:variant>
      <vt:variant>
        <vt:i4>5</vt:i4>
      </vt:variant>
      <vt:variant>
        <vt:lpwstr/>
      </vt:variant>
      <vt:variant>
        <vt:lpwstr>_Toc233207789</vt:lpwstr>
      </vt:variant>
      <vt:variant>
        <vt:i4>1638454</vt:i4>
      </vt:variant>
      <vt:variant>
        <vt:i4>188</vt:i4>
      </vt:variant>
      <vt:variant>
        <vt:i4>0</vt:i4>
      </vt:variant>
      <vt:variant>
        <vt:i4>5</vt:i4>
      </vt:variant>
      <vt:variant>
        <vt:lpwstr/>
      </vt:variant>
      <vt:variant>
        <vt:lpwstr>_Toc233207788</vt:lpwstr>
      </vt:variant>
      <vt:variant>
        <vt:i4>1638454</vt:i4>
      </vt:variant>
      <vt:variant>
        <vt:i4>182</vt:i4>
      </vt:variant>
      <vt:variant>
        <vt:i4>0</vt:i4>
      </vt:variant>
      <vt:variant>
        <vt:i4>5</vt:i4>
      </vt:variant>
      <vt:variant>
        <vt:lpwstr/>
      </vt:variant>
      <vt:variant>
        <vt:lpwstr>_Toc233207787</vt:lpwstr>
      </vt:variant>
      <vt:variant>
        <vt:i4>1638454</vt:i4>
      </vt:variant>
      <vt:variant>
        <vt:i4>176</vt:i4>
      </vt:variant>
      <vt:variant>
        <vt:i4>0</vt:i4>
      </vt:variant>
      <vt:variant>
        <vt:i4>5</vt:i4>
      </vt:variant>
      <vt:variant>
        <vt:lpwstr/>
      </vt:variant>
      <vt:variant>
        <vt:lpwstr>_Toc233207786</vt:lpwstr>
      </vt:variant>
      <vt:variant>
        <vt:i4>1638454</vt:i4>
      </vt:variant>
      <vt:variant>
        <vt:i4>170</vt:i4>
      </vt:variant>
      <vt:variant>
        <vt:i4>0</vt:i4>
      </vt:variant>
      <vt:variant>
        <vt:i4>5</vt:i4>
      </vt:variant>
      <vt:variant>
        <vt:lpwstr/>
      </vt:variant>
      <vt:variant>
        <vt:lpwstr>_Toc233207785</vt:lpwstr>
      </vt:variant>
      <vt:variant>
        <vt:i4>1638454</vt:i4>
      </vt:variant>
      <vt:variant>
        <vt:i4>164</vt:i4>
      </vt:variant>
      <vt:variant>
        <vt:i4>0</vt:i4>
      </vt:variant>
      <vt:variant>
        <vt:i4>5</vt:i4>
      </vt:variant>
      <vt:variant>
        <vt:lpwstr/>
      </vt:variant>
      <vt:variant>
        <vt:lpwstr>_Toc233207784</vt:lpwstr>
      </vt:variant>
      <vt:variant>
        <vt:i4>1638454</vt:i4>
      </vt:variant>
      <vt:variant>
        <vt:i4>158</vt:i4>
      </vt:variant>
      <vt:variant>
        <vt:i4>0</vt:i4>
      </vt:variant>
      <vt:variant>
        <vt:i4>5</vt:i4>
      </vt:variant>
      <vt:variant>
        <vt:lpwstr/>
      </vt:variant>
      <vt:variant>
        <vt:lpwstr>_Toc233207783</vt:lpwstr>
      </vt:variant>
      <vt:variant>
        <vt:i4>1638454</vt:i4>
      </vt:variant>
      <vt:variant>
        <vt:i4>152</vt:i4>
      </vt:variant>
      <vt:variant>
        <vt:i4>0</vt:i4>
      </vt:variant>
      <vt:variant>
        <vt:i4>5</vt:i4>
      </vt:variant>
      <vt:variant>
        <vt:lpwstr/>
      </vt:variant>
      <vt:variant>
        <vt:lpwstr>_Toc233207782</vt:lpwstr>
      </vt:variant>
      <vt:variant>
        <vt:i4>1638454</vt:i4>
      </vt:variant>
      <vt:variant>
        <vt:i4>146</vt:i4>
      </vt:variant>
      <vt:variant>
        <vt:i4>0</vt:i4>
      </vt:variant>
      <vt:variant>
        <vt:i4>5</vt:i4>
      </vt:variant>
      <vt:variant>
        <vt:lpwstr/>
      </vt:variant>
      <vt:variant>
        <vt:lpwstr>_Toc233207781</vt:lpwstr>
      </vt:variant>
      <vt:variant>
        <vt:i4>1638454</vt:i4>
      </vt:variant>
      <vt:variant>
        <vt:i4>140</vt:i4>
      </vt:variant>
      <vt:variant>
        <vt:i4>0</vt:i4>
      </vt:variant>
      <vt:variant>
        <vt:i4>5</vt:i4>
      </vt:variant>
      <vt:variant>
        <vt:lpwstr/>
      </vt:variant>
      <vt:variant>
        <vt:lpwstr>_Toc233207780</vt:lpwstr>
      </vt:variant>
      <vt:variant>
        <vt:i4>1441846</vt:i4>
      </vt:variant>
      <vt:variant>
        <vt:i4>134</vt:i4>
      </vt:variant>
      <vt:variant>
        <vt:i4>0</vt:i4>
      </vt:variant>
      <vt:variant>
        <vt:i4>5</vt:i4>
      </vt:variant>
      <vt:variant>
        <vt:lpwstr/>
      </vt:variant>
      <vt:variant>
        <vt:lpwstr>_Toc233207779</vt:lpwstr>
      </vt:variant>
      <vt:variant>
        <vt:i4>1441846</vt:i4>
      </vt:variant>
      <vt:variant>
        <vt:i4>128</vt:i4>
      </vt:variant>
      <vt:variant>
        <vt:i4>0</vt:i4>
      </vt:variant>
      <vt:variant>
        <vt:i4>5</vt:i4>
      </vt:variant>
      <vt:variant>
        <vt:lpwstr/>
      </vt:variant>
      <vt:variant>
        <vt:lpwstr>_Toc233207778</vt:lpwstr>
      </vt:variant>
      <vt:variant>
        <vt:i4>1441846</vt:i4>
      </vt:variant>
      <vt:variant>
        <vt:i4>122</vt:i4>
      </vt:variant>
      <vt:variant>
        <vt:i4>0</vt:i4>
      </vt:variant>
      <vt:variant>
        <vt:i4>5</vt:i4>
      </vt:variant>
      <vt:variant>
        <vt:lpwstr/>
      </vt:variant>
      <vt:variant>
        <vt:lpwstr>_Toc233207777</vt:lpwstr>
      </vt:variant>
      <vt:variant>
        <vt:i4>1441846</vt:i4>
      </vt:variant>
      <vt:variant>
        <vt:i4>116</vt:i4>
      </vt:variant>
      <vt:variant>
        <vt:i4>0</vt:i4>
      </vt:variant>
      <vt:variant>
        <vt:i4>5</vt:i4>
      </vt:variant>
      <vt:variant>
        <vt:lpwstr/>
      </vt:variant>
      <vt:variant>
        <vt:lpwstr>_Toc233207776</vt:lpwstr>
      </vt:variant>
      <vt:variant>
        <vt:i4>1441846</vt:i4>
      </vt:variant>
      <vt:variant>
        <vt:i4>110</vt:i4>
      </vt:variant>
      <vt:variant>
        <vt:i4>0</vt:i4>
      </vt:variant>
      <vt:variant>
        <vt:i4>5</vt:i4>
      </vt:variant>
      <vt:variant>
        <vt:lpwstr/>
      </vt:variant>
      <vt:variant>
        <vt:lpwstr>_Toc233207775</vt:lpwstr>
      </vt:variant>
      <vt:variant>
        <vt:i4>1441846</vt:i4>
      </vt:variant>
      <vt:variant>
        <vt:i4>104</vt:i4>
      </vt:variant>
      <vt:variant>
        <vt:i4>0</vt:i4>
      </vt:variant>
      <vt:variant>
        <vt:i4>5</vt:i4>
      </vt:variant>
      <vt:variant>
        <vt:lpwstr/>
      </vt:variant>
      <vt:variant>
        <vt:lpwstr>_Toc233207774</vt:lpwstr>
      </vt:variant>
      <vt:variant>
        <vt:i4>1441846</vt:i4>
      </vt:variant>
      <vt:variant>
        <vt:i4>98</vt:i4>
      </vt:variant>
      <vt:variant>
        <vt:i4>0</vt:i4>
      </vt:variant>
      <vt:variant>
        <vt:i4>5</vt:i4>
      </vt:variant>
      <vt:variant>
        <vt:lpwstr/>
      </vt:variant>
      <vt:variant>
        <vt:lpwstr>_Toc233207773</vt:lpwstr>
      </vt:variant>
      <vt:variant>
        <vt:i4>1441846</vt:i4>
      </vt:variant>
      <vt:variant>
        <vt:i4>92</vt:i4>
      </vt:variant>
      <vt:variant>
        <vt:i4>0</vt:i4>
      </vt:variant>
      <vt:variant>
        <vt:i4>5</vt:i4>
      </vt:variant>
      <vt:variant>
        <vt:lpwstr/>
      </vt:variant>
      <vt:variant>
        <vt:lpwstr>_Toc233207772</vt:lpwstr>
      </vt:variant>
      <vt:variant>
        <vt:i4>1441846</vt:i4>
      </vt:variant>
      <vt:variant>
        <vt:i4>86</vt:i4>
      </vt:variant>
      <vt:variant>
        <vt:i4>0</vt:i4>
      </vt:variant>
      <vt:variant>
        <vt:i4>5</vt:i4>
      </vt:variant>
      <vt:variant>
        <vt:lpwstr/>
      </vt:variant>
      <vt:variant>
        <vt:lpwstr>_Toc233207771</vt:lpwstr>
      </vt:variant>
      <vt:variant>
        <vt:i4>1441846</vt:i4>
      </vt:variant>
      <vt:variant>
        <vt:i4>80</vt:i4>
      </vt:variant>
      <vt:variant>
        <vt:i4>0</vt:i4>
      </vt:variant>
      <vt:variant>
        <vt:i4>5</vt:i4>
      </vt:variant>
      <vt:variant>
        <vt:lpwstr/>
      </vt:variant>
      <vt:variant>
        <vt:lpwstr>_Toc233207770</vt:lpwstr>
      </vt:variant>
      <vt:variant>
        <vt:i4>1507382</vt:i4>
      </vt:variant>
      <vt:variant>
        <vt:i4>74</vt:i4>
      </vt:variant>
      <vt:variant>
        <vt:i4>0</vt:i4>
      </vt:variant>
      <vt:variant>
        <vt:i4>5</vt:i4>
      </vt:variant>
      <vt:variant>
        <vt:lpwstr/>
      </vt:variant>
      <vt:variant>
        <vt:lpwstr>_Toc233207769</vt:lpwstr>
      </vt:variant>
      <vt:variant>
        <vt:i4>1507382</vt:i4>
      </vt:variant>
      <vt:variant>
        <vt:i4>68</vt:i4>
      </vt:variant>
      <vt:variant>
        <vt:i4>0</vt:i4>
      </vt:variant>
      <vt:variant>
        <vt:i4>5</vt:i4>
      </vt:variant>
      <vt:variant>
        <vt:lpwstr/>
      </vt:variant>
      <vt:variant>
        <vt:lpwstr>_Toc233207768</vt:lpwstr>
      </vt:variant>
      <vt:variant>
        <vt:i4>1507382</vt:i4>
      </vt:variant>
      <vt:variant>
        <vt:i4>62</vt:i4>
      </vt:variant>
      <vt:variant>
        <vt:i4>0</vt:i4>
      </vt:variant>
      <vt:variant>
        <vt:i4>5</vt:i4>
      </vt:variant>
      <vt:variant>
        <vt:lpwstr/>
      </vt:variant>
      <vt:variant>
        <vt:lpwstr>_Toc233207767</vt:lpwstr>
      </vt:variant>
      <vt:variant>
        <vt:i4>1507382</vt:i4>
      </vt:variant>
      <vt:variant>
        <vt:i4>56</vt:i4>
      </vt:variant>
      <vt:variant>
        <vt:i4>0</vt:i4>
      </vt:variant>
      <vt:variant>
        <vt:i4>5</vt:i4>
      </vt:variant>
      <vt:variant>
        <vt:lpwstr/>
      </vt:variant>
      <vt:variant>
        <vt:lpwstr>_Toc233207766</vt:lpwstr>
      </vt:variant>
      <vt:variant>
        <vt:i4>1507382</vt:i4>
      </vt:variant>
      <vt:variant>
        <vt:i4>50</vt:i4>
      </vt:variant>
      <vt:variant>
        <vt:i4>0</vt:i4>
      </vt:variant>
      <vt:variant>
        <vt:i4>5</vt:i4>
      </vt:variant>
      <vt:variant>
        <vt:lpwstr/>
      </vt:variant>
      <vt:variant>
        <vt:lpwstr>_Toc233207765</vt:lpwstr>
      </vt:variant>
      <vt:variant>
        <vt:i4>1507382</vt:i4>
      </vt:variant>
      <vt:variant>
        <vt:i4>44</vt:i4>
      </vt:variant>
      <vt:variant>
        <vt:i4>0</vt:i4>
      </vt:variant>
      <vt:variant>
        <vt:i4>5</vt:i4>
      </vt:variant>
      <vt:variant>
        <vt:lpwstr/>
      </vt:variant>
      <vt:variant>
        <vt:lpwstr>_Toc233207764</vt:lpwstr>
      </vt:variant>
      <vt:variant>
        <vt:i4>1507382</vt:i4>
      </vt:variant>
      <vt:variant>
        <vt:i4>38</vt:i4>
      </vt:variant>
      <vt:variant>
        <vt:i4>0</vt:i4>
      </vt:variant>
      <vt:variant>
        <vt:i4>5</vt:i4>
      </vt:variant>
      <vt:variant>
        <vt:lpwstr/>
      </vt:variant>
      <vt:variant>
        <vt:lpwstr>_Toc233207763</vt:lpwstr>
      </vt:variant>
      <vt:variant>
        <vt:i4>1507382</vt:i4>
      </vt:variant>
      <vt:variant>
        <vt:i4>32</vt:i4>
      </vt:variant>
      <vt:variant>
        <vt:i4>0</vt:i4>
      </vt:variant>
      <vt:variant>
        <vt:i4>5</vt:i4>
      </vt:variant>
      <vt:variant>
        <vt:lpwstr/>
      </vt:variant>
      <vt:variant>
        <vt:lpwstr>_Toc233207762</vt:lpwstr>
      </vt:variant>
      <vt:variant>
        <vt:i4>1507382</vt:i4>
      </vt:variant>
      <vt:variant>
        <vt:i4>26</vt:i4>
      </vt:variant>
      <vt:variant>
        <vt:i4>0</vt:i4>
      </vt:variant>
      <vt:variant>
        <vt:i4>5</vt:i4>
      </vt:variant>
      <vt:variant>
        <vt:lpwstr/>
      </vt:variant>
      <vt:variant>
        <vt:lpwstr>_Toc233207761</vt:lpwstr>
      </vt:variant>
      <vt:variant>
        <vt:i4>1507382</vt:i4>
      </vt:variant>
      <vt:variant>
        <vt:i4>20</vt:i4>
      </vt:variant>
      <vt:variant>
        <vt:i4>0</vt:i4>
      </vt:variant>
      <vt:variant>
        <vt:i4>5</vt:i4>
      </vt:variant>
      <vt:variant>
        <vt:lpwstr/>
      </vt:variant>
      <vt:variant>
        <vt:lpwstr>_Toc233207760</vt:lpwstr>
      </vt:variant>
      <vt:variant>
        <vt:i4>1310774</vt:i4>
      </vt:variant>
      <vt:variant>
        <vt:i4>14</vt:i4>
      </vt:variant>
      <vt:variant>
        <vt:i4>0</vt:i4>
      </vt:variant>
      <vt:variant>
        <vt:i4>5</vt:i4>
      </vt:variant>
      <vt:variant>
        <vt:lpwstr/>
      </vt:variant>
      <vt:variant>
        <vt:lpwstr>_Toc233207759</vt:lpwstr>
      </vt:variant>
      <vt:variant>
        <vt:i4>1310774</vt:i4>
      </vt:variant>
      <vt:variant>
        <vt:i4>8</vt:i4>
      </vt:variant>
      <vt:variant>
        <vt:i4>0</vt:i4>
      </vt:variant>
      <vt:variant>
        <vt:i4>5</vt:i4>
      </vt:variant>
      <vt:variant>
        <vt:lpwstr/>
      </vt:variant>
      <vt:variant>
        <vt:lpwstr>_Toc233207758</vt:lpwstr>
      </vt:variant>
      <vt:variant>
        <vt:i4>1310774</vt:i4>
      </vt:variant>
      <vt:variant>
        <vt:i4>2</vt:i4>
      </vt:variant>
      <vt:variant>
        <vt:i4>0</vt:i4>
      </vt:variant>
      <vt:variant>
        <vt:i4>5</vt:i4>
      </vt:variant>
      <vt:variant>
        <vt:lpwstr/>
      </vt:variant>
      <vt:variant>
        <vt:lpwstr>_Toc233207757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Damjan Šarlija</dc:creator>
  <cp:keywords/>
  <dc:description/>
  <cp:lastModifiedBy>Damjan Šarlija</cp:lastModifiedBy>
  <cp:revision>4</cp:revision>
  <dcterms:created xsi:type="dcterms:W3CDTF">2026-06-26T17:17:00Z</dcterms:created>
  <dcterms:modified xsi:type="dcterms:W3CDTF">2026-06-26T17:25:00Z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0x010100776CFCC856BCCD49836C836A6DAB3E7D</vt:lpwstr>
  </property>
</Properties>
</file>